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Override ContentType="image/x-emf" PartName="/word/media/image10.emf"/>
  <Override ContentType="image/x-emf" PartName="/word/media/image11.emf"/>
  <Override ContentType="image/x-emf" PartName="/word/media/image12.emf"/>
  <Override ContentType="image/x-emf" PartName="/word/media/image13.emf"/>
  <Override ContentType="image/x-emf" PartName="/word/media/image14.emf"/>
  <Override ContentType="image/x-emf" PartName="/word/media/image15.emf"/>
  <Override ContentType="image/x-emf" PartName="/word/media/image16.emf"/>
  <Override ContentType="image/x-emf" PartName="/word/media/image2.emf"/>
  <Override ContentType="image/x-emf" PartName="/word/media/image3.emf"/>
  <Override ContentType="image/x-emf" PartName="/word/media/image4.emf"/>
  <Override ContentType="image/x-emf" PartName="/word/media/image5.emf"/>
  <Override ContentType="image/x-emf" PartName="/word/media/image6.emf"/>
  <Override ContentType="image/x-emf" PartName="/word/media/image7.emf"/>
  <Override ContentType="image/x-emf" PartName="/word/media/image8.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5" Type="http://schemas.microsoft.com/office/2006/relationships/ui/userCustomization" Target="userCustomization/customUI.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80"/>
        <w:sectPr>
          <w:headerReference r:id="rId5" w:type="first"/>
          <w:footerReference r:id="rId8" w:type="first"/>
          <w:headerReference r:id="rId4" w:type="default"/>
          <w:footerReference r:id="rId6" w:type="default"/>
          <w:footerReference r:id="rId7" w:type="even"/>
          <w:pgSz w:w="11907" w:h="16839"/>
          <w:pgMar w:top="567" w:right="851" w:bottom="1361" w:left="1418" w:header="0" w:footer="0" w:gutter="0"/>
          <w:pgNumType w:fmt="upperRoman" w:start="1"/>
          <w:cols w:space="425" w:num="1"/>
          <w:titlePg/>
          <w:docGrid w:type="lines" w:linePitch="312" w:charSpace="0"/>
        </w:sectPr>
      </w:pPr>
      <w:bookmarkStart w:id="0" w:name="SectionMark0"/>
      <w:r>
        <w:rPr>
          <w:rFonts w:ascii="Times New Roman" w:hAnsi="Times New Roman" w:eastAsia="宋体" w:cs="Times New Roman"/>
          <w:lang w:val="en-US" w:eastAsia="zh-CN" w:bidi="ar-SA"/>
        </w:rPr>
        <w:pict>
          <v:line id="Line 15" o:spid="_x0000_s1026" style="position:absolute;left:0;margin-left:0pt;margin-top:700pt;height:0.05pt;width:482pt;rotation:0f;z-index:251667456;" o:ole="f" fillcolor="#FFFFFF" filled="f" o:preferrelative="t" stroked="t" coordsize="21600,21600">
            <v:fill on="f" color2="#FFFFFF" focus="0%"/>
            <v:stroke weight="1pt" color="#080000" color2="#FFFFFF" joinstyle="round"/>
            <v:imagedata gain="65536f" blacklevel="0f" gamma="0"/>
            <o:lock v:ext="edit" position="f" selection="f" grouping="f" rotation="f" cropping="f" text="f" aspectratio="f"/>
          </v:line>
        </w:pict>
      </w:r>
      <w:r>
        <w:rPr>
          <w:rFonts w:ascii="Times New Roman" w:hAnsi="Times New Roman" w:eastAsia="宋体" w:cs="Times New Roman"/>
          <w:lang w:val="en-US" w:eastAsia="zh-CN" w:bidi="ar-SA"/>
        </w:rPr>
        <w:pict>
          <v:line id="Line 14" o:spid="_x0000_s1027" style="position:absolute;left:0;margin-left:0pt;margin-top:179pt;height:0.05pt;width:482pt;rotation:0f;z-index:251666432;" o:ole="f" fillcolor="#FFFFFF" filled="f" o:preferrelative="t" stroked="t" coordsize="21600,21600">
            <v:fill on="f" color2="#FFFFFF" focus="0%"/>
            <v:stroke weight="1pt" color="#080000" color2="#FFFFFF" joinstyle="round"/>
            <v:imagedata gain="65536f" blacklevel="0f" gamma="0"/>
            <o:lock v:ext="edit" position="f" selection="f" grouping="f" rotation="f" cropping="f" text="f" aspectratio="f"/>
          </v:line>
        </w:pict>
      </w:r>
      <w:r>
        <w:rPr>
          <w:rFonts w:ascii="Times New Roman" w:hAnsi="Times New Roman" w:eastAsia="宋体" w:cs="Times New Roman"/>
          <w:lang w:val="en-US" w:eastAsia="zh-CN" w:bidi="ar-SA"/>
        </w:rPr>
        <w:pict>
          <v:rect id="fmFrame7" o:spid="_x0000_s1028" style="position:absolute;left:0;margin-left:0pt;margin-top:717.2pt;height:28.6pt;width:481.9pt;mso-position-horizontal-relative:margin;mso-position-vertical-relative:margin;rotation:0f;z-index:251665408;" o:ole="f" fillcolor="#FFFFFF" filled="t" o:preferrelative="t" stroked="f" coordsize="21600,21600">
            <v:imagedata gain="65536f" blacklevel="0f" gamma="0"/>
            <o:lock v:ext="edit" position="f" selection="f" grouping="f" rotation="f" cropping="f" text="f" aspectratio="f"/>
            <v:textbox inset="0.00pt,0.00pt,0.00pt,0.00pt">
              <w:txbxContent>
                <w:p>
                  <w:pPr>
                    <w:pStyle w:val="95"/>
                  </w:pPr>
                  <w:r>
                    <w:rPr>
                      <w:rFonts w:hint="eastAsia"/>
                    </w:rPr>
                    <w:t>中国银联股份有限公司</w:t>
                  </w:r>
                  <w:r>
                    <w:rPr>
                      <w:rStyle w:val="136"/>
                      <w:rFonts w:hint="eastAsia"/>
                    </w:rPr>
                    <w:t xml:space="preserve"> 发布</w:t>
                  </w:r>
                </w:p>
              </w:txbxContent>
            </v:textbox>
            <w10:anchorlock/>
          </v:rect>
        </w:pict>
      </w:r>
      <w:r>
        <w:rPr>
          <w:rFonts w:ascii="Times New Roman" w:hAnsi="Times New Roman" w:eastAsia="宋体" w:cs="Times New Roman"/>
          <w:lang w:val="en-US" w:eastAsia="zh-CN" w:bidi="ar-SA"/>
        </w:rPr>
        <w:pict>
          <v:rect id="fmFrame6" o:spid="_x0000_s1029" style="position:absolute;left:0;margin-left:295.1pt;margin-top:674.3pt;height:24.6pt;width:186.8pt;mso-position-horizontal-relative:margin;mso-position-vertical-relative:margin;rotation:0f;z-index:251664384;" o:ole="f" fillcolor="#FFFFFF" filled="t" o:preferrelative="t" stroked="f" coordsize="21600,21600">
            <v:imagedata gain="65536f" blacklevel="0f" gamma="0"/>
            <o:lock v:ext="edit" position="f" selection="f" grouping="f" rotation="f" cropping="f" text="f" aspectratio="f"/>
            <v:textbox inset="0.00pt,0.00pt,0.00pt,0.00pt">
              <w:txbxContent>
                <w:p>
                  <w:pPr>
                    <w:pStyle w:val="97"/>
                    <w:numPr>
                      <w:ilvl w:val="4"/>
                      <w:numId w:val="0"/>
                    </w:numPr>
                    <w:ind w:right="140"/>
                  </w:pPr>
                  <w:r>
                    <w:rPr>
                      <w:rFonts w:hint="eastAsia"/>
                    </w:rPr>
                    <w:t>2014-XX-XX实施</w:t>
                  </w:r>
                </w:p>
              </w:txbxContent>
            </v:textbox>
            <w10:anchorlock/>
          </v:rect>
        </w:pict>
      </w:r>
      <w:r>
        <w:rPr>
          <w:rFonts w:ascii="Times New Roman" w:hAnsi="Times New Roman" w:eastAsia="宋体" w:cs="Times New Roman"/>
          <w:lang w:val="en-US" w:eastAsia="zh-CN" w:bidi="ar-SA"/>
        </w:rPr>
        <w:pict>
          <v:rect id="fmFrame5" o:spid="_x0000_s1030" style="position:absolute;left:0;margin-left:0pt;margin-top:674.3pt;height:24.6pt;width:189.75pt;mso-position-horizontal-relative:margin;mso-position-vertical-relative:margin;rotation:0f;z-index:251663360;" o:ole="f" fillcolor="#FFFFFF" filled="t" o:preferrelative="t" stroked="f" coordsize="21600,21600">
            <v:imagedata gain="65536f" blacklevel="0f" gamma="0"/>
            <o:lock v:ext="edit" position="f" selection="f" grouping="f" rotation="f" cropping="f" text="f" aspectratio="f"/>
            <v:textbox inset="0.00pt,0.00pt,0.00pt,0.00pt">
              <w:txbxContent>
                <w:p>
                  <w:pPr>
                    <w:pStyle w:val="71"/>
                  </w:pPr>
                  <w:r>
                    <w:rPr>
                      <w:rFonts w:hint="eastAsia"/>
                    </w:rPr>
                    <w:t>2014-XX-XX发布</w:t>
                  </w:r>
                </w:p>
              </w:txbxContent>
            </v:textbox>
            <w10:anchorlock/>
          </v:rect>
        </w:pict>
      </w:r>
      <w:r>
        <w:rPr>
          <w:rFonts w:ascii="Times New Roman" w:hAnsi="Times New Roman" w:eastAsia="宋体" w:cs="Times New Roman"/>
          <w:lang w:val="en-US" w:eastAsia="zh-CN" w:bidi="ar-SA"/>
        </w:rPr>
        <w:pict>
          <v:rect id="fmFrame4" o:spid="_x0000_s1031" style="position:absolute;left:0;margin-left:0pt;margin-top:286.25pt;height:368.6pt;width:470pt;mso-position-horizontal-relative:margin;mso-position-vertical-relative:margin;rotation:0f;z-index:251662336;" o:ole="f" fillcolor="#FFFFFF" filled="t" o:preferrelative="t" stroked="f" coordsize="21600,21600">
            <v:imagedata gain="65536f" blacklevel="0f" gamma="0"/>
            <o:lock v:ext="edit" position="f" selection="f" grouping="f" rotation="f" cropping="f" text="f" aspectratio="f"/>
            <v:textbox inset="0.00pt,0.00pt,0.00pt,0.00pt">
              <w:txbxContent>
                <w:p>
                  <w:pPr>
                    <w:pStyle w:val="75"/>
                  </w:pPr>
                  <w:r>
                    <w:rPr>
                      <w:rFonts w:hint="eastAsia"/>
                    </w:rPr>
                    <w:t>全渠道平台产品接口规范</w:t>
                  </w:r>
                  <w:r>
                    <w:rPr>
                      <w:rFonts w:hint="eastAsia"/>
                    </w:rPr>
                    <w:br/>
                  </w:r>
                </w:p>
                <w:p>
                  <w:pPr>
                    <w:pStyle w:val="75"/>
                  </w:pPr>
                  <w:r>
                    <w:rPr>
                      <w:rFonts w:hint="eastAsia"/>
                    </w:rPr>
                    <w:t>第一卷 商户卷</w:t>
                  </w:r>
                </w:p>
                <w:p>
                  <w:pPr>
                    <w:pStyle w:val="75"/>
                  </w:pPr>
                  <w:r>
                    <w:rPr>
                      <w:rFonts w:hint="eastAsia"/>
                    </w:rPr>
                    <w:t xml:space="preserve">第1部分 </w:t>
                  </w:r>
                  <w:ins w:id="0" w:author="齐宁" w:date="2014-10-08T01:11:00Z">
                    <w:r>
                      <w:rPr>
                        <w:rFonts w:hint="eastAsia"/>
                      </w:rPr>
                      <w:t>互联网</w:t>
                    </w:r>
                  </w:ins>
                  <w:ins w:id="1" w:author="齐宁" w:date="2014-10-08T08:24:00Z">
                    <w:r>
                      <w:rPr>
                        <w:rFonts w:hint="eastAsia"/>
                      </w:rPr>
                      <w:t>支付</w:t>
                    </w:r>
                  </w:ins>
                  <w:r>
                    <w:rPr>
                      <w:rFonts w:hint="eastAsia"/>
                    </w:rPr>
                    <w:t>跳转支付</w:t>
                  </w:r>
                </w:p>
                <w:p>
                  <w:pPr>
                    <w:pStyle w:val="75"/>
                  </w:pPr>
                  <w:r>
                    <w:rPr>
                      <w:rFonts w:hint="eastAsia"/>
                    </w:rPr>
                    <w:t>——网关支付产品</w:t>
                  </w:r>
                </w:p>
                <w:p>
                  <w:pPr>
                    <w:pStyle w:val="78"/>
                  </w:pPr>
                  <w:r>
                    <w:rPr>
                      <w:rFonts w:hint="eastAsia"/>
                    </w:rPr>
                    <w:t>开发稿 V1.4</w:t>
                  </w:r>
                </w:p>
              </w:txbxContent>
            </v:textbox>
            <w10:anchorlock/>
          </v:rect>
        </w:pict>
      </w:r>
      <w:r>
        <w:rPr>
          <w:rFonts w:ascii="Times New Roman" w:hAnsi="Times New Roman" w:eastAsia="宋体" w:cs="Times New Roman"/>
          <w:lang w:val="en-US" w:eastAsia="zh-CN" w:bidi="ar-SA"/>
        </w:rPr>
        <w:pict>
          <v:rect id="fmFrame3" o:spid="_x0000_s1032" style="position:absolute;left:0;margin-left:0pt;margin-top:110.35pt;height:67.75pt;width:456.9pt;mso-position-horizontal-relative:margin;mso-position-vertical-relative:margin;rotation:0f;z-index:251661312;" o:ole="f" fillcolor="#FFFFFF" filled="t" o:preferrelative="t" stroked="f" coordsize="21600,21600">
            <v:imagedata gain="65536f" blacklevel="0f" gamma="0"/>
            <o:lock v:ext="edit" position="f" selection="f" grouping="f" rotation="f" cropping="f" text="f" aspectratio="f"/>
            <v:textbox inset="0.00pt,0.00pt,0.00pt,0.00pt">
              <w:txbxContent>
                <w:p>
                  <w:pPr>
                    <w:pStyle w:val="73"/>
                    <w:rPr>
                      <w:lang/>
                    </w:rPr>
                  </w:pPr>
                </w:p>
                <w:p>
                  <w:pPr>
                    <w:pStyle w:val="73"/>
                    <w:rPr>
                      <w:lang/>
                    </w:rPr>
                  </w:pPr>
                  <w:r>
                    <w:rPr>
                      <w:lang/>
                    </w:rPr>
                    <w:t xml:space="preserve">Q/CUP </w:t>
                  </w:r>
                  <w:r>
                    <w:rPr>
                      <w:rFonts w:hint="eastAsia"/>
                      <w:lang/>
                    </w:rPr>
                    <w:t>XXX.X</w:t>
                  </w:r>
                  <w:r>
                    <w:rPr>
                      <w:lang/>
                    </w:rPr>
                    <w:t>—20</w:t>
                  </w:r>
                  <w:r>
                    <w:rPr>
                      <w:rFonts w:hint="eastAsia"/>
                      <w:lang/>
                    </w:rPr>
                    <w:t>14</w:t>
                  </w:r>
                </w:p>
                <w:p>
                  <w:pPr>
                    <w:pStyle w:val="74"/>
                    <w:rPr>
                      <w:lang/>
                    </w:rPr>
                  </w:pPr>
                </w:p>
              </w:txbxContent>
            </v:textbox>
            <w10:anchorlock/>
          </v:rect>
        </w:pict>
      </w:r>
      <w:r>
        <w:rPr>
          <w:rFonts w:ascii="Times New Roman" w:hAnsi="Times New Roman" w:eastAsia="宋体" w:cs="Times New Roman"/>
          <w:lang w:val="en-US" w:eastAsia="zh-CN" w:bidi="ar-SA"/>
        </w:rPr>
        <w:pict>
          <v:rect id="fmFrame8" o:spid="_x0000_s1033" style="position:absolute;left:0;margin-left:200.75pt;margin-top:8.45pt;height:56.7pt;width:250pt;mso-position-horizontal-relative:margin;mso-position-vertical-relative:margin;rotation:0f;z-index:251660288;" o:ole="f" fillcolor="#FFFFFF" filled="t" o:preferrelative="t" stroked="f" coordsize="21600,21600">
            <v:imagedata gain="65536f" blacklevel="0f" gamma="0"/>
            <o:lock v:ext="edit" position="f" selection="f" grouping="f" rotation="f" cropping="f" text="f" aspectratio="f"/>
            <v:textbox inset="0.00pt,0.00pt,0.00pt,0.00pt">
              <w:txbxContent>
                <w:p>
                  <w:pPr>
                    <w:pStyle w:val="57"/>
                  </w:pPr>
                  <w:r>
                    <w:t>Q/CUP</w:t>
                  </w:r>
                </w:p>
              </w:txbxContent>
            </v:textbox>
            <w10:anchorlock/>
          </v:rect>
        </w:pict>
      </w:r>
      <w:r>
        <w:rPr>
          <w:rFonts w:ascii="Times New Roman" w:hAnsi="Times New Roman" w:eastAsia="宋体" w:cs="Times New Roman"/>
          <w:lang w:val="en-US" w:eastAsia="zh-CN" w:bidi="ar-SA"/>
        </w:rPr>
        <w:pict>
          <v:rect id="fmFrame2" o:spid="_x0000_s1034" style="position:absolute;left:0;margin-left:0pt;margin-top:79.6pt;height:30.8pt;width:481.9pt;mso-position-horizontal-relative:margin;mso-position-vertical-relative:margin;rotation:0f;z-index:251659264;" o:ole="f" fillcolor="#FFFFFF" filled="t" o:preferrelative="t" stroked="f" coordsize="21600,21600">
            <v:imagedata gain="65536f" blacklevel="0f" gamma="0"/>
            <o:lock v:ext="edit" position="f" selection="f" grouping="f" rotation="f" cropping="f" text="f" aspectratio="f"/>
            <v:textbox inset="0.00pt,0.00pt,0.00pt,0.00pt">
              <w:txbxContent>
                <w:p>
                  <w:pPr>
                    <w:pStyle w:val="94"/>
                  </w:pPr>
                  <w:r>
                    <w:rPr>
                      <w:rFonts w:hint="eastAsia"/>
                    </w:rPr>
                    <w:t>中国银联股份有限公司企业标准</w:t>
                  </w:r>
                </w:p>
              </w:txbxContent>
            </v:textbox>
            <w10:anchorlock/>
          </v:rect>
        </w:pict>
      </w:r>
      <w:r>
        <w:rPr>
          <w:rFonts w:ascii="Times New Roman" w:hAnsi="Times New Roman" w:eastAsia="宋体" w:cs="Times New Roman"/>
          <w:lang w:val="en-US" w:eastAsia="zh-CN" w:bidi="ar-SA"/>
        </w:rPr>
        <w:pict>
          <v:rect id="fmFrame1" o:spid="_x0000_s1035" style="position:absolute;left:0;margin-left:0pt;margin-top:0pt;height:51.8pt;width:200pt;mso-position-horizontal-relative:margin;mso-position-vertical-relative:margin;rotation:0f;z-index:251658240;" o:ole="f" fillcolor="#FFFFFF" filled="t" o:preferrelative="t" stroked="f" coordsize="21600,21600">
            <v:imagedata gain="65536f" blacklevel="0f" gamma="0"/>
            <o:lock v:ext="edit" position="f" selection="f" grouping="f" rotation="f" cropping="f" text="f" aspectratio="f"/>
            <v:textbox inset="0.00pt,0.00pt,0.00pt,0.00pt">
              <w:txbxContent>
                <w:p>
                  <w:pPr>
                    <w:pStyle w:val="103"/>
                  </w:pPr>
                </w:p>
                <w:p>
                  <w:pPr>
                    <w:pStyle w:val="103"/>
                  </w:pPr>
                </w:p>
              </w:txbxContent>
            </v:textbox>
            <w10:anchorlock/>
          </v:rect>
        </w:pict>
      </w:r>
    </w:p>
    <w:bookmarkEnd w:id="0"/>
    <w:p>
      <w:pPr>
        <w:numPr>
          <w:ilvl w:val="0"/>
          <w:numId w:val="0"/>
        </w:numPr>
        <w:ind w:firstLine="560" w:firstLineChars="200"/>
        <w:rPr>
          <w:rFonts w:ascii="华文楷体" w:hAnsi="华文楷体" w:eastAsia="华文楷体"/>
          <w:sz w:val="28"/>
          <w:szCs w:val="28"/>
        </w:rPr>
      </w:pPr>
      <w:bookmarkStart w:id="1" w:name="SectionMark1"/>
      <w:r>
        <w:rPr>
          <w:rFonts w:hint="eastAsia" w:ascii="华文楷体" w:hAnsi="华文楷体" w:eastAsia="华文楷体"/>
          <w:sz w:val="28"/>
          <w:szCs w:val="28"/>
        </w:rPr>
        <w:t>中国银联股份有限公司（以下简称“中国银联”）对该规范文档保留全部知识产权权利，包括但不限于版权、专利、商标、商业秘密等。任何人对该规范文档的任何使用都要受限于在中国银联成员机构服务平台（http://member.unionpay.com/）与中国银联签署的协议之规定。中国银联不对该规范文档的错误或疏漏以及由此导致的任何损失负任何责任。中国银联针对该规范文档放弃所有明示或暗示的保证,包括但不限于不侵犯第三方知识产权。</w:t>
      </w:r>
    </w:p>
    <w:p>
      <w:pPr>
        <w:numPr>
          <w:ilvl w:val="0"/>
          <w:numId w:val="0"/>
        </w:numPr>
        <w:ind w:firstLine="560" w:firstLineChars="200"/>
        <w:rPr>
          <w:rFonts w:ascii="华文楷体" w:hAnsi="华文楷体" w:eastAsia="华文楷体"/>
          <w:sz w:val="28"/>
          <w:szCs w:val="28"/>
        </w:rPr>
      </w:pPr>
      <w:r>
        <w:rPr>
          <w:rFonts w:hint="eastAsia" w:ascii="华文楷体" w:hAnsi="华文楷体" w:eastAsia="华文楷体"/>
          <w:sz w:val="28"/>
          <w:szCs w:val="28"/>
        </w:rPr>
        <w:t>未经中国银联书面同意，您不得将该规范文档用于与中国银联合作事项之外的用途和目的。未经中国银联书面同意，不得下载、转发、公开或以其它任何形式向第三方提供该规范文档。如果您通过非法渠道获得该规范文档，请立即删除，并通过合法渠道向中国银联申请。</w:t>
      </w:r>
    </w:p>
    <w:p>
      <w:pPr>
        <w:numPr>
          <w:ilvl w:val="0"/>
          <w:numId w:val="0"/>
        </w:numPr>
        <w:ind w:firstLine="560" w:firstLineChars="200"/>
        <w:rPr>
          <w:rFonts w:ascii="华文楷体" w:hAnsi="华文楷体" w:eastAsia="华文楷体"/>
          <w:sz w:val="28"/>
          <w:szCs w:val="28"/>
        </w:rPr>
        <w:sectPr>
          <w:headerReference r:id="rId9" w:type="default"/>
          <w:footerReference r:id="rId10" w:type="default"/>
          <w:pgSz w:w="11907" w:h="16839"/>
          <w:pgMar w:top="1418" w:right="1134" w:bottom="1134" w:left="1418" w:header="1418" w:footer="851" w:gutter="0"/>
          <w:pgNumType w:fmt="upperRoman" w:start="1"/>
          <w:cols w:space="425" w:num="1"/>
          <w:docGrid w:type="lines" w:linePitch="312" w:charSpace="0"/>
        </w:sectPr>
      </w:pPr>
      <w:r>
        <w:rPr>
          <w:rFonts w:hint="eastAsia" w:ascii="华文楷体" w:hAnsi="华文楷体" w:eastAsia="华文楷体"/>
          <w:sz w:val="28"/>
          <w:szCs w:val="28"/>
        </w:rPr>
        <w:t>中国银联对该规范文档或与其相关的文档是否涉及第三方的知识产权（如加密算法可能在某些国家受专利保护）不做任何声明和担保，中国银联对于该规范文档的使用是否侵犯第三方权利不承担任何责任，包括但不限于对该规范文档的部分或全部使用。</w:t>
      </w:r>
    </w:p>
    <w:p>
      <w:pPr>
        <w:numPr>
          <w:ilvl w:val="0"/>
          <w:numId w:val="0"/>
        </w:numPr>
        <w:tabs>
          <w:tab w:val="center" w:pos="4153"/>
          <w:tab w:val="left" w:pos="5940"/>
        </w:tabs>
        <w:spacing w:before="62" w:beforeLines="20"/>
        <w:ind w:left="3000"/>
        <w:rPr>
          <w:rFonts w:ascii="黑体" w:eastAsia="黑体"/>
          <w:sz w:val="30"/>
        </w:rPr>
      </w:pPr>
    </w:p>
    <w:p>
      <w:pPr>
        <w:numPr>
          <w:ilvl w:val="0"/>
          <w:numId w:val="0"/>
        </w:numPr>
        <w:tabs>
          <w:tab w:val="center" w:pos="4153"/>
          <w:tab w:val="left" w:pos="5940"/>
        </w:tabs>
        <w:spacing w:before="62" w:beforeLines="20"/>
        <w:jc w:val="center"/>
        <w:rPr>
          <w:rFonts w:ascii="黑体" w:eastAsia="黑体"/>
          <w:sz w:val="30"/>
        </w:rPr>
      </w:pPr>
      <w:r>
        <w:rPr>
          <w:rFonts w:hint="eastAsia" w:ascii="黑体" w:eastAsia="黑体"/>
          <w:sz w:val="30"/>
        </w:rPr>
        <w:t>版本控制信息</w:t>
      </w:r>
    </w:p>
    <w:p>
      <w:pPr>
        <w:numPr>
          <w:ilvl w:val="0"/>
          <w:numId w:val="0"/>
        </w:numPr>
      </w:pPr>
    </w:p>
    <w:tbl>
      <w:tblPr>
        <w:tblStyle w:val="55"/>
        <w:tblW w:w="8551"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355"/>
        <w:gridCol w:w="1418"/>
        <w:gridCol w:w="1645"/>
        <w:gridCol w:w="413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tblHeader/>
          <w:jc w:val="center"/>
        </w:trPr>
        <w:tc>
          <w:tcPr>
            <w:tcW w:w="1355" w:type="dxa"/>
            <w:vAlign w:val="center"/>
          </w:tcPr>
          <w:p>
            <w:pPr>
              <w:pStyle w:val="123"/>
              <w:tabs>
                <w:tab w:val="left" w:pos="360"/>
              </w:tabs>
            </w:pPr>
            <w:r>
              <w:rPr>
                <w:rFonts w:hint="eastAsia"/>
              </w:rPr>
              <w:t>版本</w:t>
            </w:r>
          </w:p>
        </w:tc>
        <w:tc>
          <w:tcPr>
            <w:tcW w:w="1418" w:type="dxa"/>
            <w:vAlign w:val="center"/>
          </w:tcPr>
          <w:p>
            <w:pPr>
              <w:pStyle w:val="123"/>
              <w:tabs>
                <w:tab w:val="left" w:pos="360"/>
              </w:tabs>
            </w:pPr>
            <w:r>
              <w:rPr>
                <w:rFonts w:hint="eastAsia"/>
              </w:rPr>
              <w:t>日期</w:t>
            </w:r>
          </w:p>
        </w:tc>
        <w:tc>
          <w:tcPr>
            <w:tcW w:w="1645" w:type="dxa"/>
            <w:vAlign w:val="center"/>
          </w:tcPr>
          <w:p>
            <w:pPr>
              <w:pStyle w:val="123"/>
              <w:tabs>
                <w:tab w:val="left" w:pos="360"/>
              </w:tabs>
            </w:pPr>
            <w:r>
              <w:rPr>
                <w:rFonts w:hint="eastAsia"/>
              </w:rPr>
              <w:t>拟稿和修改</w:t>
            </w:r>
          </w:p>
        </w:tc>
        <w:tc>
          <w:tcPr>
            <w:tcW w:w="4133" w:type="dxa"/>
            <w:vAlign w:val="center"/>
          </w:tcPr>
          <w:p>
            <w:pPr>
              <w:pStyle w:val="123"/>
              <w:tabs>
                <w:tab w:val="left" w:pos="360"/>
              </w:tabs>
            </w:pPr>
            <w:r>
              <w:rPr>
                <w:rFonts w:hint="eastAsia"/>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5" w:type="dxa"/>
            <w:vAlign w:val="center"/>
          </w:tcPr>
          <w:p>
            <w:pPr>
              <w:pStyle w:val="122"/>
              <w:tabs>
                <w:tab w:val="left" w:pos="360"/>
              </w:tabs>
            </w:pPr>
            <w:r>
              <w:rPr>
                <w:rFonts w:hint="eastAsia"/>
              </w:rPr>
              <w:t>1.0</w:t>
            </w:r>
          </w:p>
        </w:tc>
        <w:tc>
          <w:tcPr>
            <w:tcW w:w="1418" w:type="dxa"/>
            <w:vAlign w:val="center"/>
          </w:tcPr>
          <w:p>
            <w:pPr>
              <w:pStyle w:val="122"/>
              <w:tabs>
                <w:tab w:val="left" w:pos="360"/>
              </w:tabs>
            </w:pPr>
            <w:r>
              <w:rPr>
                <w:rFonts w:hint="eastAsia"/>
              </w:rPr>
              <w:t>2014-08-27</w:t>
            </w:r>
          </w:p>
        </w:tc>
        <w:tc>
          <w:tcPr>
            <w:tcW w:w="1645" w:type="dxa"/>
            <w:vAlign w:val="center"/>
          </w:tcPr>
          <w:p>
            <w:pPr>
              <w:pStyle w:val="122"/>
              <w:tabs>
                <w:tab w:val="left" w:pos="360"/>
              </w:tabs>
            </w:pPr>
            <w:r>
              <w:rPr>
                <w:rFonts w:hint="eastAsia"/>
              </w:rPr>
              <w:t>技术部</w:t>
            </w:r>
          </w:p>
        </w:tc>
        <w:tc>
          <w:tcPr>
            <w:tcW w:w="4133" w:type="dxa"/>
            <w:vAlign w:val="center"/>
          </w:tcPr>
          <w:p>
            <w:pPr>
              <w:pStyle w:val="122"/>
              <w:tabs>
                <w:tab w:val="left" w:pos="360"/>
              </w:tabs>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5" w:type="dxa"/>
            <w:vAlign w:val="center"/>
          </w:tcPr>
          <w:p>
            <w:pPr>
              <w:pStyle w:val="122"/>
              <w:tabs>
                <w:tab w:val="left" w:pos="360"/>
              </w:tabs>
            </w:pPr>
          </w:p>
        </w:tc>
        <w:tc>
          <w:tcPr>
            <w:tcW w:w="1418" w:type="dxa"/>
            <w:vAlign w:val="center"/>
          </w:tcPr>
          <w:p>
            <w:pPr>
              <w:pStyle w:val="122"/>
              <w:tabs>
                <w:tab w:val="left" w:pos="360"/>
              </w:tabs>
            </w:pPr>
          </w:p>
        </w:tc>
        <w:tc>
          <w:tcPr>
            <w:tcW w:w="1645" w:type="dxa"/>
            <w:vAlign w:val="center"/>
          </w:tcPr>
          <w:p>
            <w:pPr>
              <w:pStyle w:val="122"/>
              <w:tabs>
                <w:tab w:val="left" w:pos="360"/>
              </w:tabs>
            </w:pPr>
          </w:p>
        </w:tc>
        <w:tc>
          <w:tcPr>
            <w:tcW w:w="4133" w:type="dxa"/>
            <w:vAlign w:val="center"/>
          </w:tcPr>
          <w:p>
            <w:pPr>
              <w:pStyle w:val="122"/>
              <w:tabs>
                <w:tab w:val="left" w:pos="360"/>
              </w:tabs>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5" w:type="dxa"/>
            <w:vAlign w:val="center"/>
          </w:tcPr>
          <w:p>
            <w:pPr>
              <w:pStyle w:val="122"/>
              <w:tabs>
                <w:tab w:val="left" w:pos="360"/>
              </w:tabs>
            </w:pPr>
          </w:p>
        </w:tc>
        <w:tc>
          <w:tcPr>
            <w:tcW w:w="1418" w:type="dxa"/>
            <w:vAlign w:val="center"/>
          </w:tcPr>
          <w:p>
            <w:pPr>
              <w:pStyle w:val="122"/>
              <w:tabs>
                <w:tab w:val="left" w:pos="360"/>
              </w:tabs>
            </w:pPr>
          </w:p>
        </w:tc>
        <w:tc>
          <w:tcPr>
            <w:tcW w:w="1645" w:type="dxa"/>
            <w:vAlign w:val="center"/>
          </w:tcPr>
          <w:p>
            <w:pPr>
              <w:pStyle w:val="122"/>
              <w:tabs>
                <w:tab w:val="left" w:pos="360"/>
              </w:tabs>
            </w:pPr>
          </w:p>
        </w:tc>
        <w:tc>
          <w:tcPr>
            <w:tcW w:w="4133" w:type="dxa"/>
            <w:vAlign w:val="center"/>
          </w:tcPr>
          <w:p>
            <w:pPr>
              <w:pStyle w:val="122"/>
              <w:tabs>
                <w:tab w:val="left" w:pos="360"/>
              </w:tabs>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5" w:type="dxa"/>
            <w:vAlign w:val="center"/>
          </w:tcPr>
          <w:p>
            <w:pPr>
              <w:pStyle w:val="122"/>
              <w:tabs>
                <w:tab w:val="left" w:pos="360"/>
              </w:tabs>
            </w:pPr>
          </w:p>
        </w:tc>
        <w:tc>
          <w:tcPr>
            <w:tcW w:w="1418" w:type="dxa"/>
            <w:vAlign w:val="center"/>
          </w:tcPr>
          <w:p>
            <w:pPr>
              <w:pStyle w:val="122"/>
              <w:tabs>
                <w:tab w:val="left" w:pos="360"/>
              </w:tabs>
            </w:pPr>
          </w:p>
        </w:tc>
        <w:tc>
          <w:tcPr>
            <w:tcW w:w="1645" w:type="dxa"/>
            <w:vAlign w:val="center"/>
          </w:tcPr>
          <w:p>
            <w:pPr>
              <w:pStyle w:val="122"/>
              <w:tabs>
                <w:tab w:val="left" w:pos="360"/>
              </w:tabs>
            </w:pPr>
          </w:p>
        </w:tc>
        <w:tc>
          <w:tcPr>
            <w:tcW w:w="4133" w:type="dxa"/>
            <w:vAlign w:val="center"/>
          </w:tcPr>
          <w:p>
            <w:pPr>
              <w:pStyle w:val="122"/>
              <w:tabs>
                <w:tab w:val="left" w:pos="360"/>
              </w:tabs>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355" w:type="dxa"/>
            <w:vAlign w:val="center"/>
          </w:tcPr>
          <w:p>
            <w:pPr>
              <w:pStyle w:val="122"/>
              <w:tabs>
                <w:tab w:val="left" w:pos="360"/>
              </w:tabs>
            </w:pPr>
          </w:p>
        </w:tc>
        <w:tc>
          <w:tcPr>
            <w:tcW w:w="1418" w:type="dxa"/>
            <w:vAlign w:val="center"/>
          </w:tcPr>
          <w:p>
            <w:pPr>
              <w:pStyle w:val="122"/>
              <w:tabs>
                <w:tab w:val="left" w:pos="360"/>
              </w:tabs>
            </w:pPr>
          </w:p>
        </w:tc>
        <w:tc>
          <w:tcPr>
            <w:tcW w:w="1645" w:type="dxa"/>
            <w:vAlign w:val="center"/>
          </w:tcPr>
          <w:p>
            <w:pPr>
              <w:pStyle w:val="122"/>
              <w:tabs>
                <w:tab w:val="left" w:pos="360"/>
              </w:tabs>
            </w:pPr>
          </w:p>
        </w:tc>
        <w:tc>
          <w:tcPr>
            <w:tcW w:w="4133" w:type="dxa"/>
            <w:vAlign w:val="center"/>
          </w:tcPr>
          <w:p>
            <w:pPr>
              <w:pStyle w:val="122"/>
              <w:tabs>
                <w:tab w:val="left" w:pos="360"/>
              </w:tabs>
            </w:pPr>
          </w:p>
        </w:tc>
      </w:tr>
    </w:tbl>
    <w:p>
      <w:pPr>
        <w:widowControl/>
        <w:numPr>
          <w:ilvl w:val="0"/>
          <w:numId w:val="0"/>
        </w:numPr>
        <w:rPr>
          <w:rFonts w:eastAsia="黑体"/>
          <w:sz w:val="30"/>
        </w:rPr>
      </w:pPr>
      <w:r>
        <w:rPr>
          <w:rFonts w:eastAsia="黑体"/>
          <w:sz w:val="30"/>
        </w:rPr>
        <w:br w:type="page"/>
      </w:r>
    </w:p>
    <w:p>
      <w:pPr>
        <w:pStyle w:val="66"/>
        <w:ind w:firstLine="640"/>
        <w:rPr>
          <w:rFonts w:eastAsia="黑体"/>
          <w:sz w:val="32"/>
        </w:rPr>
      </w:pPr>
    </w:p>
    <w:p>
      <w:pPr>
        <w:pStyle w:val="92"/>
        <w:rPr>
          <w:rFonts w:ascii="Times New Roman"/>
        </w:rPr>
      </w:pPr>
      <w:r>
        <w:rPr>
          <w:rFonts w:ascii="Times New Roman"/>
        </w:rPr>
        <w:t>目    次</w:t>
      </w:r>
    </w:p>
    <w:p>
      <w:pPr>
        <w:pStyle w:val="19"/>
        <w:tabs>
          <w:tab w:val="right" w:leader="dot" w:pos="9345"/>
        </w:tabs>
        <w:rPr>
          <w:rFonts w:ascii="Calibri" w:hAnsi="Calibri" w:eastAsia="宋体" w:cs="黑体"/>
          <w:kern w:val="2"/>
          <w:szCs w:val="22"/>
        </w:rPr>
      </w:pPr>
      <w:r>
        <w:rPr>
          <w:rFonts w:ascii="Times New Roman"/>
        </w:rPr>
        <w:fldChar w:fldCharType="begin"/>
      </w:r>
      <w:r>
        <w:rPr>
          <w:rFonts w:ascii="Times New Roman"/>
        </w:rPr>
        <w:instrText xml:space="preserve"> TOC \f \h \t "前言、引言标题,附录标识,参考文献、索引标题,章标题,附录章标题" </w:instrText>
      </w:r>
      <w:r>
        <w:rPr>
          <w:rFonts w:ascii="Times New Roman"/>
        </w:rPr>
        <w:fldChar w:fldCharType="separate"/>
      </w:r>
      <w:r>
        <w:fldChar w:fldCharType="begin"/>
      </w:r>
      <w:r>
        <w:instrText xml:space="preserve">HYPERLINK  \l "_Toc397619839" </w:instrText>
      </w:r>
      <w:r>
        <w:fldChar w:fldCharType="separate"/>
      </w:r>
      <w:r>
        <w:rPr>
          <w:rStyle w:val="48"/>
          <w:rFonts w:hint="eastAsia"/>
        </w:rPr>
        <w:t>前</w:t>
      </w:r>
      <w:r>
        <w:rPr>
          <w:rStyle w:val="48"/>
        </w:rPr>
        <w:t xml:space="preserve">    </w:t>
      </w:r>
      <w:r>
        <w:rPr>
          <w:rStyle w:val="48"/>
          <w:rFonts w:hint="eastAsia"/>
        </w:rPr>
        <w:t>言</w:t>
      </w:r>
      <w:r>
        <w:tab/>
      </w:r>
      <w:r>
        <w:fldChar w:fldCharType="begin"/>
      </w:r>
      <w:r>
        <w:instrText xml:space="preserve"> PAGEREF _Toc397619839 \h </w:instrText>
      </w:r>
      <w:r>
        <w:fldChar w:fldCharType="separate"/>
      </w:r>
      <w:r>
        <w:t>III</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"_Toc397619840" </w:instrText>
      </w:r>
      <w:r>
        <w:fldChar w:fldCharType="separate"/>
      </w:r>
      <w:r>
        <w:rPr>
          <w:rStyle w:val="48"/>
        </w:rPr>
        <w:t>1</w:t>
      </w:r>
      <w:r>
        <w:rPr>
          <w:rStyle w:val="48"/>
          <w:rFonts w:hint="eastAsia"/>
        </w:rPr>
        <w:t xml:space="preserve"> 范围</w:t>
      </w:r>
      <w:r>
        <w:tab/>
      </w:r>
      <w:r>
        <w:fldChar w:fldCharType="begin"/>
      </w:r>
      <w:r>
        <w:instrText xml:space="preserve"> PAGEREF _Toc397619840 \h </w:instrText>
      </w:r>
      <w:r>
        <w:fldChar w:fldCharType="separate"/>
      </w:r>
      <w:r>
        <w:t>1</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"_Toc397619841" </w:instrText>
      </w:r>
      <w:r>
        <w:fldChar w:fldCharType="separate"/>
      </w:r>
      <w:r>
        <w:rPr>
          <w:rStyle w:val="48"/>
        </w:rPr>
        <w:t>2</w:t>
      </w:r>
      <w:r>
        <w:rPr>
          <w:rStyle w:val="48"/>
          <w:rFonts w:hint="eastAsia"/>
        </w:rPr>
        <w:t xml:space="preserve"> 规范性引用文件</w:t>
      </w:r>
      <w:r>
        <w:tab/>
      </w:r>
      <w:r>
        <w:fldChar w:fldCharType="begin"/>
      </w:r>
      <w:r>
        <w:instrText xml:space="preserve"> PAGEREF _Toc397619841 \h </w:instrText>
      </w:r>
      <w:r>
        <w:fldChar w:fldCharType="separate"/>
      </w:r>
      <w:r>
        <w:t>1</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"_Toc397619842" </w:instrText>
      </w:r>
      <w:r>
        <w:fldChar w:fldCharType="separate"/>
      </w:r>
      <w:r>
        <w:rPr>
          <w:rStyle w:val="48"/>
        </w:rPr>
        <w:t>3</w:t>
      </w:r>
      <w:r>
        <w:rPr>
          <w:rStyle w:val="48"/>
          <w:rFonts w:hint="eastAsia"/>
        </w:rPr>
        <w:t xml:space="preserve"> 业务方案说明</w:t>
      </w:r>
      <w:r>
        <w:tab/>
      </w:r>
      <w:r>
        <w:fldChar w:fldCharType="begin"/>
      </w:r>
      <w:r>
        <w:instrText xml:space="preserve"> PAGEREF _Toc397619842 \h </w:instrText>
      </w:r>
      <w:r>
        <w:fldChar w:fldCharType="separate"/>
      </w:r>
      <w:r>
        <w:t>1</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"_Toc397619843" </w:instrText>
      </w:r>
      <w:r>
        <w:fldChar w:fldCharType="separate"/>
      </w:r>
      <w:r>
        <w:rPr>
          <w:rStyle w:val="48"/>
        </w:rPr>
        <w:t>4</w:t>
      </w:r>
      <w:r>
        <w:rPr>
          <w:rStyle w:val="48"/>
          <w:rFonts w:hint="eastAsia"/>
        </w:rPr>
        <w:t xml:space="preserve"> 总体技术方案</w:t>
      </w:r>
      <w:r>
        <w:tab/>
      </w:r>
      <w:r>
        <w:fldChar w:fldCharType="begin"/>
      </w:r>
      <w:r>
        <w:instrText xml:space="preserve"> PAGEREF _Toc397619843 \h </w:instrText>
      </w:r>
      <w:r>
        <w:fldChar w:fldCharType="separate"/>
      </w:r>
      <w:r>
        <w:t>4</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"_Toc397619844" </w:instrText>
      </w:r>
      <w:r>
        <w:fldChar w:fldCharType="separate"/>
      </w:r>
      <w:r>
        <w:rPr>
          <w:rStyle w:val="48"/>
        </w:rPr>
        <w:t>5</w:t>
      </w:r>
      <w:r>
        <w:rPr>
          <w:rStyle w:val="48"/>
          <w:rFonts w:hint="eastAsia"/>
        </w:rPr>
        <w:t xml:space="preserve"> 报文数据元说明</w:t>
      </w:r>
      <w:r>
        <w:tab/>
      </w:r>
      <w:r>
        <w:fldChar w:fldCharType="begin"/>
      </w:r>
      <w:r>
        <w:instrText xml:space="preserve"> PAGEREF _Toc397619844 \h </w:instrText>
      </w:r>
      <w:r>
        <w:fldChar w:fldCharType="separate"/>
      </w:r>
      <w:r>
        <w:t>11</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"_Toc397619845" </w:instrText>
      </w:r>
      <w:r>
        <w:fldChar w:fldCharType="separate"/>
      </w:r>
      <w:r>
        <w:rPr>
          <w:rStyle w:val="48"/>
        </w:rPr>
        <w:t>6</w:t>
      </w:r>
      <w:r>
        <w:rPr>
          <w:rStyle w:val="48"/>
          <w:rFonts w:hint="eastAsia"/>
        </w:rPr>
        <w:t xml:space="preserve"> 交易报文</w:t>
      </w:r>
      <w:r>
        <w:tab/>
      </w:r>
      <w:r>
        <w:fldChar w:fldCharType="begin"/>
      </w:r>
      <w:r>
        <w:instrText xml:space="preserve"> PAGEREF _Toc397619845 \h </w:instrText>
      </w:r>
      <w:r>
        <w:fldChar w:fldCharType="separate"/>
      </w:r>
      <w:r>
        <w:t>24</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"_Toc397619846" </w:instrText>
      </w:r>
      <w:r>
        <w:fldChar w:fldCharType="separate"/>
      </w:r>
      <w:r>
        <w:rPr>
          <w:rStyle w:val="48"/>
        </w:rPr>
        <w:t>7</w:t>
      </w:r>
      <w:r>
        <w:rPr>
          <w:rStyle w:val="48"/>
          <w:rFonts w:hint="eastAsia"/>
        </w:rPr>
        <w:t xml:space="preserve"> 对账文件</w:t>
      </w:r>
      <w:r>
        <w:tab/>
      </w:r>
      <w:r>
        <w:fldChar w:fldCharType="begin"/>
      </w:r>
      <w:r>
        <w:instrText xml:space="preserve"> PAGEREF _Toc397619846 \h </w:instrText>
      </w:r>
      <w:r>
        <w:fldChar w:fldCharType="separate"/>
      </w:r>
      <w:r>
        <w:t>79</w:t>
      </w:r>
      <w:r>
        <w:fldChar w:fldCharType="end"/>
      </w:r>
      <w:r>
        <w:fldChar w:fldCharType="end"/>
      </w:r>
    </w:p>
    <w:p>
      <w:pPr>
        <w:pStyle w:val="16"/>
        <w:tabs>
          <w:tab w:val="right" w:leader="dot" w:pos="9345"/>
        </w:tabs>
        <w:rPr>
          <w:rFonts w:ascii="Calibri" w:hAnsi="Calibri" w:eastAsia="宋体" w:cs="黑体"/>
          <w:kern w:val="2"/>
          <w:szCs w:val="22"/>
        </w:rPr>
      </w:pPr>
      <w:r>
        <w:fldChar w:fldCharType="begin"/>
      </w:r>
      <w:r>
        <w:instrText xml:space="preserve">HYPERLINK  \l "_Toc397619847" </w:instrText>
      </w:r>
      <w:r>
        <w:fldChar w:fldCharType="separate"/>
      </w:r>
      <w:r>
        <w:rPr>
          <w:rStyle w:val="48"/>
        </w:rPr>
        <w:t>8</w:t>
      </w:r>
      <w:r>
        <w:rPr>
          <w:rStyle w:val="48"/>
          <w:rFonts w:hint="eastAsia"/>
        </w:rPr>
        <w:t xml:space="preserve"> 附录</w:t>
      </w:r>
      <w:r>
        <w:tab/>
      </w:r>
      <w:r>
        <w:fldChar w:fldCharType="begin"/>
      </w:r>
      <w:r>
        <w:instrText xml:space="preserve"> PAGEREF _Toc397619847 \h </w:instrText>
      </w:r>
      <w:r>
        <w:fldChar w:fldCharType="separate"/>
      </w:r>
      <w:r>
        <w:t>79</w:t>
      </w:r>
      <w:r>
        <w:fldChar w:fldCharType="end"/>
      </w:r>
      <w:r>
        <w:fldChar w:fldCharType="end"/>
      </w:r>
    </w:p>
    <w:p>
      <w:pPr>
        <w:pStyle w:val="93"/>
        <w:rPr>
          <w:rFonts w:ascii="Times New Roman"/>
        </w:rPr>
        <w:sectPr>
          <w:pgSz w:w="11907" w:h="16839"/>
          <w:pgMar w:top="1418" w:right="1134" w:bottom="1134" w:left="1418" w:header="1418" w:footer="851" w:gutter="0"/>
          <w:pgNumType w:fmt="upperRoman" w:start="1"/>
          <w:cols w:space="425" w:num="1"/>
          <w:docGrid w:type="lines" w:linePitch="312" w:charSpace="0"/>
        </w:sectPr>
      </w:pPr>
      <w:r>
        <w:rPr>
          <w:rFonts w:ascii="Times New Roman"/>
        </w:rPr>
        <w:fldChar w:fldCharType="end"/>
      </w:r>
    </w:p>
    <w:bookmarkEnd w:id="1"/>
    <w:p>
      <w:pPr>
        <w:pStyle w:val="64"/>
        <w:rPr>
          <w:rFonts w:ascii="Times New Roman"/>
        </w:rPr>
      </w:pPr>
      <w:bookmarkStart w:id="2" w:name="_Toc230159538"/>
      <w:bookmarkStart w:id="3" w:name="_Toc397619839"/>
      <w:bookmarkStart w:id="4" w:name="SectionMark2"/>
      <w:r>
        <w:rPr>
          <w:rFonts w:ascii="Times New Roman"/>
        </w:rPr>
        <w:t>前    言</w:t>
      </w:r>
      <w:bookmarkEnd w:id="2"/>
      <w:bookmarkEnd w:id="3"/>
    </w:p>
    <w:p>
      <w:pPr>
        <w:pStyle w:val="66"/>
        <w:ind w:firstLine="420"/>
        <w:rPr>
          <w:rFonts w:ascii="Times New Roman"/>
        </w:rPr>
      </w:pPr>
    </w:p>
    <w:p>
      <w:pPr>
        <w:pStyle w:val="66"/>
        <w:ind w:firstLine="420"/>
        <w:rPr>
          <w:rFonts w:ascii="Times New Roman"/>
        </w:rPr>
      </w:pPr>
      <w:bookmarkStart w:id="5" w:name="OLE_LINK3"/>
      <w:bookmarkStart w:id="6" w:name="OLE_LINK4"/>
      <w:bookmarkStart w:id="7" w:name="OLE_LINK5"/>
      <w:r>
        <w:rPr>
          <w:rFonts w:hint="eastAsia" w:ascii="Times New Roman"/>
        </w:rPr>
        <w:t>本标准对全渠道平台商户侧的跳转产品——网关支付产品接口做具体规定。</w:t>
      </w:r>
    </w:p>
    <w:p>
      <w:pPr>
        <w:pStyle w:val="66"/>
        <w:ind w:firstLine="420"/>
        <w:rPr>
          <w:rFonts w:ascii="Times New Roman"/>
          <w:szCs w:val="21"/>
        </w:rPr>
      </w:pPr>
      <w:r>
        <w:rPr>
          <w:rFonts w:hint="eastAsia" w:ascii="Times New Roman"/>
          <w:szCs w:val="21"/>
        </w:rPr>
        <w:t>《全渠道平台产品接口规范》共分为两卷：</w:t>
      </w:r>
    </w:p>
    <w:p>
      <w:pPr>
        <w:pStyle w:val="66"/>
        <w:ind w:firstLine="420"/>
        <w:rPr>
          <w:rFonts w:ascii="Times New Roman"/>
          <w:szCs w:val="21"/>
        </w:rPr>
      </w:pPr>
      <w:r>
        <w:rPr>
          <w:rFonts w:ascii="Times New Roman"/>
          <w:szCs w:val="21"/>
        </w:rPr>
        <w:t>——</w:t>
      </w:r>
      <w:r>
        <w:rPr>
          <w:rFonts w:hint="eastAsia" w:ascii="Times New Roman"/>
          <w:szCs w:val="21"/>
        </w:rPr>
        <w:t>第</w:t>
      </w:r>
      <w:r>
        <w:rPr>
          <w:rFonts w:ascii="Times New Roman"/>
          <w:szCs w:val="21"/>
        </w:rPr>
        <w:t>1</w:t>
      </w:r>
      <w:r>
        <w:rPr>
          <w:rFonts w:hint="eastAsia" w:ascii="Times New Roman"/>
          <w:szCs w:val="21"/>
        </w:rPr>
        <w:t>卷：商户卷</w:t>
      </w:r>
    </w:p>
    <w:p>
      <w:pPr>
        <w:pStyle w:val="66"/>
        <w:ind w:firstLine="420"/>
        <w:rPr>
          <w:rFonts w:ascii="Times New Roman"/>
          <w:szCs w:val="21"/>
        </w:rPr>
      </w:pPr>
      <w:r>
        <w:rPr>
          <w:rFonts w:ascii="Times New Roman"/>
          <w:szCs w:val="21"/>
        </w:rPr>
        <w:t>——</w:t>
      </w:r>
      <w:r>
        <w:rPr>
          <w:rFonts w:hint="eastAsia" w:ascii="Times New Roman"/>
          <w:szCs w:val="21"/>
        </w:rPr>
        <w:t>第</w:t>
      </w:r>
      <w:r>
        <w:rPr>
          <w:rFonts w:ascii="Times New Roman"/>
          <w:szCs w:val="21"/>
        </w:rPr>
        <w:t>2</w:t>
      </w:r>
      <w:r>
        <w:rPr>
          <w:rFonts w:hint="eastAsia" w:ascii="Times New Roman"/>
          <w:szCs w:val="21"/>
        </w:rPr>
        <w:t>卷：机构</w:t>
      </w:r>
    </w:p>
    <w:bookmarkEnd w:id="5"/>
    <w:bookmarkEnd w:id="6"/>
    <w:bookmarkEnd w:id="7"/>
    <w:p>
      <w:pPr>
        <w:pStyle w:val="66"/>
        <w:ind w:firstLine="420"/>
        <w:rPr>
          <w:rFonts w:ascii="Times New Roman"/>
          <w:szCs w:val="21"/>
        </w:rPr>
      </w:pPr>
      <w:r>
        <w:rPr>
          <w:rFonts w:ascii="Times New Roman"/>
          <w:szCs w:val="21"/>
        </w:rPr>
        <w:t xml:space="preserve">   </w:t>
      </w:r>
    </w:p>
    <w:p>
      <w:pPr>
        <w:pStyle w:val="66"/>
        <w:ind w:firstLine="420"/>
        <w:rPr>
          <w:rFonts w:ascii="Times New Roman"/>
          <w:szCs w:val="21"/>
        </w:rPr>
      </w:pPr>
      <w:r>
        <w:rPr>
          <w:rFonts w:ascii="Times New Roman"/>
          <w:szCs w:val="21"/>
        </w:rPr>
        <w:t>本部分为《</w:t>
      </w:r>
      <w:r>
        <w:rPr>
          <w:rFonts w:hint="eastAsia" w:ascii="Times New Roman"/>
          <w:szCs w:val="21"/>
        </w:rPr>
        <w:t>全渠道平台接入接口规范</w:t>
      </w:r>
      <w:r>
        <w:rPr>
          <w:rFonts w:ascii="Times New Roman"/>
          <w:szCs w:val="21"/>
        </w:rPr>
        <w:t>》</w:t>
      </w:r>
      <w:r>
        <w:rPr>
          <w:rFonts w:hint="eastAsia" w:ascii="Times New Roman"/>
          <w:szCs w:val="21"/>
        </w:rPr>
        <w:t>的产品分册第1卷：商户卷的</w:t>
      </w:r>
      <w:ins w:id="2" w:author="吴潇" w:date="2014-12-22T14:16:00Z">
        <w:r>
          <w:rPr>
            <w:rFonts w:hint="eastAsia" w:ascii="Times New Roman"/>
            <w:szCs w:val="21"/>
          </w:rPr>
          <w:t>第一</w:t>
        </w:r>
      </w:ins>
      <w:r>
        <w:rPr>
          <w:rFonts w:hint="eastAsia" w:ascii="Times New Roman"/>
          <w:szCs w:val="21"/>
        </w:rPr>
        <w:t>部分：跳转产品——网关支付产品</w:t>
      </w:r>
      <w:r>
        <w:rPr>
          <w:rFonts w:ascii="Times New Roman"/>
          <w:szCs w:val="21"/>
        </w:rPr>
        <w:t>。</w:t>
      </w:r>
    </w:p>
    <w:p>
      <w:pPr>
        <w:pStyle w:val="66"/>
        <w:ind w:firstLine="420"/>
        <w:rPr>
          <w:rFonts w:ascii="Times New Roman"/>
        </w:rPr>
      </w:pPr>
      <w:r>
        <w:rPr>
          <w:rFonts w:ascii="Times New Roman"/>
        </w:rPr>
        <w:t>本部分由中国银联提出。</w:t>
      </w:r>
    </w:p>
    <w:p>
      <w:pPr>
        <w:pStyle w:val="66"/>
        <w:ind w:firstLine="420"/>
        <w:rPr>
          <w:rFonts w:ascii="Times New Roman"/>
        </w:rPr>
      </w:pPr>
      <w:r>
        <w:rPr>
          <w:rFonts w:ascii="Times New Roman"/>
        </w:rPr>
        <w:t>本部分由中国银联组织制定和修订。</w:t>
      </w:r>
    </w:p>
    <w:p>
      <w:pPr>
        <w:pStyle w:val="66"/>
        <w:ind w:firstLine="420"/>
        <w:rPr>
          <w:rFonts w:ascii="Times New Roman"/>
        </w:rPr>
      </w:pPr>
      <w:r>
        <w:rPr>
          <w:rFonts w:ascii="Times New Roman"/>
        </w:rPr>
        <w:t>本部分的主要起草单位：</w:t>
      </w:r>
    </w:p>
    <w:p>
      <w:pPr>
        <w:pStyle w:val="66"/>
        <w:ind w:firstLine="420"/>
        <w:rPr>
          <w:rFonts w:ascii="Times New Roman"/>
        </w:rPr>
      </w:pPr>
      <w:r>
        <w:rPr>
          <w:rFonts w:ascii="Times New Roman"/>
        </w:rPr>
        <w:t>本部分的主要起草人：</w:t>
      </w:r>
    </w:p>
    <w:p>
      <w:pPr>
        <w:pStyle w:val="66"/>
        <w:ind w:firstLine="199" w:firstLineChars="95"/>
        <w:rPr>
          <w:rFonts w:ascii="Times New Roman"/>
        </w:rPr>
        <w:sectPr>
          <w:pgSz w:w="11907" w:h="16839"/>
          <w:pgMar w:top="1418" w:right="1134" w:bottom="1134" w:left="1418" w:header="1418" w:footer="851" w:gutter="0"/>
          <w:pgNumType w:fmt="upperRoman"/>
          <w:cols w:space="425" w:num="1"/>
          <w:docGrid w:type="lines" w:linePitch="312" w:charSpace="0"/>
        </w:sectPr>
      </w:pPr>
    </w:p>
    <w:bookmarkEnd w:id="4"/>
    <w:p>
      <w:pPr>
        <w:pStyle w:val="92"/>
        <w:rPr>
          <w:rFonts w:ascii="Times New Roman"/>
        </w:rPr>
      </w:pPr>
      <w:bookmarkStart w:id="8" w:name="SectionMark4"/>
      <w:r>
        <w:rPr>
          <w:rFonts w:hint="eastAsia" w:ascii="Times New Roman"/>
        </w:rPr>
        <w:t>银联全渠道平台产品接口规范</w:t>
      </w:r>
      <w:r>
        <w:rPr>
          <w:rFonts w:ascii="Times New Roman"/>
        </w:rPr>
        <w:br/>
      </w:r>
      <w:r>
        <w:rPr>
          <w:rFonts w:hint="eastAsia" w:ascii="Times New Roman"/>
        </w:rPr>
        <w:t>第一卷 商户卷</w:t>
      </w:r>
      <w:r>
        <w:rPr>
          <w:rFonts w:ascii="Times New Roman"/>
        </w:rPr>
        <w:br/>
      </w:r>
      <w:del w:id="3" w:author="齐宁" w:date="2014-10-08T01:12:00Z">
        <w:r>
          <w:rPr>
            <w:rFonts w:hint="eastAsia" w:ascii="Times New Roman"/>
          </w:rPr>
          <w:delText>第四</w:delText>
        </w:r>
      </w:del>
      <w:ins w:id="4" w:author="齐宁" w:date="2014-10-08T01:12:00Z">
        <w:r>
          <w:rPr>
            <w:rFonts w:hint="eastAsia" w:ascii="Times New Roman"/>
          </w:rPr>
          <w:t>第1</w:t>
        </w:r>
      </w:ins>
      <w:r>
        <w:rPr>
          <w:rFonts w:hint="eastAsia" w:ascii="Times New Roman"/>
        </w:rPr>
        <w:t xml:space="preserve">部分 </w:t>
      </w:r>
      <w:ins w:id="5" w:author="齐宁" w:date="2014-10-08T01:12:00Z">
        <w:r>
          <w:rPr>
            <w:rFonts w:hint="eastAsia" w:ascii="Times New Roman"/>
          </w:rPr>
          <w:t>互联网支付</w:t>
        </w:r>
      </w:ins>
      <w:r>
        <w:rPr>
          <w:rFonts w:hint="eastAsia" w:ascii="Times New Roman"/>
        </w:rPr>
        <w:t>跳转支付——网关支付产品</w:t>
      </w:r>
    </w:p>
    <w:p>
      <w:pPr>
        <w:pStyle w:val="67"/>
        <w:spacing w:before="156" w:after="156"/>
        <w:rPr>
          <w:rFonts w:ascii="Times New Roman"/>
        </w:rPr>
      </w:pPr>
      <w:bookmarkStart w:id="9" w:name="_Toc397619840"/>
      <w:r>
        <w:rPr>
          <w:rFonts w:ascii="Times New Roman"/>
        </w:rPr>
        <w:t>范围</w:t>
      </w:r>
      <w:bookmarkEnd w:id="9"/>
    </w:p>
    <w:p>
      <w:pPr>
        <w:pStyle w:val="66"/>
        <w:ind w:firstLine="420"/>
        <w:rPr>
          <w:rFonts w:ascii="Times New Roman"/>
        </w:rPr>
      </w:pPr>
      <w:r>
        <w:rPr>
          <w:rFonts w:hint="eastAsia" w:ascii="Times New Roman"/>
        </w:rPr>
        <w:t>本标准规定了商户与中国银联全渠道平台之间的跳转支付——网关支付产品进行联机交易时使用的报文接口，包括联机交易报文的元素、报文格式以及相关说明。</w:t>
      </w:r>
    </w:p>
    <w:p>
      <w:pPr>
        <w:pStyle w:val="66"/>
        <w:ind w:firstLine="420"/>
        <w:rPr>
          <w:rFonts w:ascii="Times New Roman"/>
        </w:rPr>
      </w:pPr>
      <w:r>
        <w:rPr>
          <w:rFonts w:hint="eastAsia" w:ascii="Times New Roman"/>
        </w:rPr>
        <w:t>本标准适用于所有接入中国银联全渠道平台的商户。</w:t>
      </w:r>
    </w:p>
    <w:p>
      <w:pPr>
        <w:pStyle w:val="66"/>
        <w:ind w:firstLine="420"/>
        <w:rPr>
          <w:rFonts w:ascii="Times New Roman"/>
        </w:rPr>
      </w:pPr>
      <w:r>
        <w:rPr>
          <w:rFonts w:hint="eastAsia"/>
        </w:rPr>
        <w:t>本规范对应的全渠道平台产品目录说明内容为：商户版互联网支付</w:t>
      </w:r>
      <w:r>
        <w:t>—</w:t>
      </w:r>
      <w:r>
        <w:rPr>
          <w:rFonts w:hint="eastAsia"/>
        </w:rPr>
        <w:t>银联在线支付网关产品及银联手机支付。</w:t>
      </w:r>
    </w:p>
    <w:p>
      <w:pPr>
        <w:pStyle w:val="66"/>
        <w:ind w:firstLine="420"/>
        <w:rPr>
          <w:rFonts w:ascii="Times New Roman"/>
        </w:rPr>
      </w:pPr>
    </w:p>
    <w:p>
      <w:pPr>
        <w:pStyle w:val="67"/>
        <w:spacing w:before="156" w:after="156"/>
        <w:rPr>
          <w:rFonts w:ascii="Times New Roman"/>
        </w:rPr>
      </w:pPr>
      <w:bookmarkStart w:id="10" w:name="_Toc397619841"/>
      <w:r>
        <w:rPr>
          <w:rFonts w:hint="eastAsia" w:ascii="Times New Roman"/>
        </w:rPr>
        <w:t>规范性引用文件</w:t>
      </w:r>
      <w:bookmarkEnd w:id="10"/>
    </w:p>
    <w:bookmarkEnd w:id="8"/>
    <w:p>
      <w:pPr>
        <w:pStyle w:val="66"/>
        <w:ind w:firstLine="420"/>
        <w:rPr>
          <w:rFonts w:ascii="Times New Roman"/>
        </w:rPr>
      </w:pPr>
      <w:r>
        <w:rPr>
          <w:rFonts w:hint="eastAsia" w:ascii="Times New Roman"/>
        </w:rPr>
        <w:t>下列文件中的条款通过本标准的引用而成为本标准的条款。凡是注日期的引用文件，其随后所有的修改单（不包括勘误的内容）或修订版均不适用于本标准，然而，鼓励根据本标准达成协议的各方研究是否可使用这些文件的最新版本。凡是不注日期的引用文件，其最新版本适用于本标准。</w:t>
      </w:r>
    </w:p>
    <w:p>
      <w:pPr>
        <w:pStyle w:val="66"/>
        <w:ind w:firstLine="420"/>
        <w:rPr>
          <w:rFonts w:ascii="Times New Roman"/>
        </w:rPr>
      </w:pPr>
      <w:r>
        <w:rPr>
          <w:rFonts w:hint="eastAsia" w:ascii="Times New Roman"/>
        </w:rPr>
        <w:t>Q/CUP 006 《银行卡联网联合技术规范V2.1》</w:t>
      </w:r>
    </w:p>
    <w:p>
      <w:pPr>
        <w:pStyle w:val="66"/>
        <w:ind w:firstLine="420"/>
        <w:rPr>
          <w:rFonts w:ascii="Times New Roman"/>
        </w:rPr>
      </w:pPr>
      <w:r>
        <w:rPr>
          <w:rFonts w:hint="eastAsia" w:ascii="Times New Roman"/>
        </w:rPr>
        <w:t>Q/CUP 001 《银行卡信息交换术语》</w:t>
      </w:r>
    </w:p>
    <w:p>
      <w:pPr>
        <w:pStyle w:val="66"/>
        <w:ind w:firstLine="420"/>
        <w:rPr>
          <w:rFonts w:ascii="Times New Roman"/>
        </w:rPr>
      </w:pPr>
      <w:r>
        <w:rPr>
          <w:rFonts w:hint="eastAsia" w:ascii="Times New Roman"/>
        </w:rPr>
        <w:t xml:space="preserve">Q/CUP </w:t>
      </w:r>
      <w:del w:id="6" w:author="吴潇" w:date="2014-12-22T14:16:00Z">
        <w:r>
          <w:rPr>
            <w:rFonts w:hint="eastAsia" w:ascii="Times New Roman"/>
          </w:rPr>
          <w:tab/>
        </w:r>
      </w:del>
      <w:r>
        <w:rPr>
          <w:rFonts w:hint="eastAsia" w:ascii="Times New Roman"/>
        </w:rPr>
        <w:t>XXX 《全渠道平台介入接口规范》</w:t>
      </w:r>
    </w:p>
    <w:p>
      <w:pPr>
        <w:pStyle w:val="66"/>
        <w:ind w:firstLine="420"/>
        <w:rPr>
          <w:rFonts w:ascii="Times New Roman"/>
        </w:rPr>
      </w:pPr>
    </w:p>
    <w:p>
      <w:pPr>
        <w:pStyle w:val="67"/>
        <w:spacing w:before="156" w:after="156"/>
        <w:rPr>
          <w:rFonts w:ascii="Times New Roman"/>
        </w:rPr>
      </w:pPr>
      <w:bookmarkStart w:id="11" w:name="_Toc331612748"/>
      <w:bookmarkStart w:id="12" w:name="_Toc350939340"/>
      <w:bookmarkStart w:id="13" w:name="_Toc397619842"/>
      <w:r>
        <w:rPr>
          <w:rFonts w:hint="eastAsia" w:ascii="Times New Roman"/>
        </w:rPr>
        <w:t>业务方案说明</w:t>
      </w:r>
      <w:bookmarkEnd w:id="11"/>
      <w:bookmarkEnd w:id="12"/>
      <w:bookmarkEnd w:id="13"/>
      <w:bookmarkStart w:id="14" w:name="_Toc115149761"/>
      <w:bookmarkEnd w:id="14"/>
      <w:bookmarkStart w:id="15" w:name="_Toc115214734"/>
      <w:bookmarkEnd w:id="15"/>
      <w:bookmarkStart w:id="16" w:name="_Toc115221697"/>
      <w:bookmarkEnd w:id="16"/>
      <w:bookmarkStart w:id="17" w:name="_Toc115227998"/>
      <w:bookmarkEnd w:id="17"/>
      <w:bookmarkStart w:id="18" w:name="_Toc115228176"/>
      <w:bookmarkEnd w:id="18"/>
      <w:bookmarkStart w:id="19" w:name="_Toc115221700"/>
      <w:bookmarkEnd w:id="19"/>
      <w:bookmarkStart w:id="20" w:name="_Toc115228001"/>
      <w:bookmarkEnd w:id="20"/>
      <w:bookmarkStart w:id="21" w:name="_Toc115228179"/>
      <w:bookmarkEnd w:id="21"/>
      <w:bookmarkStart w:id="22" w:name="_Toc115221702"/>
      <w:bookmarkEnd w:id="22"/>
      <w:bookmarkStart w:id="23" w:name="_Toc115228003"/>
      <w:bookmarkEnd w:id="23"/>
      <w:bookmarkStart w:id="24" w:name="_Toc115228181"/>
      <w:bookmarkEnd w:id="24"/>
      <w:bookmarkStart w:id="25" w:name="_Toc103346049"/>
      <w:bookmarkStart w:id="26" w:name="_Toc103496984"/>
      <w:bookmarkStart w:id="27" w:name="_Toc103842936"/>
      <w:bookmarkStart w:id="28" w:name="_Toc104035179"/>
      <w:bookmarkStart w:id="29" w:name="_Toc104189158"/>
      <w:bookmarkStart w:id="30" w:name="_Toc104189378"/>
      <w:bookmarkStart w:id="31" w:name="_Toc105831991"/>
      <w:bookmarkStart w:id="32" w:name="_Toc105986104"/>
      <w:bookmarkStart w:id="33" w:name="_Toc105987253"/>
      <w:bookmarkStart w:id="34" w:name="_Toc107656548"/>
      <w:bookmarkStart w:id="35" w:name="_Toc110220509"/>
      <w:bookmarkStart w:id="36" w:name="_Toc110220608"/>
      <w:bookmarkStart w:id="37" w:name="_Toc110220751"/>
      <w:bookmarkStart w:id="38" w:name="_Toc112161846"/>
      <w:bookmarkStart w:id="39" w:name="_Toc112473710"/>
      <w:bookmarkStart w:id="40" w:name="_Toc112484414"/>
      <w:bookmarkStart w:id="41" w:name="_Toc112484782"/>
      <w:bookmarkStart w:id="42" w:name="_Toc113941785"/>
    </w:p>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Pr>
        <w:pStyle w:val="68"/>
        <w:ind w:left="0"/>
      </w:pPr>
      <w:bookmarkStart w:id="43" w:name="_Toc347131189"/>
      <w:bookmarkStart w:id="44" w:name="_Toc350939341"/>
      <w:r>
        <w:rPr>
          <w:rFonts w:hint="eastAsia"/>
        </w:rPr>
        <w:t>应用场景</w:t>
      </w:r>
      <w:bookmarkEnd w:id="43"/>
      <w:bookmarkEnd w:id="44"/>
    </w:p>
    <w:p>
      <w:pPr>
        <w:numPr>
          <w:ilvl w:val="0"/>
          <w:numId w:val="0"/>
        </w:numPr>
        <w:ind w:right="-514" w:rightChars="-245" w:firstLine="420" w:firstLineChars="200"/>
        <w:rPr>
          <w:kern w:val="0"/>
          <w:szCs w:val="21"/>
        </w:rPr>
      </w:pPr>
      <w:r>
        <w:rPr>
          <w:rFonts w:hint="eastAsia"/>
          <w:kern w:val="0"/>
          <w:szCs w:val="21"/>
        </w:rPr>
        <w:t>网关产品主要适用于持卡人在商户网站B2C购物支付场景，持卡通过点击银联在线支付logo，并在银联在线支付网关完成支付信息录入，最终完成支付。</w:t>
      </w:r>
    </w:p>
    <w:p>
      <w:pPr>
        <w:numPr>
          <w:ilvl w:val="0"/>
          <w:numId w:val="0"/>
        </w:numPr>
        <w:ind w:right="-514" w:rightChars="-245" w:firstLine="420" w:firstLineChars="200"/>
        <w:rPr>
          <w:kern w:val="0"/>
          <w:szCs w:val="21"/>
        </w:rPr>
      </w:pPr>
      <w:r>
        <w:rPr>
          <w:rFonts w:hint="eastAsia"/>
          <w:kern w:val="0"/>
          <w:szCs w:val="21"/>
        </w:rPr>
        <w:t>从PC端发起的交易为WEB网关支付交易，从移动端发起的交易为WAP网关支付交易以及APP网关交易。</w:t>
      </w:r>
    </w:p>
    <w:p>
      <w:pPr>
        <w:numPr>
          <w:ilvl w:val="0"/>
          <w:numId w:val="0"/>
        </w:numPr>
        <w:ind w:right="-514" w:rightChars="-245" w:firstLine="420" w:firstLineChars="200"/>
      </w:pPr>
    </w:p>
    <w:p>
      <w:pPr>
        <w:pStyle w:val="68"/>
        <w:ind w:left="0"/>
      </w:pPr>
      <w:bookmarkStart w:id="45" w:name="_Toc347131190"/>
      <w:bookmarkStart w:id="46" w:name="_Toc350939342"/>
      <w:r>
        <w:rPr>
          <w:rFonts w:hint="eastAsia"/>
        </w:rPr>
        <w:t>业务流程</w:t>
      </w:r>
      <w:bookmarkEnd w:id="45"/>
      <w:bookmarkEnd w:id="46"/>
    </w:p>
    <w:p>
      <w:pPr>
        <w:numPr>
          <w:ilvl w:val="0"/>
          <w:numId w:val="0"/>
        </w:numPr>
        <w:ind w:right="-514" w:rightChars="-245" w:firstLine="420"/>
        <w:rPr>
          <w:kern w:val="0"/>
          <w:szCs w:val="21"/>
        </w:rPr>
      </w:pPr>
      <w:r>
        <w:rPr>
          <w:rFonts w:hint="eastAsia"/>
          <w:kern w:val="0"/>
          <w:szCs w:val="21"/>
        </w:rPr>
        <w:t>业务流程如下图所示：</w:t>
      </w:r>
    </w:p>
    <w:p>
      <w:pPr>
        <w:numPr>
          <w:ilvl w:val="0"/>
          <w:numId w:val="0"/>
        </w:numPr>
        <w:ind w:left="420"/>
      </w:pPr>
      <w:r>
        <w:rPr>
          <w:rFonts w:ascii="Times New Roman" w:hAnsi="Times New Roman" w:eastAsia="宋体" w:cs="Times New Roman"/>
          <w:kern w:val="2"/>
          <w:sz w:val="21"/>
          <w:szCs w:val="24"/>
          <w:lang w:val="en-US" w:eastAsia="zh-CN" w:bidi="ar-SA"/>
        </w:rPr>
        <w:object>
          <v:shape id="Picture 1" type="#_x0000_t75" style="height:305.25pt;width:492.5pt;rotation:0f;" o:ole="t"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o:OLEObject Type="Embed" ProgID="Visio.Drawing.11" ShapeID="Picture 1" DrawAspect="Content" ObjectID="_11" r:id="rId13"/>
        </w:object>
      </w:r>
    </w:p>
    <w:p>
      <w:pPr>
        <w:numPr>
          <w:ilvl w:val="0"/>
          <w:numId w:val="0"/>
        </w:numPr>
        <w:ind w:left="420"/>
      </w:pPr>
      <w:r>
        <w:rPr>
          <w:rFonts w:hint="eastAsia"/>
        </w:rPr>
        <w:t>流程说明：</w:t>
      </w:r>
    </w:p>
    <w:p>
      <w:pPr>
        <w:pStyle w:val="120"/>
        <w:numPr>
          <w:numId w:val="15"/>
        </w:numPr>
        <w:tabs>
          <w:tab w:val="left" w:pos="360"/>
        </w:tabs>
        <w:ind w:left="426" w:hanging="6" w:firstLineChars="0"/>
        <w:jc w:val="left"/>
        <w:rPr>
          <w:kern w:val="0"/>
        </w:rPr>
        <w:pPrChange w:id="7" w:author="吴潇" w:date="2014-12-18T15:55:00Z">
          <w:pPr>
            <w:pStyle w:val="120"/>
            <w:numPr>
              <w:numId w:val="15"/>
            </w:numPr>
            <w:tabs>
              <w:tab w:val="left" w:pos="360"/>
              <w:tab w:val="clear" w:pos="784"/>
            </w:tabs>
            <w:ind w:left="1155" w:hanging="735" w:firstLineChars="0"/>
            <w:jc w:val="left"/>
          </w:pPr>
        </w:pPrChange>
      </w:pPr>
      <w:r>
        <w:rPr>
          <w:rFonts w:hint="eastAsia"/>
          <w:kern w:val="0"/>
        </w:rPr>
        <w:t>持卡人在商户网站选定商品并下单，在商户支付页面选择银联图标，进行支付；</w:t>
      </w:r>
    </w:p>
    <w:p>
      <w:pPr>
        <w:pStyle w:val="120"/>
        <w:numPr>
          <w:numId w:val="15"/>
        </w:numPr>
        <w:tabs>
          <w:tab w:val="left" w:pos="360"/>
        </w:tabs>
        <w:ind w:left="426" w:hanging="6" w:firstLineChars="0"/>
        <w:jc w:val="left"/>
        <w:pPrChange w:id="8" w:author="吴潇" w:date="2014-12-18T15:55:00Z">
          <w:pPr>
            <w:pStyle w:val="120"/>
            <w:numPr>
              <w:numId w:val="15"/>
            </w:numPr>
            <w:tabs>
              <w:tab w:val="left" w:pos="360"/>
              <w:tab w:val="clear" w:pos="784"/>
            </w:tabs>
            <w:ind w:left="1155" w:hanging="735" w:firstLineChars="0"/>
            <w:jc w:val="left"/>
          </w:pPr>
        </w:pPrChange>
      </w:pPr>
      <w:r>
        <w:rPr>
          <w:rFonts w:hint="eastAsia"/>
          <w:kern w:val="0"/>
        </w:rPr>
        <w:t>商户按照“消费类交易（前台跳转）”接口组织报文，通过用户浏览器，发送给银联在线；</w:t>
      </w:r>
    </w:p>
    <w:p>
      <w:pPr>
        <w:pStyle w:val="120"/>
        <w:numPr>
          <w:numId w:val="15"/>
        </w:numPr>
        <w:tabs>
          <w:tab w:val="left" w:pos="360"/>
        </w:tabs>
        <w:ind w:left="426" w:hanging="6" w:firstLineChars="0"/>
        <w:jc w:val="left"/>
        <w:pPrChange w:id="9" w:author="吴潇" w:date="2014-12-18T15:55:00Z">
          <w:pPr>
            <w:pStyle w:val="120"/>
            <w:numPr>
              <w:numId w:val="15"/>
            </w:numPr>
            <w:tabs>
              <w:tab w:val="left" w:pos="360"/>
              <w:tab w:val="clear" w:pos="784"/>
            </w:tabs>
            <w:ind w:left="1155" w:hanging="735" w:firstLineChars="0"/>
            <w:jc w:val="left"/>
          </w:pPr>
        </w:pPrChange>
      </w:pPr>
      <w:r>
        <w:rPr>
          <w:rFonts w:hint="eastAsia"/>
        </w:rPr>
        <w:t>持卡人在银联界面上输入支付信息，提交支付；</w:t>
      </w:r>
    </w:p>
    <w:p>
      <w:pPr>
        <w:pStyle w:val="120"/>
        <w:numPr>
          <w:numId w:val="15"/>
        </w:numPr>
        <w:tabs>
          <w:tab w:val="left" w:pos="360"/>
        </w:tabs>
        <w:ind w:left="426" w:hanging="6" w:firstLineChars="0"/>
        <w:jc w:val="left"/>
        <w:pPrChange w:id="10" w:author="吴潇" w:date="2014-12-18T15:56:00Z">
          <w:pPr>
            <w:pStyle w:val="120"/>
            <w:numPr>
              <w:numId w:val="15"/>
            </w:numPr>
            <w:tabs>
              <w:tab w:val="left" w:pos="360"/>
              <w:tab w:val="clear" w:pos="784"/>
            </w:tabs>
            <w:ind w:left="1155" w:hanging="735" w:firstLineChars="0"/>
            <w:jc w:val="left"/>
          </w:pPr>
        </w:pPrChange>
      </w:pPr>
      <w:r>
        <w:rPr>
          <w:rFonts w:hint="eastAsia"/>
        </w:rPr>
        <w:t>银联向银行发起交易，接收银行应答；</w:t>
      </w:r>
    </w:p>
    <w:p>
      <w:pPr>
        <w:pStyle w:val="120"/>
        <w:numPr>
          <w:numId w:val="15"/>
        </w:numPr>
        <w:tabs>
          <w:tab w:val="left" w:pos="360"/>
        </w:tabs>
        <w:ind w:left="426" w:hanging="6" w:firstLineChars="0"/>
        <w:jc w:val="left"/>
        <w:pPrChange w:id="11" w:author="吴潇" w:date="2014-12-18T15:56:00Z">
          <w:pPr>
            <w:pStyle w:val="120"/>
            <w:numPr>
              <w:numId w:val="15"/>
            </w:numPr>
            <w:tabs>
              <w:tab w:val="left" w:pos="360"/>
              <w:tab w:val="clear" w:pos="784"/>
            </w:tabs>
            <w:ind w:left="1155" w:hanging="735" w:firstLineChars="0"/>
            <w:jc w:val="left"/>
          </w:pPr>
        </w:pPrChange>
      </w:pPr>
      <w:r>
        <w:rPr>
          <w:rFonts w:hint="eastAsia"/>
        </w:rPr>
        <w:t>银联将支付结果通过用户浏览器跳转回商户；</w:t>
      </w:r>
    </w:p>
    <w:p>
      <w:pPr>
        <w:pStyle w:val="120"/>
        <w:numPr>
          <w:ilvl w:val="0"/>
          <w:numId w:val="15"/>
        </w:numPr>
        <w:tabs>
          <w:tab w:val="left" w:pos="360"/>
        </w:tabs>
        <w:ind w:left="0" w:firstLine="420" w:firstLineChars="0"/>
        <w:jc w:val="left"/>
      </w:pPr>
      <w:r>
        <w:rPr>
          <w:rFonts w:hint="eastAsia"/>
        </w:rPr>
        <w:t>若支付成功，则银联将交易结果以后台通知方式，发送给商户（后台通知报文同前台跳转应答报文）；</w:t>
      </w:r>
    </w:p>
    <w:p>
      <w:pPr>
        <w:pStyle w:val="120"/>
        <w:numPr>
          <w:ilvl w:val="0"/>
          <w:numId w:val="15"/>
        </w:numPr>
        <w:tabs>
          <w:tab w:val="left" w:pos="360"/>
        </w:tabs>
        <w:ind w:left="0" w:firstLine="420" w:firstLineChars="0"/>
        <w:jc w:val="left"/>
      </w:pPr>
      <w:r>
        <w:rPr>
          <w:rFonts w:hint="eastAsia"/>
        </w:rPr>
        <w:t>商户若未收到交易结果，则商户按照“交易状态查询接口”向银联发起交易查询交易，以确定消费交易的状态；</w:t>
      </w:r>
    </w:p>
    <w:p>
      <w:pPr>
        <w:pStyle w:val="120"/>
        <w:numPr>
          <w:numId w:val="15"/>
        </w:numPr>
        <w:tabs>
          <w:tab w:val="left" w:pos="360"/>
        </w:tabs>
        <w:ind w:left="426" w:hanging="6" w:firstLineChars="0"/>
        <w:jc w:val="left"/>
        <w:pPrChange w:id="12" w:author="吴潇" w:date="2014-12-18T15:56:00Z">
          <w:pPr>
            <w:pStyle w:val="120"/>
            <w:numPr>
              <w:numId w:val="15"/>
            </w:numPr>
            <w:tabs>
              <w:tab w:val="left" w:pos="360"/>
              <w:tab w:val="clear" w:pos="784"/>
            </w:tabs>
            <w:ind w:left="1155" w:hanging="735" w:firstLineChars="0"/>
            <w:jc w:val="left"/>
          </w:pPr>
        </w:pPrChange>
      </w:pPr>
      <w:r>
        <w:rPr>
          <w:rFonts w:hint="eastAsia"/>
        </w:rPr>
        <w:t>银联收到交易状态查询交易时，将同步返回该笔消费交易的交易结果。</w:t>
      </w:r>
    </w:p>
    <w:p>
      <w:pPr>
        <w:numPr>
          <w:ilvl w:val="0"/>
          <w:numId w:val="0"/>
        </w:numPr>
        <w:ind w:left="420"/>
      </w:pPr>
      <w:r>
        <w:rPr>
          <w:rFonts w:hint="eastAsia"/>
        </w:rPr>
        <w:t>其他：</w:t>
      </w:r>
    </w:p>
    <w:p>
      <w:pPr>
        <w:numPr>
          <w:ilvl w:val="0"/>
          <w:numId w:val="0"/>
        </w:numPr>
        <w:ind w:firstLine="420" w:firstLineChars="200"/>
      </w:pPr>
      <w:r>
        <w:rPr>
          <w:rFonts w:hint="eastAsia"/>
        </w:rPr>
        <w:t>若持卡人或商户需要进行退款，则商户按照“消费撤销类交易”、“退货类交易”接口发起消费撤销交易（仅限当日、全额退款）或退货交易（当日、非当日均可发起）。</w:t>
      </w:r>
    </w:p>
    <w:p>
      <w:pPr>
        <w:numPr>
          <w:ilvl w:val="0"/>
          <w:numId w:val="0"/>
        </w:numPr>
        <w:ind w:left="420"/>
      </w:pPr>
      <w:r>
        <w:rPr>
          <w:rFonts w:hint="eastAsia"/>
        </w:rPr>
        <w:t>商户也可通过“文件传输类交易”接口实现对账文件下载的功能。</w:t>
      </w:r>
    </w:p>
    <w:p>
      <w:pPr>
        <w:numPr>
          <w:ilvl w:val="0"/>
          <w:numId w:val="0"/>
        </w:numPr>
        <w:ind w:left="420"/>
      </w:pPr>
    </w:p>
    <w:p>
      <w:pPr>
        <w:pStyle w:val="67"/>
        <w:spacing w:before="156" w:after="156"/>
        <w:rPr>
          <w:rFonts w:ascii="Times New Roman"/>
        </w:rPr>
      </w:pPr>
      <w:bookmarkStart w:id="47" w:name="_Toc397619843"/>
      <w:r>
        <w:rPr>
          <w:rFonts w:hint="eastAsia" w:ascii="Times New Roman"/>
        </w:rPr>
        <w:t>总体技术方案</w:t>
      </w:r>
      <w:bookmarkEnd w:id="47"/>
    </w:p>
    <w:p>
      <w:pPr>
        <w:pStyle w:val="68"/>
        <w:ind w:left="0"/>
      </w:pPr>
      <w:r>
        <w:rPr>
          <w:rFonts w:hint="eastAsia"/>
        </w:rPr>
        <w:t>交易模式</w:t>
      </w:r>
    </w:p>
    <w:p>
      <w:pPr>
        <w:pStyle w:val="66"/>
        <w:ind w:firstLine="420"/>
      </w:pPr>
      <w:r>
        <w:rPr>
          <w:rFonts w:hint="eastAsia"/>
        </w:rPr>
        <w:t>按交易模式进行分类，全渠道平台支持的交易可分为前台类交易、后台资金类类交易、后台非资金类交易、查询类交易、批量类交易。</w:t>
      </w:r>
    </w:p>
    <w:p>
      <w:pPr>
        <w:pStyle w:val="69"/>
      </w:pPr>
      <w:bookmarkStart w:id="48" w:name="_Toc347085104"/>
      <w:bookmarkStart w:id="49" w:name="_Toc393199687"/>
      <w:r>
        <w:rPr>
          <w:rFonts w:hint="eastAsia"/>
        </w:rPr>
        <w:t>前台类交易</w:t>
      </w:r>
      <w:bookmarkEnd w:id="48"/>
      <w:bookmarkEnd w:id="49"/>
    </w:p>
    <w:p>
      <w:pPr>
        <w:pStyle w:val="66"/>
        <w:ind w:firstLine="420"/>
        <w:rPr>
          <w:rFonts w:ascii="Times New Roman"/>
        </w:rPr>
      </w:pPr>
      <w:r>
        <w:rPr>
          <w:rFonts w:hint="eastAsia" w:ascii="Times New Roman"/>
        </w:rPr>
        <w:t>前台类交易是指交易请求方（如商户、收单机构）与</w:t>
      </w:r>
      <w:r>
        <w:rPr>
          <w:rFonts w:ascii="Times New Roman"/>
        </w:rPr>
        <w:t>全渠道平台</w:t>
      </w:r>
      <w:r>
        <w:rPr>
          <w:rFonts w:hint="eastAsia" w:ascii="Times New Roman"/>
        </w:rPr>
        <w:t>之间的交易信息通过用户浏览器进行传递的交易，是一种异步的、需要持卡人参与完成的交易类型。对于涉及金额的前台类交易（即交易请求中有金额字段），</w:t>
      </w:r>
      <w:r>
        <w:rPr>
          <w:rFonts w:ascii="Times New Roman"/>
        </w:rPr>
        <w:t>全渠道平台</w:t>
      </w:r>
      <w:r>
        <w:rPr>
          <w:rFonts w:hint="eastAsia" w:ascii="Times New Roman"/>
        </w:rPr>
        <w:t>系统均会给请求方后台通知，请求方也必须实现接收后台通知。</w:t>
      </w:r>
    </w:p>
    <w:p>
      <w:pPr>
        <w:pStyle w:val="66"/>
        <w:ind w:firstLine="420"/>
        <w:rPr>
          <w:rFonts w:ascii="Times New Roman"/>
        </w:rPr>
      </w:pPr>
      <w:r>
        <w:rPr>
          <w:rFonts w:hint="eastAsia" w:ascii="Times New Roman"/>
        </w:rPr>
        <w:t>对于交易状态未知的交易请求方必须发起交易状态查询交易。</w:t>
      </w:r>
    </w:p>
    <w:p>
      <w:pPr>
        <w:pStyle w:val="66"/>
        <w:ind w:firstLine="420"/>
        <w:rPr>
          <w:rFonts w:ascii="Times New Roman"/>
        </w:rPr>
      </w:pPr>
      <w:r>
        <w:rPr>
          <w:rFonts w:hint="eastAsia" w:ascii="Times New Roman"/>
        </w:rPr>
        <w:t>普通的前台类交易的交易处理流程如下：</w:t>
      </w:r>
    </w:p>
    <w:p>
      <w:pPr>
        <w:pStyle w:val="66"/>
        <w:keepNext/>
        <w:ind w:firstLine="0" w:firstLineChars="0"/>
        <w:jc w:val="center"/>
      </w:pPr>
      <w:r>
        <w:rPr>
          <w:rFonts w:ascii="宋体" w:hAnsi="Times New Roman" w:eastAsia="宋体" w:cs="Times New Roman"/>
          <w:sz w:val="21"/>
          <w:lang w:val="en-US" w:eastAsia="zh-CN" w:bidi="ar-SA"/>
        </w:rPr>
        <w:object>
          <v:shape id="Picture 2" type="#_x0000_t75" style="height:208.5pt;width:415.5pt;rotation:0f;" o:ole="t"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o:OLEObject Type="Embed" ProgID="Visio.Drawing.11" ShapeID="Picture 2" DrawAspect="Content" ObjectID="_12" r:id="rId15"/>
        </w:object>
      </w:r>
    </w:p>
    <w:p>
      <w:pPr>
        <w:pStyle w:val="23"/>
        <w:numPr>
          <w:numId w:val="0"/>
        </w:numPr>
        <w:tabs>
          <w:tab w:val="left" w:pos="784"/>
        </w:tabs>
        <w:jc w:val="center"/>
        <w:rPr>
          <w:del w:id="13" w:author="齐宁" w:date="2014-09-28T19:18:00Z"/>
        </w:rPr>
      </w:pPr>
      <w:del w:id="14" w:author="齐宁" w:date="2014-09-28T19:18:00Z">
        <w:r>
          <w:rPr>
            <w:rFonts w:hint="eastAsia"/>
          </w:rPr>
          <w:delText xml:space="preserve">图 </w:delText>
        </w:r>
      </w:del>
      <w:del w:id="15" w:author="齐宁" w:date="2014-09-28T19:18:00Z">
        <w:r>
          <w:rPr/>
          <w:fldChar w:fldCharType="begin"/>
        </w:r>
      </w:del>
      <w:del w:id="16" w:author="齐宁" w:date="2014-09-28T19:18:00Z">
        <w:r>
          <w:rPr/>
          <w:fldChar w:fldCharType="separate"/>
        </w:r>
      </w:del>
      <w:del w:id="17" w:author="齐宁" w:date="2014-09-28T19:18:00Z">
        <w:r>
          <w:rPr/>
          <w:delText>1</w:delText>
        </w:r>
      </w:del>
      <w:del w:id="18" w:author="齐宁" w:date="2014-09-28T19:18:00Z">
        <w:r>
          <w:rPr/>
          <w:fldChar w:fldCharType="end"/>
        </w:r>
      </w:del>
      <w:del w:id="19" w:author="齐宁" w:date="2014-09-28T19:18:00Z">
        <w:r>
          <w:rPr>
            <w:rFonts w:hint="eastAsia"/>
          </w:rPr>
          <w:delText>前台类交易流程</w:delText>
        </w:r>
      </w:del>
    </w:p>
    <w:p>
      <w:pPr>
        <w:numPr>
          <w:ilvl w:val="0"/>
          <w:numId w:val="0"/>
        </w:numPr>
        <w:ind w:firstLine="420" w:firstLineChars="200"/>
      </w:pPr>
      <w:r>
        <w:rPr>
          <w:rFonts w:hint="eastAsia"/>
        </w:rPr>
        <w:t>交易步骤：</w:t>
      </w:r>
    </w:p>
    <w:p>
      <w:pPr>
        <w:numPr>
          <w:ilvl w:val="0"/>
          <w:numId w:val="16"/>
        </w:numPr>
      </w:pPr>
      <w:r>
        <w:rPr>
          <w:rFonts w:hint="eastAsia"/>
        </w:rPr>
        <w:t>持卡人选择商品进行支付；</w:t>
      </w:r>
    </w:p>
    <w:p>
      <w:pPr>
        <w:numPr>
          <w:ilvl w:val="0"/>
          <w:numId w:val="16"/>
        </w:numPr>
      </w:pPr>
      <w:r>
        <w:rPr>
          <w:rFonts w:hint="eastAsia"/>
        </w:rPr>
        <w:t>商户组织交易报文，通过浏览器发送给银联全渠道系统；</w:t>
      </w:r>
    </w:p>
    <w:p>
      <w:pPr>
        <w:numPr>
          <w:ilvl w:val="0"/>
          <w:numId w:val="16"/>
        </w:numPr>
      </w:pPr>
      <w:r>
        <w:rPr>
          <w:rFonts w:hint="eastAsia"/>
        </w:rPr>
        <w:t>持卡人在银联全渠道支付系统页面中输入相关交易信息；</w:t>
      </w:r>
    </w:p>
    <w:p>
      <w:pPr>
        <w:numPr>
          <w:ilvl w:val="0"/>
          <w:numId w:val="16"/>
        </w:numPr>
      </w:pPr>
      <w:r>
        <w:rPr>
          <w:rFonts w:hint="eastAsia"/>
        </w:rPr>
        <w:t>全渠道系统完成用户的交易处理；</w:t>
      </w:r>
    </w:p>
    <w:p>
      <w:pPr>
        <w:numPr>
          <w:ilvl w:val="0"/>
          <w:numId w:val="16"/>
        </w:numPr>
      </w:pPr>
      <w:r>
        <w:rPr>
          <w:rFonts w:hint="eastAsia"/>
        </w:rPr>
        <w:t>银联全渠道系统，组装交易结果报文，通过浏览器跳转回商户；（非资金类交易流程至此结束）</w:t>
      </w:r>
    </w:p>
    <w:p>
      <w:pPr>
        <w:numPr>
          <w:ilvl w:val="0"/>
          <w:numId w:val="16"/>
        </w:numPr>
      </w:pPr>
      <w:r>
        <w:rPr>
          <w:rFonts w:hint="eastAsia"/>
        </w:rPr>
        <w:t>涉及资金类的交易，全渠道系统发送后台通知给商户。</w:t>
      </w:r>
    </w:p>
    <w:p>
      <w:pPr>
        <w:numPr>
          <w:ilvl w:val="0"/>
          <w:numId w:val="16"/>
        </w:numPr>
      </w:pPr>
      <w:r>
        <w:rPr>
          <w:rFonts w:hint="eastAsia"/>
        </w:rPr>
        <w:t>如果商户未收到交易结果，可通过向全渠道系统发起交易状态查询，查询交易处理结果。</w:t>
      </w:r>
    </w:p>
    <w:p>
      <w:pPr>
        <w:numPr>
          <w:ilvl w:val="0"/>
          <w:numId w:val="0"/>
        </w:numPr>
        <w:ind w:firstLine="420" w:firstLineChars="200"/>
      </w:pPr>
      <w:r>
        <w:rPr>
          <w:rFonts w:hint="eastAsia"/>
        </w:rPr>
        <w:t>相关说明：</w:t>
      </w:r>
    </w:p>
    <w:p>
      <w:pPr>
        <w:numPr>
          <w:ilvl w:val="0"/>
          <w:numId w:val="0"/>
        </w:numPr>
        <w:ind w:firstLine="420" w:firstLineChars="200"/>
      </w:pPr>
      <w:r>
        <w:rPr>
          <w:rFonts w:hint="eastAsia"/>
        </w:rPr>
        <w:t>1、</w:t>
      </w:r>
      <w:r>
        <w:rPr>
          <w:rFonts w:hint="eastAsia"/>
        </w:rPr>
        <w:tab/>
      </w:r>
      <w:r>
        <w:rPr>
          <w:rFonts w:hint="eastAsia"/>
        </w:rPr>
        <w:t>每个交易需要的报文要素是不一样的，具体每个交易需要的要求，请查看本规范第二部分；</w:t>
      </w:r>
    </w:p>
    <w:p>
      <w:pPr>
        <w:numPr>
          <w:ilvl w:val="0"/>
          <w:numId w:val="0"/>
        </w:numPr>
        <w:ind w:firstLine="420" w:firstLineChars="200"/>
      </w:pPr>
      <w:r>
        <w:rPr>
          <w:rFonts w:hint="eastAsia"/>
        </w:rPr>
        <w:t>2、</w:t>
      </w:r>
      <w:r>
        <w:rPr>
          <w:rFonts w:hint="eastAsia"/>
        </w:rPr>
        <w:tab/>
      </w:r>
      <w:r>
        <w:rPr>
          <w:rFonts w:hint="eastAsia"/>
        </w:rPr>
        <w:t>图中第5步前台应答返回的URL为请求报文中的“frontUrl”字段指定的URL；</w:t>
      </w:r>
    </w:p>
    <w:p>
      <w:pPr>
        <w:numPr>
          <w:ilvl w:val="0"/>
          <w:numId w:val="0"/>
        </w:numPr>
        <w:ind w:firstLine="420" w:firstLineChars="200"/>
      </w:pPr>
      <w:r>
        <w:rPr>
          <w:rFonts w:hint="eastAsia"/>
        </w:rPr>
        <w:t>3、</w:t>
      </w:r>
      <w:r>
        <w:rPr>
          <w:rFonts w:hint="eastAsia"/>
        </w:rPr>
        <w:tab/>
      </w:r>
      <w:r>
        <w:rPr>
          <w:rFonts w:hint="eastAsia"/>
        </w:rPr>
        <w:t>图中第6步后台应答返回的URL为请求报文中的“backUrl”字段指定的URL。</w:t>
      </w:r>
    </w:p>
    <w:p>
      <w:pPr>
        <w:numPr>
          <w:ilvl w:val="0"/>
          <w:numId w:val="0"/>
        </w:numPr>
        <w:ind w:firstLine="420" w:firstLineChars="200"/>
        <w:rPr>
          <w:del w:id="20" w:author="齐宁" w:date="2014-09-30T10:43:00Z"/>
        </w:rPr>
      </w:pPr>
      <w:del w:id="21" w:author="齐宁" w:date="2014-09-30T10:43:00Z">
        <w:r>
          <w:rPr>
            <w:rFonts w:hint="eastAsia"/>
          </w:rPr>
          <w:delText>移动支付订单推送的交易流程是一种特殊的前台类交易，其交易流程如下：</w:delText>
        </w:r>
      </w:del>
    </w:p>
    <w:p>
      <w:pPr>
        <w:keepNext/>
        <w:numPr>
          <w:ilvl w:val="0"/>
          <w:numId w:val="0"/>
        </w:numPr>
        <w:jc w:val="center"/>
        <w:rPr>
          <w:del w:id="22" w:author="齐宁" w:date="2014-09-30T10:43:00Z"/>
        </w:rPr>
      </w:pPr>
      <w:del w:id="23" w:author="齐宁" w:date="2014-09-30T10:43:00Z">
        <w:bookmarkStart w:id="50" w:name="_MON_1414853807"/>
        <w:bookmarkEnd w:id="50"/>
      </w:del>
      <w:del w:id="24" w:author="齐宁" w:date="2014-09-30T10:43:00Z"/>
      <w:del w:id="25" w:author="齐宁" w:date="2014-09-30T10:43:00Z"/>
      <w:del w:id="26" w:author="齐宁" w:date="2014-09-30T10:43:00Z">
        <w:r>
          <w:rPr>
            <w:rFonts w:ascii="Times New Roman" w:hAnsi="Times New Roman" w:eastAsia="宋体" w:cs="Times New Roman"/>
            <w:kern w:val="2"/>
            <w:sz w:val="21"/>
            <w:szCs w:val="24"/>
            <w:lang w:val="en-US" w:eastAsia="zh-CN" w:bidi="ar-SA"/>
          </w:rPr>
          <w:object>
            <v:shape id="Picture 3" type="#_x0000_t75" style="height:306.75pt;width:396pt;rotation:0f;" o:ole="t"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o:OLEObject Type="Embed" ProgID="Visio.Drawing.11" ShapeID="Picture 3" DrawAspect="Content" ObjectID="_13" r:id="rId17"/>
          </w:object>
        </w:r>
      </w:del>
      <w:del w:id="28" w:author="齐宁" w:date="2014-09-30T10:43:00Z"/>
    </w:p>
    <w:p>
      <w:pPr>
        <w:pStyle w:val="23"/>
        <w:numPr>
          <w:numId w:val="0"/>
        </w:numPr>
        <w:tabs>
          <w:tab w:val="left" w:pos="784"/>
        </w:tabs>
        <w:jc w:val="center"/>
        <w:rPr>
          <w:del w:id="29" w:author="齐宁" w:date="2014-09-28T19:18:00Z"/>
        </w:rPr>
      </w:pPr>
      <w:del w:id="30" w:author="齐宁" w:date="2014-09-28T19:18:00Z">
        <w:r>
          <w:rPr>
            <w:rFonts w:hint="eastAsia"/>
          </w:rPr>
          <w:delText xml:space="preserve">图1- </w:delText>
        </w:r>
      </w:del>
      <w:del w:id="31" w:author="齐宁" w:date="2014-09-28T19:18:00Z">
        <w:r>
          <w:rPr/>
          <w:fldChar w:fldCharType="begin"/>
        </w:r>
      </w:del>
      <w:del w:id="32" w:author="齐宁" w:date="2014-09-28T19:18:00Z">
        <w:r>
          <w:rPr/>
          <w:fldChar w:fldCharType="separate"/>
        </w:r>
      </w:del>
      <w:del w:id="33" w:author="齐宁" w:date="2014-09-28T19:18:00Z">
        <w:r>
          <w:rPr/>
          <w:delText>2</w:delText>
        </w:r>
      </w:del>
      <w:del w:id="34" w:author="齐宁" w:date="2014-09-28T19:18:00Z">
        <w:r>
          <w:rPr/>
          <w:fldChar w:fldCharType="end"/>
        </w:r>
      </w:del>
      <w:del w:id="35" w:author="齐宁" w:date="2014-09-28T19:18:00Z">
        <w:r>
          <w:rPr>
            <w:rFonts w:hint="eastAsia"/>
          </w:rPr>
          <w:delText xml:space="preserve"> 移动支付订单推送的交易流程</w:delText>
        </w:r>
      </w:del>
    </w:p>
    <w:p>
      <w:pPr>
        <w:numPr>
          <w:ilvl w:val="0"/>
          <w:numId w:val="0"/>
        </w:numPr>
        <w:ind w:firstLine="420" w:firstLineChars="200"/>
        <w:rPr>
          <w:del w:id="36" w:author="齐宁" w:date="2014-09-30T10:43:00Z"/>
        </w:rPr>
      </w:pPr>
      <w:del w:id="37" w:author="齐宁" w:date="2014-09-30T10:43:00Z">
        <w:r>
          <w:rPr>
            <w:rFonts w:hint="eastAsia"/>
          </w:rPr>
          <w:delText>交易步骤：</w:delText>
        </w:r>
      </w:del>
    </w:p>
    <w:p>
      <w:pPr>
        <w:numPr>
          <w:ilvl w:val="0"/>
          <w:numId w:val="0"/>
        </w:numPr>
        <w:ind w:firstLine="420" w:firstLineChars="200"/>
        <w:rPr>
          <w:del w:id="38" w:author="齐宁" w:date="2014-09-30T10:43:00Z"/>
        </w:rPr>
      </w:pPr>
      <w:del w:id="39" w:author="齐宁" w:date="2014-09-30T10:43:00Z">
        <w:r>
          <w:rPr>
            <w:rFonts w:hint="eastAsia"/>
          </w:rPr>
          <w:delText>1、浏览并选购商品：用户通过手机客户端与商户系统交互浏览选购商品，客户端向商户系统发送购买商品请求数据。</w:delText>
        </w:r>
      </w:del>
    </w:p>
    <w:p>
      <w:pPr>
        <w:numPr>
          <w:ilvl w:val="0"/>
          <w:numId w:val="0"/>
        </w:numPr>
        <w:ind w:firstLine="420" w:firstLineChars="200"/>
        <w:rPr>
          <w:del w:id="40" w:author="齐宁" w:date="2014-09-30T10:43:00Z"/>
        </w:rPr>
      </w:pPr>
      <w:del w:id="41" w:author="齐宁" w:date="2014-09-30T10:43:00Z">
        <w:r>
          <w:rPr>
            <w:rFonts w:hint="eastAsia"/>
          </w:rPr>
          <w:delText>2、生成并推送订单信息请求数据：商户系统根据选购商品请求数据生成订单数据集，把构造完成的订单信息数据集合按照移动支付系统的订单信息推送接口，通过商户后台提交（POST）的方式传递给移动支付系统。</w:delText>
        </w:r>
      </w:del>
    </w:p>
    <w:p>
      <w:pPr>
        <w:numPr>
          <w:ilvl w:val="0"/>
          <w:numId w:val="0"/>
        </w:numPr>
        <w:ind w:firstLine="424" w:firstLineChars="202"/>
        <w:rPr>
          <w:del w:id="42" w:author="齐宁" w:date="2014-09-30T10:43:00Z"/>
        </w:rPr>
      </w:pPr>
      <w:del w:id="43" w:author="齐宁" w:date="2014-09-30T10:43:00Z">
        <w:r>
          <w:rPr>
            <w:rFonts w:hint="eastAsia"/>
          </w:rPr>
          <w:delText>3、移动支付系统对请求数据进行处理：移动支付系统得到这些集合后，会先进行安全校验等验证，一系列验证通过后便会处理这次发送过来的数据请求。</w:delText>
        </w:r>
      </w:del>
    </w:p>
    <w:p>
      <w:pPr>
        <w:numPr>
          <w:ilvl w:val="0"/>
          <w:numId w:val="0"/>
        </w:numPr>
        <w:ind w:left="420"/>
        <w:rPr>
          <w:del w:id="44" w:author="齐宁" w:date="2014-09-30T10:43:00Z"/>
        </w:rPr>
      </w:pPr>
      <w:del w:id="45" w:author="齐宁" w:date="2014-09-30T10:43:00Z">
        <w:r>
          <w:rPr>
            <w:rFonts w:hint="eastAsia"/>
          </w:rPr>
          <w:delText>4、返回交易流水号：移动支付系统返回商户系统交易流水号应答。</w:delText>
        </w:r>
      </w:del>
    </w:p>
    <w:p>
      <w:pPr>
        <w:numPr>
          <w:ilvl w:val="0"/>
          <w:numId w:val="0"/>
        </w:numPr>
        <w:ind w:left="420"/>
        <w:rPr>
          <w:del w:id="46" w:author="齐宁" w:date="2014-09-30T10:43:00Z"/>
        </w:rPr>
      </w:pPr>
      <w:del w:id="47" w:author="齐宁" w:date="2014-09-30T10:43:00Z">
        <w:r>
          <w:rPr>
            <w:rFonts w:hint="eastAsia"/>
          </w:rPr>
          <w:delText>5、转发交易流水号：商户系统转发交易流水号至手机客户端。</w:delText>
        </w:r>
      </w:del>
    </w:p>
    <w:p>
      <w:pPr>
        <w:numPr>
          <w:ilvl w:val="0"/>
          <w:numId w:val="0"/>
        </w:numPr>
        <w:ind w:firstLine="420" w:firstLineChars="200"/>
        <w:rPr>
          <w:del w:id="48" w:author="齐宁" w:date="2014-09-30T10:43:00Z"/>
        </w:rPr>
      </w:pPr>
      <w:del w:id="49" w:author="齐宁" w:date="2014-09-30T10:43:00Z">
        <w:r>
          <w:rPr>
            <w:rFonts w:hint="eastAsia"/>
          </w:rPr>
          <w:delText>6、调用支付控件，发起支付请求数据：手机客户端收到交易流水号等要素，调起支付控件，用户输入支付信息后，客户端按照移动支付系统的支付接口规则组装并发送支付请求数据至移动支付系统。</w:delText>
        </w:r>
      </w:del>
    </w:p>
    <w:p>
      <w:pPr>
        <w:numPr>
          <w:ilvl w:val="0"/>
          <w:numId w:val="0"/>
        </w:numPr>
        <w:ind w:firstLine="420" w:firstLineChars="200"/>
        <w:rPr>
          <w:del w:id="50" w:author="齐宁" w:date="2014-09-30T10:43:00Z"/>
        </w:rPr>
      </w:pPr>
      <w:del w:id="51" w:author="齐宁" w:date="2014-09-30T10:43:00Z">
        <w:r>
          <w:rPr>
            <w:rFonts w:hint="eastAsia"/>
          </w:rPr>
          <w:delText>7、移动支付系统对请求数据进行处理：移动支付系统得到这些集合后，会先进行安全校验等验证，一系列验证通过后便会处理这次发送过来的数据请求。</w:delText>
        </w:r>
      </w:del>
    </w:p>
    <w:p>
      <w:pPr>
        <w:numPr>
          <w:ilvl w:val="0"/>
          <w:numId w:val="0"/>
        </w:numPr>
        <w:ind w:left="420"/>
        <w:rPr>
          <w:del w:id="52" w:author="齐宁" w:date="2014-09-30T10:43:00Z"/>
        </w:rPr>
      </w:pPr>
      <w:del w:id="53" w:author="齐宁" w:date="2014-09-30T10:43:00Z">
        <w:r>
          <w:rPr>
            <w:rFonts w:hint="eastAsia"/>
          </w:rPr>
          <w:delText>8、返回支付结果：移动支付系统返回结果至手机客户端。</w:delText>
        </w:r>
      </w:del>
    </w:p>
    <w:p>
      <w:pPr>
        <w:numPr>
          <w:ilvl w:val="0"/>
          <w:numId w:val="0"/>
        </w:numPr>
        <w:ind w:left="420"/>
        <w:rPr>
          <w:del w:id="54" w:author="齐宁" w:date="2014-09-30T10:43:00Z"/>
        </w:rPr>
      </w:pPr>
      <w:del w:id="55" w:author="齐宁" w:date="2014-09-30T10:43:00Z">
        <w:r>
          <w:rPr>
            <w:rFonts w:hint="eastAsia"/>
          </w:rPr>
          <w:delText>9、返回支付结果：手机客户端发送前台支付结果通知（参数frontEndUrl）。</w:delText>
        </w:r>
      </w:del>
    </w:p>
    <w:p>
      <w:pPr>
        <w:numPr>
          <w:ilvl w:val="0"/>
          <w:numId w:val="0"/>
        </w:numPr>
        <w:ind w:firstLine="420" w:firstLineChars="200"/>
        <w:rPr>
          <w:del w:id="56" w:author="齐宁" w:date="2014-09-30T10:43:00Z"/>
        </w:rPr>
      </w:pPr>
      <w:del w:id="57" w:author="齐宁" w:date="2014-09-30T10:43:00Z">
        <w:r>
          <w:rPr>
            <w:rFonts w:hint="eastAsia"/>
          </w:rPr>
          <w:delText>10、移动支付系统后台异步返回处理的结果数据：对于成功处理完成的交易，移动支付系统服务器主动发起通知，调用商户在请求时设定好的后台通知地址路径（参数backEndUrl）, 把支付结果数据反馈给商户。</w:delText>
        </w:r>
      </w:del>
    </w:p>
    <w:p>
      <w:pPr>
        <w:numPr>
          <w:ilvl w:val="0"/>
          <w:numId w:val="0"/>
        </w:numPr>
        <w:ind w:firstLine="420" w:firstLineChars="200"/>
        <w:rPr>
          <w:del w:id="58" w:author="齐宁" w:date="2014-09-30T10:43:00Z"/>
        </w:rPr>
      </w:pPr>
      <w:del w:id="59" w:author="齐宁" w:date="2014-09-30T10:43:00Z">
        <w:r>
          <w:rPr>
            <w:rFonts w:hint="eastAsia"/>
          </w:rPr>
          <w:delText>11商户对获取的返回结果数据进行处理：商户在前台通知处理页面（参数frontEndUrl指定页面）或服务器后台通知页面（参数backEndUrl指定页面）获取移动支付返回的结果数据后，可以结合自身网站的业务逻辑进行数据处理（如：订单更新等操作）。以后台通知为准。若未收到后台通知，需要发起交易信息查询请求。</w:delText>
        </w:r>
      </w:del>
    </w:p>
    <w:p>
      <w:pPr>
        <w:numPr>
          <w:ilvl w:val="0"/>
          <w:numId w:val="0"/>
        </w:numPr>
        <w:ind w:firstLine="420" w:firstLineChars="200"/>
        <w:rPr>
          <w:del w:id="60" w:author="齐宁" w:date="2014-09-30T10:43:00Z"/>
        </w:rPr>
      </w:pPr>
      <w:del w:id="61" w:author="齐宁" w:date="2014-09-30T10:43:00Z">
        <w:r>
          <w:rPr>
            <w:rFonts w:hint="eastAsia"/>
          </w:rPr>
          <w:delText>相关说明：</w:delText>
        </w:r>
      </w:del>
    </w:p>
    <w:p>
      <w:pPr>
        <w:pStyle w:val="120"/>
        <w:numPr>
          <w:ilvl w:val="0"/>
          <w:numId w:val="17"/>
        </w:numPr>
        <w:tabs>
          <w:tab w:val="left" w:pos="360"/>
        </w:tabs>
        <w:ind w:firstLineChars="0"/>
        <w:rPr>
          <w:del w:id="62" w:author="齐宁" w:date="2014-09-30T10:43:00Z"/>
        </w:rPr>
      </w:pPr>
      <w:del w:id="63" w:author="齐宁" w:date="2014-09-30T10:43:00Z">
        <w:r>
          <w:rPr>
            <w:rFonts w:hint="eastAsia"/>
          </w:rPr>
          <w:delText>商户后台接收到移动支付系统支付成功通知交易后，需返回全渠道系统后台确认已收到应答。</w:delText>
        </w:r>
      </w:del>
    </w:p>
    <w:p>
      <w:pPr>
        <w:numPr>
          <w:ilvl w:val="0"/>
          <w:numId w:val="0"/>
        </w:numPr>
      </w:pPr>
    </w:p>
    <w:p>
      <w:pPr>
        <w:pStyle w:val="69"/>
      </w:pPr>
      <w:r>
        <w:rPr>
          <w:rFonts w:hint="eastAsia"/>
        </w:rPr>
        <w:t>后台资金类交易</w:t>
      </w:r>
    </w:p>
    <w:p>
      <w:pPr>
        <w:numPr>
          <w:ilvl w:val="0"/>
          <w:numId w:val="0"/>
        </w:numPr>
        <w:ind w:firstLine="420" w:firstLineChars="200"/>
        <w:rPr>
          <w:ins w:id="64" w:author="齐宁" w:date="2014-09-28T19:18:00Z"/>
        </w:rPr>
      </w:pPr>
      <w:r>
        <w:rPr>
          <w:rFonts w:hint="eastAsia"/>
        </w:rPr>
        <w:t>后台类资金类交易是指交易请求方（如商户、收单机构），将交易信息（涉及资金清算的交易）直接通过请求方服务器发送至全渠道平台服务器的交易方式。是一种异步的、不需要持卡人参与完成的交易类型。因涉及资金的清算，全渠道平台系统均会给请求方后台通知，请求方也必须实现接收后台通知。对于交易状态未知的交易请求方必须发起交易状态查询交易。</w:t>
      </w:r>
      <w:ins w:id="65" w:author="齐宁" w:date="2014-09-28T19:18:00Z">
        <w:r>
          <w:rPr>
            <w:rFonts w:hint="eastAsia"/>
          </w:rPr>
          <w:t>一般交易状态查询交易为前端主动发起，可查询N次（一般为5次），每次时间间隔2</w:t>
        </w:r>
      </w:ins>
      <w:ins w:id="66" w:author="齐宁" w:date="2014-09-28T19:18:00Z">
        <w:r>
          <w:rPr>
            <w:rFonts w:hint="eastAsia"/>
            <w:vertAlign w:val="superscript"/>
          </w:rPr>
          <w:t>N</w:t>
        </w:r>
      </w:ins>
      <w:ins w:id="67" w:author="齐宁" w:date="2014-09-28T19:18:00Z">
        <w:r>
          <w:rPr>
            <w:rFonts w:hint="eastAsia"/>
          </w:rPr>
          <w:t>秒发起。</w:t>
        </w:r>
      </w:ins>
    </w:p>
    <w:p>
      <w:pPr>
        <w:numPr>
          <w:ilvl w:val="0"/>
          <w:numId w:val="0"/>
        </w:numPr>
        <w:ind w:firstLine="420" w:firstLineChars="200"/>
      </w:pPr>
    </w:p>
    <w:p>
      <w:pPr>
        <w:numPr>
          <w:ilvl w:val="0"/>
          <w:numId w:val="0"/>
        </w:numPr>
        <w:ind w:firstLine="420" w:firstLineChars="200"/>
      </w:pPr>
      <w:r>
        <w:rPr>
          <w:rFonts w:hint="eastAsia"/>
        </w:rPr>
        <w:t>交易处理流程如下：</w:t>
      </w:r>
    </w:p>
    <w:p>
      <w:pPr>
        <w:numPr>
          <w:ilvl w:val="0"/>
          <w:numId w:val="0"/>
        </w:numPr>
        <w:jc w:val="center"/>
      </w:pPr>
      <w:r>
        <w:rPr>
          <w:rFonts w:ascii="Times New Roman" w:hAnsi="Times New Roman" w:eastAsia="宋体" w:cs="Times New Roman"/>
          <w:kern w:val="2"/>
          <w:sz w:val="21"/>
          <w:szCs w:val="24"/>
          <w:lang w:val="en-US" w:eastAsia="zh-CN" w:bidi="ar-SA"/>
        </w:rPr>
        <w:object>
          <v:shape id="Picture 4" type="#_x0000_t75" style="height:252.75pt;width:403.5pt;rotation:0f;" o:ole="t"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o:OLEObject Type="Embed" ProgID="Visio.Drawing.11" ShapeID="Picture 4" DrawAspect="Content" ObjectID="_14" r:id="rId19"/>
        </w:object>
      </w:r>
    </w:p>
    <w:p>
      <w:pPr>
        <w:pStyle w:val="23"/>
        <w:numPr>
          <w:numId w:val="0"/>
        </w:numPr>
        <w:tabs>
          <w:tab w:val="left" w:pos="784"/>
        </w:tabs>
        <w:jc w:val="center"/>
        <w:rPr>
          <w:del w:id="68" w:author="齐宁" w:date="2014-09-28T19:18:00Z"/>
        </w:rPr>
      </w:pPr>
      <w:del w:id="69" w:author="齐宁" w:date="2014-09-28T19:18:00Z">
        <w:r>
          <w:rPr>
            <w:rFonts w:hint="eastAsia"/>
          </w:rPr>
          <w:delText>图</w:delText>
        </w:r>
      </w:del>
      <w:del w:id="70" w:author="齐宁" w:date="2014-09-28T19:18:00Z">
        <w:r>
          <w:rPr/>
          <w:fldChar w:fldCharType="begin"/>
        </w:r>
      </w:del>
      <w:del w:id="71" w:author="齐宁" w:date="2014-09-28T19:18:00Z">
        <w:r>
          <w:rPr/>
          <w:fldChar w:fldCharType="separate"/>
        </w:r>
      </w:del>
      <w:del w:id="72" w:author="齐宁" w:date="2014-09-28T19:18:00Z">
        <w:r>
          <w:rPr/>
          <w:delText>3</w:delText>
        </w:r>
      </w:del>
      <w:del w:id="73" w:author="齐宁" w:date="2014-09-28T19:18:00Z">
        <w:r>
          <w:rPr/>
          <w:fldChar w:fldCharType="end"/>
        </w:r>
      </w:del>
      <w:del w:id="74" w:author="齐宁" w:date="2014-09-28T19:18:00Z">
        <w:r>
          <w:rPr>
            <w:rFonts w:hint="eastAsia"/>
          </w:rPr>
          <w:delText xml:space="preserve"> 后台资金类交易交易流程</w:delText>
        </w:r>
      </w:del>
    </w:p>
    <w:p>
      <w:pPr>
        <w:numPr>
          <w:ilvl w:val="0"/>
          <w:numId w:val="0"/>
        </w:numPr>
        <w:ind w:firstLine="420" w:firstLineChars="200"/>
      </w:pPr>
      <w:r>
        <w:rPr>
          <w:rFonts w:hint="eastAsia"/>
        </w:rPr>
        <w:t>交易步骤：</w:t>
      </w:r>
    </w:p>
    <w:p>
      <w:pPr>
        <w:numPr>
          <w:ilvl w:val="0"/>
          <w:numId w:val="18"/>
        </w:numPr>
      </w:pPr>
      <w:r>
        <w:rPr>
          <w:rFonts w:hint="eastAsia"/>
        </w:rPr>
        <w:t>商户组织交易报文，发送给银联全渠道系统；</w:t>
      </w:r>
    </w:p>
    <w:p>
      <w:pPr>
        <w:numPr>
          <w:ilvl w:val="0"/>
          <w:numId w:val="18"/>
        </w:numPr>
      </w:pPr>
      <w:r>
        <w:rPr>
          <w:rFonts w:hint="eastAsia"/>
        </w:rPr>
        <w:t>全渠道系统完成商户的交易处理；</w:t>
      </w:r>
    </w:p>
    <w:p>
      <w:pPr>
        <w:numPr>
          <w:ilvl w:val="0"/>
          <w:numId w:val="18"/>
        </w:numPr>
      </w:pPr>
      <w:r>
        <w:rPr>
          <w:rFonts w:hint="eastAsia"/>
        </w:rPr>
        <w:t>银联全渠道系统组织受理结果报文，返回给商户；</w:t>
      </w:r>
    </w:p>
    <w:p>
      <w:pPr>
        <w:numPr>
          <w:ilvl w:val="0"/>
          <w:numId w:val="18"/>
        </w:numPr>
      </w:pPr>
      <w:r>
        <w:rPr>
          <w:rFonts w:hint="eastAsia"/>
        </w:rPr>
        <w:t>涉及资金类的交易，全渠道系统发送后台通知给商户；</w:t>
      </w:r>
    </w:p>
    <w:p>
      <w:pPr>
        <w:numPr>
          <w:ilvl w:val="0"/>
          <w:numId w:val="18"/>
        </w:numPr>
      </w:pPr>
      <w:r>
        <w:rPr>
          <w:rFonts w:hint="eastAsia"/>
        </w:rPr>
        <w:t>如果商户没有收到交易结果，可通过向全渠道系统发起交易状态查询交易，查询交易处理结果。</w:t>
      </w:r>
    </w:p>
    <w:p>
      <w:pPr>
        <w:numPr>
          <w:ilvl w:val="0"/>
          <w:numId w:val="0"/>
        </w:numPr>
        <w:ind w:firstLine="420" w:firstLineChars="200"/>
      </w:pPr>
      <w:r>
        <w:rPr>
          <w:rFonts w:hint="eastAsia"/>
        </w:rPr>
        <w:t>相关说明：</w:t>
      </w:r>
    </w:p>
    <w:p>
      <w:pPr>
        <w:numPr>
          <w:ilvl w:val="0"/>
          <w:numId w:val="0"/>
        </w:numPr>
        <w:ind w:firstLine="420" w:firstLineChars="200"/>
      </w:pPr>
      <w:r>
        <w:rPr>
          <w:rFonts w:hint="eastAsia"/>
        </w:rPr>
        <w:t>1、</w:t>
      </w:r>
      <w:r>
        <w:rPr>
          <w:rFonts w:hint="eastAsia"/>
        </w:rPr>
        <w:tab/>
      </w:r>
      <w:r>
        <w:rPr>
          <w:rFonts w:hint="eastAsia"/>
        </w:rPr>
        <w:t>每个交易需要的报文要素是不一样的，具体每个交易需要的要求，请参阅本规范第二部分对应交易的请求和应答报文；</w:t>
      </w:r>
    </w:p>
    <w:p>
      <w:pPr>
        <w:numPr>
          <w:ilvl w:val="0"/>
          <w:numId w:val="0"/>
        </w:numPr>
        <w:ind w:firstLine="420" w:firstLineChars="200"/>
      </w:pPr>
      <w:r>
        <w:rPr>
          <w:rFonts w:hint="eastAsia"/>
        </w:rPr>
        <w:t>2、</w:t>
      </w:r>
      <w:r>
        <w:rPr>
          <w:rFonts w:hint="eastAsia"/>
        </w:rPr>
        <w:tab/>
      </w:r>
      <w:r>
        <w:rPr>
          <w:rFonts w:hint="eastAsia"/>
        </w:rPr>
        <w:t>图中第3步中的应答仅代表该笔后台请求交易已经受理，不代表全部处理成功；是否处理成功，需通过接受后台通知或者发起“交易状态查询交易”进行查询；</w:t>
      </w:r>
    </w:p>
    <w:p>
      <w:pPr>
        <w:numPr>
          <w:ilvl w:val="0"/>
          <w:numId w:val="0"/>
        </w:numPr>
        <w:ind w:firstLine="420" w:firstLineChars="200"/>
      </w:pPr>
      <w:r>
        <w:rPr>
          <w:rFonts w:hint="eastAsia"/>
        </w:rPr>
        <w:t>3、</w:t>
      </w:r>
      <w:r>
        <w:rPr>
          <w:rFonts w:hint="eastAsia"/>
        </w:rPr>
        <w:tab/>
      </w:r>
      <w:r>
        <w:rPr>
          <w:rFonts w:hint="eastAsia"/>
        </w:rPr>
        <w:t>图中第4步后台应答返回的URL为请求报文中的“backUrl”字段指定的URL。</w:t>
      </w:r>
    </w:p>
    <w:p>
      <w:pPr>
        <w:numPr>
          <w:ilvl w:val="0"/>
          <w:numId w:val="0"/>
        </w:numPr>
        <w:ind w:firstLine="420" w:firstLineChars="200"/>
      </w:pPr>
    </w:p>
    <w:p>
      <w:pPr>
        <w:pStyle w:val="69"/>
      </w:pPr>
      <w:r>
        <w:rPr>
          <w:rFonts w:hint="eastAsia"/>
        </w:rPr>
        <w:t>后台非资金类交易</w:t>
      </w:r>
    </w:p>
    <w:p>
      <w:pPr>
        <w:numPr>
          <w:ilvl w:val="0"/>
          <w:numId w:val="0"/>
        </w:numPr>
        <w:ind w:firstLine="420" w:firstLineChars="200"/>
      </w:pPr>
      <w:r>
        <w:rPr>
          <w:rFonts w:hint="eastAsia"/>
        </w:rPr>
        <w:t>后台类非资金类交易是指交易请求方（如商户、收单机构）将交易信息（不涉及资金清算的交易）直接通过请求方服务器发送至全渠道平台服务器的交易方式。后台非资金类交易均为同步短连接方式，不需要持卡人参与完成的交易类型。若通讯超时，则交易请求方可以重复发起交易。</w:t>
      </w:r>
    </w:p>
    <w:p>
      <w:pPr>
        <w:numPr>
          <w:ilvl w:val="0"/>
          <w:numId w:val="0"/>
        </w:numPr>
        <w:ind w:firstLine="420" w:firstLineChars="200"/>
      </w:pPr>
      <w:r>
        <w:rPr>
          <w:rFonts w:hint="eastAsia"/>
        </w:rPr>
        <w:t>交易处理流程如下：</w:t>
      </w:r>
    </w:p>
    <w:p>
      <w:pPr>
        <w:keepNext/>
        <w:numPr>
          <w:ilvl w:val="0"/>
          <w:numId w:val="0"/>
        </w:numPr>
        <w:jc w:val="center"/>
      </w:pPr>
      <w:r>
        <w:rPr>
          <w:rFonts w:ascii="Times New Roman" w:hAnsi="Times New Roman" w:eastAsia="宋体" w:cs="Times New Roman"/>
          <w:kern w:val="2"/>
          <w:sz w:val="21"/>
          <w:szCs w:val="24"/>
          <w:lang w:val="en-US" w:eastAsia="zh-CN" w:bidi="ar-SA"/>
        </w:rPr>
        <w:object>
          <v:shape id="Picture 5" type="#_x0000_t75" style="height:238.5pt;width:403.5pt;rotation:0f;" o:ole="t"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o:OLEObject Type="Embed" ProgID="Visio.Drawing.11" ShapeID="Picture 5" DrawAspect="Content" ObjectID="_15" r:id="rId21"/>
        </w:object>
      </w:r>
    </w:p>
    <w:p>
      <w:pPr>
        <w:numPr>
          <w:ilvl w:val="0"/>
          <w:numId w:val="0"/>
        </w:numPr>
        <w:ind w:firstLine="420" w:firstLineChars="200"/>
      </w:pPr>
      <w:r>
        <w:rPr>
          <w:rFonts w:hint="eastAsia"/>
        </w:rPr>
        <w:t>交易步骤：</w:t>
      </w:r>
    </w:p>
    <w:p>
      <w:pPr>
        <w:numPr>
          <w:ilvl w:val="0"/>
          <w:numId w:val="19"/>
        </w:numPr>
      </w:pPr>
      <w:r>
        <w:rPr>
          <w:rFonts w:hint="eastAsia"/>
        </w:rPr>
        <w:t>商户组织交易报文，发送给银联全渠道系统；</w:t>
      </w:r>
    </w:p>
    <w:p>
      <w:pPr>
        <w:numPr>
          <w:ilvl w:val="0"/>
          <w:numId w:val="19"/>
        </w:numPr>
      </w:pPr>
      <w:r>
        <w:rPr>
          <w:rFonts w:hint="eastAsia"/>
        </w:rPr>
        <w:t>全渠道系统完成商户的交易处理；</w:t>
      </w:r>
    </w:p>
    <w:p>
      <w:pPr>
        <w:numPr>
          <w:ilvl w:val="0"/>
          <w:numId w:val="19"/>
        </w:numPr>
      </w:pPr>
      <w:r>
        <w:rPr>
          <w:rFonts w:hint="eastAsia"/>
        </w:rPr>
        <w:t>银联全渠道系统组织交易结果报文，同步返回给商户；</w:t>
      </w:r>
    </w:p>
    <w:p>
      <w:pPr>
        <w:numPr>
          <w:ilvl w:val="0"/>
          <w:numId w:val="0"/>
        </w:numPr>
        <w:ind w:left="420"/>
      </w:pPr>
    </w:p>
    <w:p>
      <w:pPr>
        <w:pStyle w:val="69"/>
      </w:pPr>
      <w:r>
        <w:rPr>
          <w:rFonts w:hint="eastAsia"/>
        </w:rPr>
        <w:t>查询类交易</w:t>
      </w:r>
    </w:p>
    <w:p>
      <w:pPr>
        <w:numPr>
          <w:ilvl w:val="0"/>
          <w:numId w:val="0"/>
        </w:numPr>
        <w:ind w:firstLine="420" w:firstLineChars="200"/>
      </w:pPr>
      <w:r>
        <w:rPr>
          <w:rFonts w:hint="eastAsia"/>
        </w:rPr>
        <w:t>查询交易是指交易请求方（如商户、收单机构）将交易查询报文信息直接通过请求方服务器发送至全渠道平台服务器的交易方式。查询类交易均为同步短连接方式，不需要持卡人参与完成的交易类型。若通讯超时，则交易请求方可以重复发起交易。</w:t>
      </w:r>
    </w:p>
    <w:p>
      <w:pPr>
        <w:numPr>
          <w:ilvl w:val="0"/>
          <w:numId w:val="0"/>
        </w:numPr>
        <w:ind w:firstLine="420" w:firstLineChars="200"/>
      </w:pPr>
      <w:r>
        <w:rPr>
          <w:rFonts w:hint="eastAsia"/>
        </w:rPr>
        <w:t>交易处理流程如下：</w:t>
      </w:r>
    </w:p>
    <w:p>
      <w:pPr>
        <w:keepNext/>
        <w:numPr>
          <w:ilvl w:val="0"/>
          <w:numId w:val="0"/>
        </w:numPr>
        <w:jc w:val="center"/>
      </w:pPr>
      <w:r>
        <w:rPr>
          <w:rFonts w:ascii="Times New Roman" w:hAnsi="Times New Roman" w:eastAsia="宋体" w:cs="Times New Roman"/>
          <w:kern w:val="2"/>
          <w:sz w:val="21"/>
          <w:szCs w:val="24"/>
          <w:lang w:val="en-US" w:eastAsia="zh-CN" w:bidi="ar-SA"/>
        </w:rPr>
        <w:object>
          <v:shape id="Picture 6" type="#_x0000_t75" style="height:222pt;width:467.25pt;rotation:0f;" o:ole="t"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o:OLEObject Type="Embed" ProgID="Visio.Drawing.11" ShapeID="Picture 6" DrawAspect="Content" ObjectID="_16" r:id="rId23"/>
        </w:object>
      </w:r>
    </w:p>
    <w:p>
      <w:pPr>
        <w:pStyle w:val="23"/>
        <w:numPr>
          <w:numId w:val="0"/>
        </w:numPr>
        <w:tabs>
          <w:tab w:val="left" w:pos="784"/>
        </w:tabs>
        <w:jc w:val="center"/>
        <w:rPr>
          <w:del w:id="75" w:author="齐宁" w:date="2014-09-28T19:18:00Z"/>
        </w:rPr>
      </w:pPr>
      <w:del w:id="76" w:author="齐宁" w:date="2014-09-28T19:18:00Z">
        <w:r>
          <w:rPr>
            <w:rFonts w:hint="eastAsia"/>
          </w:rPr>
          <w:delText>图</w:delText>
        </w:r>
      </w:del>
      <w:del w:id="77" w:author="齐宁" w:date="2014-09-28T19:18:00Z">
        <w:r>
          <w:rPr/>
          <w:fldChar w:fldCharType="begin"/>
        </w:r>
      </w:del>
      <w:del w:id="78" w:author="齐宁" w:date="2014-09-28T19:18:00Z">
        <w:r>
          <w:rPr/>
          <w:fldChar w:fldCharType="separate"/>
        </w:r>
      </w:del>
      <w:del w:id="79" w:author="齐宁" w:date="2014-09-28T19:18:00Z">
        <w:r>
          <w:rPr/>
          <w:delText>5</w:delText>
        </w:r>
      </w:del>
      <w:del w:id="80" w:author="齐宁" w:date="2014-09-28T19:18:00Z">
        <w:r>
          <w:rPr/>
          <w:fldChar w:fldCharType="end"/>
        </w:r>
      </w:del>
      <w:del w:id="81" w:author="齐宁" w:date="2014-09-28T19:18:00Z">
        <w:r>
          <w:rPr>
            <w:rFonts w:hint="eastAsia"/>
          </w:rPr>
          <w:delText xml:space="preserve"> 查询类交易交易流程</w:delText>
        </w:r>
      </w:del>
    </w:p>
    <w:p>
      <w:pPr>
        <w:numPr>
          <w:ilvl w:val="0"/>
          <w:numId w:val="0"/>
        </w:numPr>
        <w:ind w:left="424" w:leftChars="202"/>
      </w:pPr>
      <w:r>
        <w:rPr>
          <w:rFonts w:hint="eastAsia"/>
        </w:rPr>
        <w:t>交易步骤：</w:t>
      </w:r>
    </w:p>
    <w:p>
      <w:pPr>
        <w:numPr>
          <w:ilvl w:val="0"/>
          <w:numId w:val="20"/>
        </w:numPr>
        <w:ind w:left="784" w:leftChars="202"/>
      </w:pPr>
      <w:r>
        <w:rPr>
          <w:rFonts w:hint="eastAsia"/>
        </w:rPr>
        <w:t>商户组织查询类交易报文，发送给银联全渠道系统；</w:t>
      </w:r>
    </w:p>
    <w:p>
      <w:pPr>
        <w:numPr>
          <w:ilvl w:val="0"/>
          <w:numId w:val="20"/>
        </w:numPr>
        <w:ind w:left="784" w:leftChars="202"/>
      </w:pPr>
      <w:r>
        <w:rPr>
          <w:rFonts w:hint="eastAsia"/>
        </w:rPr>
        <w:t>全渠道系统完成商户的交易查询请求处理；</w:t>
      </w:r>
    </w:p>
    <w:p>
      <w:pPr>
        <w:numPr>
          <w:ilvl w:val="0"/>
          <w:numId w:val="20"/>
        </w:numPr>
        <w:ind w:left="784" w:leftChars="202"/>
      </w:pPr>
      <w:r>
        <w:rPr>
          <w:rFonts w:hint="eastAsia"/>
        </w:rPr>
        <w:t>银联全渠道系统组织查询请求结果报文，同步返回给商户。</w:t>
      </w:r>
    </w:p>
    <w:p>
      <w:pPr>
        <w:numPr>
          <w:ilvl w:val="0"/>
          <w:numId w:val="0"/>
        </w:numPr>
        <w:ind w:left="784"/>
      </w:pPr>
    </w:p>
    <w:p>
      <w:pPr>
        <w:pStyle w:val="69"/>
      </w:pPr>
      <w:bookmarkStart w:id="51" w:name="_Toc393199691"/>
      <w:r>
        <w:rPr>
          <w:rFonts w:hint="eastAsia"/>
        </w:rPr>
        <w:t>批量交易</w:t>
      </w:r>
      <w:bookmarkEnd w:id="51"/>
    </w:p>
    <w:p>
      <w:pPr>
        <w:pStyle w:val="66"/>
        <w:ind w:firstLine="420"/>
      </w:pPr>
      <w:r>
        <w:rPr>
          <w:rFonts w:hint="eastAsia"/>
        </w:rPr>
        <w:t>批量类交易指发起方以批量文件方式向全渠道平台发起批量交易，全渠道平台系统接收到批量交易请求后再向发卡方进行转发处理的业务。</w:t>
      </w:r>
    </w:p>
    <w:p>
      <w:pPr>
        <w:pStyle w:val="66"/>
        <w:ind w:firstLine="420"/>
      </w:pPr>
      <w:r>
        <w:rPr>
          <w:rFonts w:hint="eastAsia"/>
        </w:rPr>
        <w:t>交易处理流程如下：</w:t>
      </w:r>
    </w:p>
    <w:p>
      <w:pPr>
        <w:pStyle w:val="66"/>
        <w:keepNext/>
        <w:ind w:firstLine="0" w:firstLineChars="0"/>
        <w:jc w:val="center"/>
      </w:pPr>
      <w:r>
        <w:rPr>
          <w:rFonts w:ascii="宋体" w:hAnsi="Times New Roman" w:eastAsia="宋体" w:cs="Times New Roman"/>
          <w:sz w:val="21"/>
          <w:lang w:val="en-US" w:eastAsia="zh-CN" w:bidi="ar-SA"/>
        </w:rPr>
        <w:object>
          <v:shape id="Picture 7" type="#_x0000_t75" style="height:262.5pt;width:415.5pt;rotation:0f;" o:ole="t"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o:OLEObject Type="Embed" ProgID="Visio.Drawing.11" ShapeID="Picture 7" DrawAspect="Content" ObjectID="_17" r:id="rId25"/>
        </w:object>
      </w:r>
    </w:p>
    <w:p>
      <w:pPr>
        <w:pStyle w:val="23"/>
        <w:numPr>
          <w:numId w:val="0"/>
        </w:numPr>
        <w:tabs>
          <w:tab w:val="left" w:pos="784"/>
        </w:tabs>
        <w:jc w:val="center"/>
      </w:pPr>
      <w:r>
        <w:rPr>
          <w:rFonts w:hint="eastAsia"/>
        </w:rPr>
        <w:t xml:space="preserve">图 </w:t>
      </w:r>
      <w:r>
        <w:fldChar w:fldCharType="begin"/>
      </w:r>
      <w:r>
        <w:instrText xml:space="preserve"> </w:instrText>
      </w:r>
      <w:r>
        <w:rPr>
          <w:rFonts w:hint="eastAsia"/>
        </w:rPr>
        <w:instrText xml:space="preserve">SEQ 图1- \* ARABIC</w:instrText>
      </w:r>
      <w:r>
        <w:instrText xml:space="preserve"> </w:instrText>
      </w:r>
      <w:r>
        <w:fldChar w:fldCharType="separate"/>
      </w:r>
      <w:r>
        <w:t>6</w:t>
      </w:r>
      <w:r>
        <w:fldChar w:fldCharType="end"/>
      </w:r>
      <w:r>
        <w:rPr>
          <w:rFonts w:hint="eastAsia"/>
        </w:rPr>
        <w:t xml:space="preserve"> 批量交易交易流程</w:t>
      </w:r>
    </w:p>
    <w:p>
      <w:pPr>
        <w:pStyle w:val="66"/>
        <w:ind w:firstLine="420"/>
      </w:pPr>
      <w:r>
        <w:rPr>
          <w:rFonts w:hint="eastAsia"/>
        </w:rPr>
        <w:t>交易步骤：</w:t>
      </w:r>
    </w:p>
    <w:p>
      <w:pPr>
        <w:pStyle w:val="66"/>
        <w:numPr>
          <w:ilvl w:val="0"/>
          <w:numId w:val="21"/>
        </w:numPr>
        <w:ind w:firstLineChars="0"/>
      </w:pPr>
      <w:r>
        <w:rPr>
          <w:rFonts w:hint="eastAsia"/>
        </w:rPr>
        <w:t>商户组织好批量文件，以报文形式发送给银联全渠道系统；</w:t>
      </w:r>
    </w:p>
    <w:p>
      <w:pPr>
        <w:pStyle w:val="66"/>
        <w:numPr>
          <w:ilvl w:val="0"/>
          <w:numId w:val="21"/>
        </w:numPr>
        <w:ind w:firstLineChars="0"/>
      </w:pPr>
      <w:r>
        <w:rPr>
          <w:rFonts w:hint="eastAsia"/>
        </w:rPr>
        <w:t>全渠道系统受理商户批量文件请求后，返回商户批量请求已受理应答；</w:t>
      </w:r>
    </w:p>
    <w:p>
      <w:pPr>
        <w:pStyle w:val="66"/>
        <w:numPr>
          <w:ilvl w:val="0"/>
          <w:numId w:val="21"/>
        </w:numPr>
        <w:ind w:firstLineChars="0"/>
      </w:pPr>
      <w:r>
        <w:rPr>
          <w:rFonts w:hint="eastAsia"/>
        </w:rPr>
        <w:t>银联全渠道系统完成批量交易处理；</w:t>
      </w:r>
    </w:p>
    <w:p>
      <w:pPr>
        <w:pStyle w:val="66"/>
        <w:numPr>
          <w:ilvl w:val="0"/>
          <w:numId w:val="21"/>
        </w:numPr>
        <w:ind w:firstLineChars="0"/>
      </w:pPr>
      <w:r>
        <w:rPr>
          <w:rFonts w:hint="eastAsia"/>
        </w:rPr>
        <w:t>商户发起批量状态查询交易，查询批量文件处理结果；</w:t>
      </w:r>
    </w:p>
    <w:p>
      <w:pPr>
        <w:pStyle w:val="66"/>
        <w:numPr>
          <w:ilvl w:val="0"/>
          <w:numId w:val="21"/>
        </w:numPr>
        <w:ind w:firstLineChars="0"/>
      </w:pPr>
      <w:r>
        <w:rPr>
          <w:rFonts w:hint="eastAsia"/>
        </w:rPr>
        <w:t>若批量文件处理完成，返回批量文件处理结果，否则仅返回查询结果。</w:t>
      </w:r>
    </w:p>
    <w:p>
      <w:pPr>
        <w:pStyle w:val="66"/>
        <w:ind w:firstLine="420"/>
      </w:pPr>
      <w:r>
        <w:rPr>
          <w:rFonts w:hint="eastAsia"/>
        </w:rPr>
        <w:t>相关说明：</w:t>
      </w:r>
    </w:p>
    <w:p>
      <w:pPr>
        <w:pStyle w:val="66"/>
        <w:ind w:firstLine="0" w:firstLineChars="0"/>
      </w:pPr>
      <w:r>
        <w:rPr>
          <w:rFonts w:hint="eastAsia"/>
        </w:rPr>
        <w:t>图中第</w:t>
      </w:r>
      <w:r>
        <w:t>2</w:t>
      </w:r>
      <w:r>
        <w:rPr>
          <w:rFonts w:hint="eastAsia"/>
        </w:rPr>
        <w:t>步中的应答仅代表该笔批量请求交易已经收到，不代表全部处理成功；是否处理成功，需发起“批量交易状态查询交易”进行查询。</w:t>
      </w:r>
    </w:p>
    <w:p>
      <w:pPr>
        <w:pStyle w:val="66"/>
        <w:ind w:firstLine="0" w:firstLineChars="0"/>
      </w:pPr>
    </w:p>
    <w:p>
      <w:pPr>
        <w:pStyle w:val="68"/>
        <w:ind w:left="0"/>
      </w:pPr>
      <w:r>
        <w:rPr>
          <w:rFonts w:hint="eastAsia"/>
        </w:rPr>
        <w:t>通讯方式</w:t>
      </w:r>
    </w:p>
    <w:p>
      <w:pPr>
        <w:pStyle w:val="66"/>
        <w:ind w:firstLine="420"/>
      </w:pPr>
      <w:r>
        <w:rPr>
          <w:rFonts w:hint="eastAsia"/>
        </w:rPr>
        <w:t>所有报文域以key/value的表单方式通过HTTP Post到银联全渠道支付平台。</w:t>
      </w:r>
    </w:p>
    <w:p>
      <w:pPr>
        <w:pStyle w:val="66"/>
        <w:ind w:firstLine="420"/>
      </w:pPr>
      <w:r>
        <w:rPr>
          <w:rFonts w:hint="eastAsia"/>
        </w:rPr>
        <w:t>对于前台类需要持卡人交互的交易，交易通过异步跳转的方式完成，对于涉及资金的前台类交易，银联全渠道支付平台可通过商户后台通知地址向商户发送后台通知。</w:t>
      </w:r>
    </w:p>
    <w:p>
      <w:pPr>
        <w:pStyle w:val="66"/>
        <w:ind w:firstLine="420"/>
      </w:pPr>
      <w:r>
        <w:rPr>
          <w:rFonts w:hint="eastAsia"/>
        </w:rPr>
        <w:t>对于后台类涉及资金清算类无需持卡人交互的交易，交易结果异步响应给商户，商户通过接受后台通知或者发起交易查询获取交易处理结果。对于后台类非资金类无需持卡人交互的交易，交易结果同步响应给商户。</w:t>
      </w:r>
    </w:p>
    <w:p>
      <w:pPr>
        <w:pStyle w:val="66"/>
        <w:ind w:firstLine="420"/>
      </w:pPr>
      <w:r>
        <w:rPr>
          <w:rFonts w:hint="eastAsia"/>
        </w:rPr>
        <w:t>对应交易状态查询类交易，交易结果同步响应给商户。</w:t>
      </w:r>
    </w:p>
    <w:p>
      <w:pPr>
        <w:pStyle w:val="66"/>
        <w:ind w:firstLine="420"/>
      </w:pPr>
    </w:p>
    <w:p>
      <w:pPr>
        <w:pStyle w:val="68"/>
        <w:ind w:left="0"/>
      </w:pPr>
      <w:r>
        <w:rPr>
          <w:rFonts w:hint="eastAsia"/>
        </w:rPr>
        <w:t>安全要求</w:t>
      </w:r>
    </w:p>
    <w:p>
      <w:pPr>
        <w:pStyle w:val="69"/>
      </w:pPr>
      <w:r>
        <w:rPr>
          <w:rFonts w:hint="eastAsia"/>
        </w:rPr>
        <w:t>签名机制</w:t>
      </w:r>
    </w:p>
    <w:p>
      <w:pPr>
        <w:pStyle w:val="97"/>
        <w:framePr w:h="473" w:wrap="around" w:vAnchor="margin" w:hAnchor="text" w:yAlign="top"/>
        <w:ind w:left="0"/>
        <w:jc w:val="left"/>
        <w:outlineLvl w:val="4"/>
        <w:rPr>
          <w:sz w:val="21"/>
          <w:szCs w:val="21"/>
        </w:rPr>
      </w:pPr>
      <w:r>
        <w:rPr>
          <w:rFonts w:hint="eastAsia"/>
          <w:sz w:val="21"/>
          <w:szCs w:val="21"/>
        </w:rPr>
        <w:t>报文的签名机制</w:t>
      </w:r>
    </w:p>
    <w:p>
      <w:pPr>
        <w:pStyle w:val="66"/>
        <w:ind w:firstLine="420"/>
      </w:pPr>
      <w:r>
        <w:rPr>
          <w:rFonts w:hint="eastAsia"/>
        </w:rPr>
        <w:t>对于报文的签名处理机制如下：</w:t>
      </w:r>
    </w:p>
    <w:p>
      <w:pPr>
        <w:pStyle w:val="66"/>
        <w:ind w:firstLine="420"/>
      </w:pPr>
      <w:r>
        <w:rPr>
          <w:rFonts w:hint="eastAsia"/>
        </w:rPr>
        <w:t>首先，对报文中出现签名域（signature）之外的所有数据元采用key=value的形式按照名称排序，然后以&amp;作为连接符拼接成待签名串。其次，对待签名串使用SHA-1算法做摘要，</w:t>
      </w:r>
      <w:del w:id="82" w:author="齐宁" w:date="2014-09-28T19:19:00Z">
        <w:r>
          <w:rPr>
            <w:rFonts w:hint="eastAsia"/>
          </w:rPr>
          <w:delText>并转成16进制，</w:delText>
        </w:r>
      </w:del>
      <w:r>
        <w:rPr>
          <w:rFonts w:hint="eastAsia"/>
        </w:rPr>
        <w:t>再使用银联颁发给商户的商户RSA私钥证书对摘要做签名操作（签名时算法选择SHA-1）。最后，对签名做Base64编码，将编码后的签名串放在签名（signature）表单域里和其他表单域一起通过HTTP Post的方式传输给银联全渠道支付平台。</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报文的验签机制</w:t>
      </w:r>
    </w:p>
    <w:p>
      <w:pPr>
        <w:pStyle w:val="66"/>
        <w:ind w:firstLine="420"/>
      </w:pPr>
      <w:r>
        <w:rPr>
          <w:rFonts w:hint="eastAsia"/>
        </w:rPr>
        <w:t>对于报文的验签处理机制如下：</w:t>
      </w:r>
    </w:p>
    <w:p>
      <w:pPr>
        <w:pStyle w:val="66"/>
        <w:ind w:firstLine="420"/>
      </w:pPr>
      <w:r>
        <w:rPr>
          <w:rFonts w:hint="eastAsia"/>
        </w:rPr>
        <w:t>首先，对报文中出现签名域（</w:t>
      </w:r>
      <w:r>
        <w:t>signature</w:t>
      </w:r>
      <w:r>
        <w:rPr>
          <w:rFonts w:hint="eastAsia"/>
        </w:rPr>
        <w:t>）之外的所有数据元采用</w:t>
      </w:r>
      <w:r>
        <w:t>key=value</w:t>
      </w:r>
      <w:r>
        <w:rPr>
          <w:rFonts w:hint="eastAsia"/>
        </w:rPr>
        <w:t>的形式按照名称排序，然后以</w:t>
      </w:r>
      <w:r>
        <w:t>&amp;</w:t>
      </w:r>
      <w:r>
        <w:rPr>
          <w:rFonts w:hint="eastAsia"/>
        </w:rPr>
        <w:t>作为连接符拼接成待签名串。</w:t>
      </w:r>
    </w:p>
    <w:p>
      <w:pPr>
        <w:pStyle w:val="66"/>
        <w:ind w:firstLine="420"/>
      </w:pPr>
      <w:r>
        <w:rPr>
          <w:rFonts w:hint="eastAsia"/>
        </w:rPr>
        <w:t>其次，对待签名串使用</w:t>
      </w:r>
      <w:r>
        <w:t>SHA-1</w:t>
      </w:r>
      <w:r>
        <w:rPr>
          <w:rFonts w:hint="eastAsia"/>
        </w:rPr>
        <w:t>算法做摘要，</w:t>
      </w:r>
      <w:del w:id="83" w:author="齐宁" w:date="2014-09-28T19:19:00Z">
        <w:r>
          <w:rPr>
            <w:rFonts w:hint="eastAsia"/>
          </w:rPr>
          <w:delText>并转成</w:delText>
        </w:r>
      </w:del>
      <w:del w:id="84" w:author="齐宁" w:date="2014-09-28T19:19:00Z">
        <w:r>
          <w:rPr/>
          <w:delText>16</w:delText>
        </w:r>
      </w:del>
      <w:del w:id="85" w:author="齐宁" w:date="2014-09-28T19:19:00Z">
        <w:r>
          <w:rPr>
            <w:rFonts w:hint="eastAsia"/>
          </w:rPr>
          <w:delText>进制，</w:delText>
        </w:r>
      </w:del>
      <w:r>
        <w:rPr>
          <w:rFonts w:hint="eastAsia"/>
        </w:rPr>
        <w:t>再使用商户入网时银联提供的银联全渠道支付通讯</w:t>
      </w:r>
      <w:r>
        <w:t>RSA</w:t>
      </w:r>
      <w:r>
        <w:rPr>
          <w:rFonts w:hint="eastAsia"/>
        </w:rPr>
        <w:t>公钥证书对摘要和报文中的签名信息做签名验证操作。</w:t>
      </w:r>
    </w:p>
    <w:p>
      <w:pPr>
        <w:pStyle w:val="66"/>
        <w:ind w:firstLine="420"/>
      </w:pPr>
    </w:p>
    <w:p>
      <w:pPr>
        <w:pStyle w:val="69"/>
      </w:pPr>
      <w:bookmarkStart w:id="52" w:name="_Toc395078806"/>
      <w:r>
        <w:rPr>
          <w:rFonts w:hint="eastAsia"/>
        </w:rPr>
        <w:t>加密方式</w:t>
      </w:r>
      <w:bookmarkEnd w:id="52"/>
    </w:p>
    <w:p>
      <w:pPr>
        <w:pStyle w:val="97"/>
        <w:framePr w:h="473" w:wrap="around" w:vAnchor="margin" w:hAnchor="text" w:yAlign="top"/>
        <w:ind w:left="0"/>
        <w:jc w:val="left"/>
        <w:outlineLvl w:val="4"/>
        <w:rPr>
          <w:sz w:val="21"/>
          <w:szCs w:val="21"/>
        </w:rPr>
      </w:pPr>
      <w:r>
        <w:rPr>
          <w:rFonts w:hint="eastAsia"/>
          <w:sz w:val="21"/>
          <w:szCs w:val="21"/>
        </w:rPr>
        <w:t>交易PIN</w:t>
      </w:r>
    </w:p>
    <w:p>
      <w:pPr>
        <w:pStyle w:val="66"/>
        <w:ind w:firstLine="420"/>
        <w:rPr>
          <w:rFonts w:ascii="Times New Roman"/>
        </w:rPr>
      </w:pPr>
      <w:r>
        <w:rPr>
          <w:rFonts w:hint="eastAsia" w:ascii="Times New Roman"/>
        </w:rPr>
        <w:t>对于持卡人密码银联全渠道支付平台使用RSA公钥证书对ANSI X9.8带主帐号格式的PIN加密并做Base64编码后传输，以保障密码的安全性。依据商户可选配置，对于CVN2、有效期、卡号使用RSA公钥证书分别做加密并Base64处理。</w:t>
      </w:r>
    </w:p>
    <w:p>
      <w:pPr>
        <w:pStyle w:val="66"/>
        <w:ind w:firstLine="420"/>
        <w:rPr>
          <w:rFonts w:ascii="Times New Roman"/>
        </w:rPr>
      </w:pPr>
    </w:p>
    <w:p>
      <w:pPr>
        <w:pStyle w:val="97"/>
        <w:framePr w:h="473" w:wrap="around" w:vAnchor="margin" w:hAnchor="text" w:yAlign="top"/>
        <w:ind w:left="0"/>
        <w:jc w:val="left"/>
        <w:outlineLvl w:val="4"/>
        <w:rPr>
          <w:sz w:val="21"/>
          <w:szCs w:val="21"/>
        </w:rPr>
      </w:pPr>
      <w:r>
        <w:rPr>
          <w:rFonts w:hint="eastAsia"/>
          <w:sz w:val="21"/>
          <w:szCs w:val="21"/>
        </w:rPr>
        <w:t>敏感信息</w:t>
      </w:r>
    </w:p>
    <w:p>
      <w:pPr>
        <w:pStyle w:val="66"/>
        <w:ind w:firstLine="420"/>
        <w:rPr>
          <w:rFonts w:ascii="Times New Roman"/>
        </w:rPr>
      </w:pPr>
      <w:r>
        <w:rPr>
          <w:rFonts w:hint="eastAsia" w:ascii="Times New Roman"/>
        </w:rPr>
        <w:t>对于敏感信息银行卡验证信息及身份信息部分内容，采用Base64编码后传输，以做数据屏蔽。</w:t>
      </w:r>
    </w:p>
    <w:p>
      <w:pPr>
        <w:pStyle w:val="66"/>
        <w:ind w:firstLine="420"/>
        <w:rPr>
          <w:rFonts w:ascii="Times New Roman"/>
        </w:rPr>
      </w:pPr>
    </w:p>
    <w:p>
      <w:pPr>
        <w:pStyle w:val="97"/>
        <w:framePr w:h="473" w:wrap="around" w:vAnchor="margin" w:hAnchor="text" w:yAlign="top"/>
        <w:ind w:left="0"/>
        <w:jc w:val="left"/>
        <w:outlineLvl w:val="4"/>
        <w:rPr>
          <w:sz w:val="21"/>
          <w:szCs w:val="21"/>
        </w:rPr>
      </w:pPr>
      <w:r>
        <w:rPr>
          <w:rFonts w:hint="eastAsia"/>
          <w:sz w:val="21"/>
          <w:szCs w:val="21"/>
        </w:rPr>
        <w:t>文件内容</w:t>
      </w:r>
    </w:p>
    <w:p>
      <w:pPr>
        <w:pStyle w:val="66"/>
        <w:ind w:firstLine="420"/>
      </w:pPr>
      <w:r>
        <w:rPr>
          <w:rFonts w:hint="eastAsia" w:ascii="Times New Roman"/>
        </w:rPr>
        <w:t>对于文件内容，使用DEFLATE压缩算法压缩后，Base64编码的方式传输，压缩编码后的内容参与签名摘要运算。</w:t>
      </w:r>
    </w:p>
    <w:p>
      <w:pPr>
        <w:pStyle w:val="66"/>
        <w:ind w:firstLine="420"/>
      </w:pPr>
    </w:p>
    <w:p>
      <w:pPr>
        <w:pStyle w:val="67"/>
        <w:spacing w:before="156" w:after="156"/>
        <w:rPr>
          <w:rFonts w:ascii="Times New Roman"/>
        </w:rPr>
      </w:pPr>
      <w:bookmarkStart w:id="53" w:name="_Toc397619844"/>
      <w:r>
        <w:rPr>
          <w:rFonts w:hint="eastAsia" w:ascii="Times New Roman"/>
        </w:rPr>
        <w:t>报文数据元说明</w:t>
      </w:r>
      <w:bookmarkEnd w:id="53"/>
    </w:p>
    <w:p>
      <w:pPr>
        <w:pStyle w:val="68"/>
        <w:ind w:left="0"/>
      </w:pPr>
      <w:r>
        <w:rPr>
          <w:rFonts w:hint="eastAsia"/>
        </w:rPr>
        <w:t>符号约定</w:t>
      </w:r>
    </w:p>
    <w:p>
      <w:pPr>
        <w:pStyle w:val="23"/>
        <w:keepNext/>
        <w:numPr>
          <w:numId w:val="0"/>
        </w:numPr>
        <w:tabs>
          <w:tab w:val="left" w:pos="784"/>
        </w:tabs>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 xml:space="preserve"> 符号约定</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43"/>
        <w:gridCol w:w="945"/>
        <w:gridCol w:w="7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88" w:type="dxa"/>
            <w:gridSpan w:val="2"/>
            <w:vAlign w:val="center"/>
          </w:tcPr>
          <w:p>
            <w:pPr>
              <w:pStyle w:val="66"/>
              <w:ind w:firstLine="0" w:firstLineChars="0"/>
              <w:jc w:val="center"/>
              <w:rPr>
                <w:rFonts w:hAnsi="宋体"/>
                <w:kern w:val="2"/>
                <w:szCs w:val="21"/>
              </w:rPr>
            </w:pPr>
            <w:r>
              <w:rPr>
                <w:rFonts w:hint="eastAsia" w:hAnsi="宋体"/>
                <w:kern w:val="2"/>
                <w:szCs w:val="21"/>
              </w:rPr>
              <w:t>符号</w:t>
            </w:r>
          </w:p>
        </w:tc>
        <w:tc>
          <w:tcPr>
            <w:tcW w:w="7783" w:type="dxa"/>
            <w:vAlign w:val="top"/>
          </w:tcPr>
          <w:p>
            <w:pPr>
              <w:pStyle w:val="66"/>
              <w:ind w:firstLine="0" w:firstLineChars="0"/>
              <w:jc w:val="center"/>
              <w:rPr>
                <w:rFonts w:hAnsi="宋体"/>
                <w:kern w:val="2"/>
                <w:szCs w:val="21"/>
              </w:rPr>
            </w:pPr>
            <w:r>
              <w:rPr>
                <w:rFonts w:hint="eastAsia" w:hAnsi="宋体"/>
                <w:kern w:val="2"/>
                <w:szCs w:val="21"/>
              </w:rPr>
              <w:t>含  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restart"/>
            <w:vAlign w:val="top"/>
          </w:tcPr>
          <w:p>
            <w:pPr>
              <w:pStyle w:val="121"/>
              <w:tabs>
                <w:tab w:val="left" w:pos="360"/>
              </w:tabs>
              <w:jc w:val="center"/>
              <w:rPr>
                <w:rFonts w:hAnsi="宋体"/>
                <w:kern w:val="2"/>
                <w:sz w:val="21"/>
                <w:szCs w:val="21"/>
              </w:rPr>
            </w:pPr>
            <w:r>
              <w:rPr>
                <w:rFonts w:hint="eastAsia" w:hAnsi="宋体"/>
                <w:kern w:val="2"/>
                <w:sz w:val="21"/>
                <w:szCs w:val="21"/>
              </w:rPr>
              <w:t>数</w:t>
            </w:r>
          </w:p>
          <w:p>
            <w:pPr>
              <w:pStyle w:val="121"/>
              <w:tabs>
                <w:tab w:val="left" w:pos="360"/>
              </w:tabs>
              <w:jc w:val="center"/>
              <w:rPr>
                <w:rFonts w:hAnsi="宋体"/>
                <w:kern w:val="2"/>
                <w:sz w:val="21"/>
                <w:szCs w:val="21"/>
              </w:rPr>
            </w:pPr>
            <w:r>
              <w:rPr>
                <w:rFonts w:hint="eastAsia" w:hAnsi="宋体"/>
                <w:kern w:val="2"/>
                <w:sz w:val="21"/>
                <w:szCs w:val="21"/>
              </w:rPr>
              <w:t>据</w:t>
            </w:r>
          </w:p>
          <w:p>
            <w:pPr>
              <w:pStyle w:val="121"/>
              <w:tabs>
                <w:tab w:val="left" w:pos="360"/>
              </w:tabs>
              <w:jc w:val="center"/>
              <w:rPr>
                <w:rFonts w:hAnsi="宋体"/>
                <w:kern w:val="2"/>
                <w:sz w:val="21"/>
                <w:szCs w:val="21"/>
              </w:rPr>
            </w:pPr>
            <w:r>
              <w:rPr>
                <w:rFonts w:hint="eastAsia" w:hAnsi="宋体"/>
                <w:kern w:val="2"/>
                <w:sz w:val="21"/>
                <w:szCs w:val="21"/>
              </w:rPr>
              <w:t>元</w:t>
            </w:r>
          </w:p>
          <w:p>
            <w:pPr>
              <w:pStyle w:val="121"/>
              <w:tabs>
                <w:tab w:val="left" w:pos="360"/>
              </w:tabs>
              <w:jc w:val="center"/>
              <w:rPr>
                <w:rFonts w:hAnsi="宋体"/>
                <w:kern w:val="2"/>
                <w:sz w:val="21"/>
                <w:szCs w:val="21"/>
              </w:rPr>
            </w:pPr>
            <w:r>
              <w:rPr>
                <w:rFonts w:hint="eastAsia" w:hAnsi="宋体"/>
                <w:kern w:val="2"/>
                <w:sz w:val="21"/>
                <w:szCs w:val="21"/>
              </w:rPr>
              <w:t>数</w:t>
            </w:r>
          </w:p>
          <w:p>
            <w:pPr>
              <w:pStyle w:val="121"/>
              <w:tabs>
                <w:tab w:val="left" w:pos="360"/>
              </w:tabs>
              <w:jc w:val="center"/>
              <w:rPr>
                <w:rFonts w:hAnsi="宋体"/>
                <w:kern w:val="2"/>
                <w:sz w:val="21"/>
                <w:szCs w:val="21"/>
              </w:rPr>
            </w:pPr>
            <w:r>
              <w:rPr>
                <w:rFonts w:hint="eastAsia" w:hAnsi="宋体"/>
                <w:kern w:val="2"/>
                <w:sz w:val="21"/>
                <w:szCs w:val="21"/>
              </w:rPr>
              <w:t>值</w:t>
            </w:r>
          </w:p>
          <w:p>
            <w:pPr>
              <w:pStyle w:val="121"/>
              <w:tabs>
                <w:tab w:val="left" w:pos="360"/>
              </w:tabs>
              <w:jc w:val="center"/>
              <w:rPr>
                <w:rFonts w:hAnsi="宋体"/>
                <w:kern w:val="2"/>
                <w:sz w:val="21"/>
                <w:szCs w:val="21"/>
              </w:rPr>
            </w:pPr>
            <w:r>
              <w:rPr>
                <w:rFonts w:hint="eastAsia" w:hAnsi="宋体"/>
                <w:kern w:val="2"/>
                <w:sz w:val="21"/>
                <w:szCs w:val="21"/>
              </w:rPr>
              <w:t>符</w:t>
            </w:r>
          </w:p>
          <w:p>
            <w:pPr>
              <w:pStyle w:val="121"/>
              <w:tabs>
                <w:tab w:val="left" w:pos="360"/>
              </w:tabs>
              <w:jc w:val="center"/>
              <w:rPr>
                <w:rFonts w:hAnsi="宋体"/>
                <w:kern w:val="2"/>
                <w:sz w:val="21"/>
                <w:szCs w:val="21"/>
              </w:rPr>
            </w:pPr>
            <w:r>
              <w:rPr>
                <w:rFonts w:hint="eastAsia" w:hAnsi="宋体"/>
                <w:kern w:val="2"/>
                <w:sz w:val="21"/>
                <w:szCs w:val="21"/>
              </w:rPr>
              <w:t>号</w:t>
            </w:r>
          </w:p>
        </w:tc>
        <w:tc>
          <w:tcPr>
            <w:tcW w:w="945" w:type="dxa"/>
            <w:vAlign w:val="center"/>
          </w:tcPr>
          <w:p>
            <w:pPr>
              <w:pStyle w:val="66"/>
              <w:ind w:firstLine="0" w:firstLineChars="0"/>
              <w:jc w:val="center"/>
              <w:rPr>
                <w:rFonts w:hAnsi="宋体"/>
                <w:kern w:val="2"/>
                <w:szCs w:val="21"/>
              </w:rPr>
            </w:pPr>
            <w:r>
              <w:rPr>
                <w:rFonts w:hAnsi="宋体"/>
                <w:kern w:val="2"/>
                <w:szCs w:val="21"/>
              </w:rPr>
              <w:t>M</w:t>
            </w:r>
          </w:p>
        </w:tc>
        <w:tc>
          <w:tcPr>
            <w:tcW w:w="7783" w:type="dxa"/>
            <w:vAlign w:val="top"/>
          </w:tcPr>
          <w:p>
            <w:pPr>
              <w:pStyle w:val="66"/>
              <w:ind w:firstLine="0" w:firstLineChars="0"/>
              <w:rPr>
                <w:rFonts w:hAnsi="宋体"/>
                <w:kern w:val="2"/>
                <w:szCs w:val="21"/>
              </w:rPr>
            </w:pPr>
            <w:r>
              <w:rPr>
                <w:rFonts w:hint="eastAsia" w:hAnsi="宋体"/>
                <w:kern w:val="2"/>
                <w:szCs w:val="21"/>
              </w:rPr>
              <w:t>必须填写的域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continue"/>
            <w:vAlign w:val="top"/>
          </w:tcPr>
          <w:p>
            <w:pPr>
              <w:pStyle w:val="66"/>
              <w:ind w:firstLine="0" w:firstLineChars="0"/>
              <w:rPr>
                <w:rFonts w:hAnsi="宋体"/>
                <w:kern w:val="2"/>
                <w:szCs w:val="21"/>
              </w:rPr>
            </w:pPr>
          </w:p>
        </w:tc>
        <w:tc>
          <w:tcPr>
            <w:tcW w:w="945" w:type="dxa"/>
            <w:vAlign w:val="center"/>
          </w:tcPr>
          <w:p>
            <w:pPr>
              <w:pStyle w:val="66"/>
              <w:ind w:firstLine="0" w:firstLineChars="0"/>
              <w:jc w:val="center"/>
              <w:rPr>
                <w:rFonts w:hAnsi="宋体"/>
                <w:kern w:val="2"/>
                <w:szCs w:val="21"/>
              </w:rPr>
            </w:pPr>
            <w:r>
              <w:rPr>
                <w:rFonts w:hAnsi="宋体"/>
                <w:kern w:val="2"/>
                <w:szCs w:val="21"/>
              </w:rPr>
              <w:t>C</w:t>
            </w:r>
          </w:p>
        </w:tc>
        <w:tc>
          <w:tcPr>
            <w:tcW w:w="7783" w:type="dxa"/>
            <w:vAlign w:val="top"/>
          </w:tcPr>
          <w:p>
            <w:pPr>
              <w:pStyle w:val="66"/>
              <w:ind w:firstLine="0" w:firstLineChars="0"/>
              <w:rPr>
                <w:rFonts w:hAnsi="宋体"/>
                <w:kern w:val="2"/>
                <w:szCs w:val="21"/>
              </w:rPr>
            </w:pPr>
            <w:r>
              <w:rPr>
                <w:rFonts w:hint="eastAsia" w:hAnsi="宋体"/>
                <w:kern w:val="2"/>
                <w:szCs w:val="21"/>
              </w:rPr>
              <w:t>某条件成立时必须填写的域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continue"/>
            <w:vAlign w:val="top"/>
          </w:tcPr>
          <w:p>
            <w:pPr>
              <w:pStyle w:val="66"/>
              <w:ind w:firstLine="0" w:firstLineChars="0"/>
              <w:rPr>
                <w:rFonts w:hAnsi="宋体"/>
                <w:kern w:val="2"/>
                <w:szCs w:val="21"/>
              </w:rPr>
            </w:pPr>
          </w:p>
        </w:tc>
        <w:tc>
          <w:tcPr>
            <w:tcW w:w="945" w:type="dxa"/>
            <w:vAlign w:val="center"/>
          </w:tcPr>
          <w:p>
            <w:pPr>
              <w:pStyle w:val="66"/>
              <w:ind w:firstLine="0" w:firstLineChars="0"/>
              <w:jc w:val="center"/>
              <w:rPr>
                <w:rFonts w:hAnsi="宋体"/>
                <w:kern w:val="2"/>
                <w:szCs w:val="21"/>
              </w:rPr>
            </w:pPr>
          </w:p>
        </w:tc>
        <w:tc>
          <w:tcPr>
            <w:tcW w:w="7783" w:type="dxa"/>
            <w:vAlign w:val="top"/>
          </w:tcPr>
          <w:p>
            <w:pPr>
              <w:pStyle w:val="66"/>
              <w:ind w:firstLine="0" w:firstLineChars="0"/>
              <w:rPr>
                <w:rFonts w:hAnsi="宋体"/>
                <w:kern w:val="2"/>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continue"/>
            <w:vAlign w:val="top"/>
          </w:tcPr>
          <w:p>
            <w:pPr>
              <w:pStyle w:val="66"/>
              <w:ind w:firstLine="0" w:firstLineChars="0"/>
              <w:rPr>
                <w:rFonts w:hAnsi="宋体"/>
                <w:kern w:val="2"/>
                <w:szCs w:val="21"/>
              </w:rPr>
            </w:pPr>
          </w:p>
        </w:tc>
        <w:tc>
          <w:tcPr>
            <w:tcW w:w="945" w:type="dxa"/>
            <w:vAlign w:val="center"/>
          </w:tcPr>
          <w:p>
            <w:pPr>
              <w:pStyle w:val="66"/>
              <w:ind w:firstLine="0" w:firstLineChars="0"/>
              <w:jc w:val="center"/>
              <w:rPr>
                <w:rFonts w:hAnsi="宋体"/>
                <w:kern w:val="2"/>
                <w:szCs w:val="21"/>
              </w:rPr>
            </w:pPr>
            <w:r>
              <w:rPr>
                <w:rFonts w:hAnsi="宋体"/>
                <w:kern w:val="2"/>
                <w:szCs w:val="21"/>
              </w:rPr>
              <w:t>C-</w:t>
            </w:r>
          </w:p>
        </w:tc>
        <w:tc>
          <w:tcPr>
            <w:tcW w:w="7783" w:type="dxa"/>
            <w:vAlign w:val="top"/>
          </w:tcPr>
          <w:p>
            <w:pPr>
              <w:pStyle w:val="66"/>
              <w:ind w:firstLine="0" w:firstLineChars="0"/>
              <w:rPr>
                <w:rFonts w:hAnsi="宋体"/>
                <w:kern w:val="2"/>
                <w:szCs w:val="21"/>
              </w:rPr>
            </w:pPr>
            <w:r>
              <w:rPr>
                <w:rFonts w:hint="eastAsia" w:hAnsi="宋体"/>
                <w:kern w:val="2"/>
                <w:szCs w:val="21"/>
              </w:rPr>
              <w:t>某条件成立时删除的域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continue"/>
            <w:vAlign w:val="top"/>
          </w:tcPr>
          <w:p>
            <w:pPr>
              <w:pStyle w:val="66"/>
              <w:ind w:firstLine="0" w:firstLineChars="0"/>
              <w:rPr>
                <w:rFonts w:hAnsi="宋体"/>
                <w:kern w:val="2"/>
                <w:szCs w:val="21"/>
              </w:rPr>
            </w:pPr>
          </w:p>
        </w:tc>
        <w:tc>
          <w:tcPr>
            <w:tcW w:w="945" w:type="dxa"/>
            <w:vAlign w:val="center"/>
          </w:tcPr>
          <w:p>
            <w:pPr>
              <w:pStyle w:val="66"/>
              <w:ind w:firstLine="0" w:firstLineChars="0"/>
              <w:jc w:val="center"/>
              <w:rPr>
                <w:rFonts w:hAnsi="宋体"/>
                <w:kern w:val="2"/>
                <w:szCs w:val="21"/>
              </w:rPr>
            </w:pPr>
            <w:r>
              <w:rPr>
                <w:rFonts w:hAnsi="宋体"/>
                <w:kern w:val="2"/>
                <w:szCs w:val="21"/>
              </w:rPr>
              <w:t>M+</w:t>
            </w:r>
          </w:p>
        </w:tc>
        <w:tc>
          <w:tcPr>
            <w:tcW w:w="7783" w:type="dxa"/>
            <w:vAlign w:val="top"/>
          </w:tcPr>
          <w:p>
            <w:pPr>
              <w:pStyle w:val="66"/>
              <w:ind w:firstLine="0" w:firstLineChars="0"/>
              <w:rPr>
                <w:rFonts w:hAnsi="宋体"/>
                <w:kern w:val="2"/>
                <w:szCs w:val="21"/>
              </w:rPr>
            </w:pPr>
            <w:r>
              <w:rPr>
                <w:rFonts w:hint="eastAsia" w:hAnsi="宋体"/>
                <w:kern w:val="2"/>
                <w:szCs w:val="21"/>
              </w:rPr>
              <w:t>必须增加的域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continue"/>
            <w:vAlign w:val="top"/>
          </w:tcPr>
          <w:p>
            <w:pPr>
              <w:pStyle w:val="66"/>
              <w:ind w:firstLine="0" w:firstLineChars="0"/>
              <w:rPr>
                <w:rFonts w:hAnsi="宋体"/>
                <w:kern w:val="2"/>
                <w:szCs w:val="21"/>
              </w:rPr>
            </w:pPr>
          </w:p>
        </w:tc>
        <w:tc>
          <w:tcPr>
            <w:tcW w:w="945" w:type="dxa"/>
            <w:vAlign w:val="center"/>
          </w:tcPr>
          <w:p>
            <w:pPr>
              <w:pStyle w:val="66"/>
              <w:ind w:firstLine="0" w:firstLineChars="0"/>
              <w:jc w:val="center"/>
              <w:rPr>
                <w:rFonts w:hAnsi="宋体"/>
                <w:kern w:val="2"/>
                <w:szCs w:val="21"/>
              </w:rPr>
            </w:pPr>
            <w:r>
              <w:rPr>
                <w:rFonts w:hAnsi="宋体"/>
                <w:kern w:val="2"/>
                <w:szCs w:val="21"/>
              </w:rPr>
              <w:t>O</w:t>
            </w:r>
          </w:p>
        </w:tc>
        <w:tc>
          <w:tcPr>
            <w:tcW w:w="7783" w:type="dxa"/>
            <w:vAlign w:val="top"/>
          </w:tcPr>
          <w:p>
            <w:pPr>
              <w:pStyle w:val="66"/>
              <w:ind w:firstLine="0" w:firstLineChars="0"/>
              <w:rPr>
                <w:rFonts w:hAnsi="宋体"/>
                <w:kern w:val="2"/>
                <w:szCs w:val="21"/>
              </w:rPr>
            </w:pPr>
            <w:r>
              <w:rPr>
                <w:rFonts w:hint="eastAsia" w:hAnsi="宋体"/>
                <w:kern w:val="2"/>
                <w:szCs w:val="21"/>
              </w:rPr>
              <w:t>受理方和发卡方自选填写的域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continue"/>
            <w:vAlign w:val="top"/>
          </w:tcPr>
          <w:p>
            <w:pPr>
              <w:pStyle w:val="66"/>
              <w:ind w:firstLine="0" w:firstLineChars="0"/>
              <w:rPr>
                <w:rFonts w:hAnsi="宋体"/>
                <w:kern w:val="2"/>
                <w:szCs w:val="21"/>
              </w:rPr>
            </w:pPr>
          </w:p>
        </w:tc>
        <w:tc>
          <w:tcPr>
            <w:tcW w:w="945" w:type="dxa"/>
            <w:tcBorders>
              <w:bottom w:val="single" w:color="auto" w:sz="4" w:space="0"/>
            </w:tcBorders>
            <w:vAlign w:val="center"/>
          </w:tcPr>
          <w:p>
            <w:pPr>
              <w:pStyle w:val="66"/>
              <w:ind w:firstLine="0" w:firstLineChars="0"/>
              <w:jc w:val="center"/>
              <w:rPr>
                <w:rFonts w:hAnsi="宋体"/>
                <w:kern w:val="2"/>
                <w:szCs w:val="21"/>
              </w:rPr>
            </w:pPr>
            <w:r>
              <w:rPr>
                <w:rFonts w:hAnsi="宋体"/>
                <w:kern w:val="2"/>
                <w:szCs w:val="21"/>
              </w:rPr>
              <w:sym w:font="Symbol" w:char="F0AE"/>
            </w:r>
          </w:p>
        </w:tc>
        <w:tc>
          <w:tcPr>
            <w:tcW w:w="7783" w:type="dxa"/>
            <w:vAlign w:val="top"/>
          </w:tcPr>
          <w:p>
            <w:pPr>
              <w:pStyle w:val="66"/>
              <w:ind w:firstLine="0" w:firstLineChars="0"/>
              <w:rPr>
                <w:rFonts w:hAnsi="宋体"/>
                <w:kern w:val="2"/>
                <w:szCs w:val="21"/>
              </w:rPr>
            </w:pPr>
            <w:r>
              <w:rPr>
                <w:rFonts w:hint="eastAsia" w:hAnsi="宋体"/>
                <w:kern w:val="2"/>
                <w:szCs w:val="21"/>
              </w:rPr>
              <w:t>转发域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cantSplit/>
        </w:trPr>
        <w:tc>
          <w:tcPr>
            <w:tcW w:w="843" w:type="dxa"/>
            <w:vMerge w:val="continue"/>
            <w:shd w:val="clear" w:color="auto" w:fill="auto"/>
            <w:vAlign w:val="top"/>
          </w:tcPr>
          <w:p>
            <w:pPr>
              <w:pStyle w:val="66"/>
              <w:ind w:firstLine="0" w:firstLineChars="0"/>
              <w:rPr>
                <w:rFonts w:hAnsi="宋体"/>
                <w:kern w:val="2"/>
                <w:szCs w:val="21"/>
              </w:rPr>
            </w:pPr>
          </w:p>
        </w:tc>
        <w:tc>
          <w:tcPr>
            <w:tcW w:w="945" w:type="dxa"/>
            <w:tcBorders>
              <w:bottom w:val="single" w:color="auto" w:sz="4" w:space="0"/>
            </w:tcBorders>
            <w:shd w:val="clear" w:color="auto" w:fill="808080"/>
            <w:vAlign w:val="center"/>
          </w:tcPr>
          <w:p>
            <w:pPr>
              <w:pStyle w:val="66"/>
              <w:ind w:firstLine="0" w:firstLineChars="0"/>
              <w:jc w:val="center"/>
              <w:rPr>
                <w:rFonts w:hAnsi="宋体"/>
                <w:kern w:val="2"/>
                <w:szCs w:val="21"/>
              </w:rPr>
            </w:pPr>
            <w:r>
              <w:rPr>
                <w:rFonts w:hint="eastAsia" w:hAnsi="宋体"/>
                <w:kern w:val="2"/>
                <w:szCs w:val="21"/>
              </w:rPr>
              <w:t>R</w:t>
            </w:r>
          </w:p>
        </w:tc>
        <w:tc>
          <w:tcPr>
            <w:tcW w:w="7783" w:type="dxa"/>
            <w:vAlign w:val="top"/>
          </w:tcPr>
          <w:p>
            <w:pPr>
              <w:pStyle w:val="66"/>
              <w:ind w:firstLine="0" w:firstLineChars="0"/>
              <w:rPr>
                <w:rFonts w:hAnsi="宋体"/>
                <w:kern w:val="2"/>
                <w:szCs w:val="21"/>
              </w:rPr>
            </w:pPr>
            <w:r>
              <w:rPr>
                <w:rFonts w:hint="eastAsia" w:hAnsi="宋体"/>
                <w:kern w:val="2"/>
                <w:szCs w:val="21"/>
              </w:rPr>
              <w:t>必须与先前报文中对应域的值相同的域</w:t>
            </w:r>
          </w:p>
        </w:tc>
      </w:tr>
    </w:tbl>
    <w:p>
      <w:pPr>
        <w:pStyle w:val="66"/>
        <w:ind w:firstLine="420"/>
        <w:rPr>
          <w:rFonts w:ascii="Times New Roman"/>
        </w:rPr>
      </w:pPr>
    </w:p>
    <w:p>
      <w:pPr>
        <w:pStyle w:val="68"/>
        <w:ind w:left="0"/>
      </w:pPr>
      <w:r>
        <w:rPr>
          <w:rFonts w:hint="eastAsia"/>
        </w:rPr>
        <w:t>数据元长度的计算</w:t>
      </w:r>
    </w:p>
    <w:p>
      <w:pPr>
        <w:pStyle w:val="66"/>
        <w:ind w:firstLine="420"/>
      </w:pPr>
      <w:r>
        <w:rPr>
          <w:rFonts w:hint="eastAsia"/>
        </w:rPr>
        <w:t>数据元长度的计算说明：所有长度均按字节计算，中文算两个字节，英文、数字算一个字节。</w:t>
      </w:r>
    </w:p>
    <w:p>
      <w:pPr>
        <w:pStyle w:val="66"/>
        <w:ind w:firstLine="420"/>
      </w:pPr>
    </w:p>
    <w:p>
      <w:pPr>
        <w:pStyle w:val="68"/>
        <w:ind w:left="0"/>
      </w:pPr>
      <w:r>
        <w:rPr>
          <w:rFonts w:hint="eastAsia"/>
        </w:rPr>
        <w:t>URL的编码</w:t>
      </w:r>
    </w:p>
    <w:p>
      <w:pPr>
        <w:pStyle w:val="66"/>
        <w:ind w:firstLine="420"/>
      </w:pPr>
      <w:r>
        <w:rPr>
          <w:rFonts w:hint="eastAsia"/>
        </w:rPr>
        <w:t>URL参数中中文等特殊字符需编码。</w:t>
      </w:r>
    </w:p>
    <w:p>
      <w:pPr>
        <w:pStyle w:val="66"/>
        <w:ind w:firstLine="420"/>
      </w:pPr>
    </w:p>
    <w:p>
      <w:pPr>
        <w:pStyle w:val="68"/>
        <w:ind w:left="0"/>
      </w:pPr>
      <w:r>
        <w:rPr>
          <w:rFonts w:hint="eastAsia"/>
        </w:rPr>
        <w:t>数据元类型定义</w:t>
      </w:r>
    </w:p>
    <w:p>
      <w:pPr>
        <w:pStyle w:val="66"/>
        <w:ind w:firstLine="420"/>
      </w:pPr>
      <w:r>
        <w:rPr>
          <w:rFonts w:hint="eastAsia"/>
        </w:rPr>
        <w:t>Ax</w:t>
      </w:r>
      <w:r>
        <w:rPr>
          <w:rFonts w:hint="eastAsia"/>
        </w:rPr>
        <w:tab/>
      </w:r>
      <w:r>
        <w:rPr>
          <w:rFonts w:hint="eastAsia"/>
        </w:rPr>
        <w:t xml:space="preserve">        x字节定长的字母字符</w:t>
      </w:r>
    </w:p>
    <w:p>
      <w:pPr>
        <w:pStyle w:val="66"/>
        <w:ind w:firstLine="420"/>
      </w:pPr>
      <w:r>
        <w:rPr>
          <w:rFonts w:hint="eastAsia"/>
        </w:rPr>
        <w:t>Ax..y       长度为x-y字节的变长字母字符</w:t>
      </w:r>
    </w:p>
    <w:p>
      <w:pPr>
        <w:pStyle w:val="66"/>
        <w:ind w:firstLine="420"/>
      </w:pPr>
      <w:r>
        <w:rPr>
          <w:rFonts w:hint="eastAsia"/>
        </w:rPr>
        <w:t>ANx</w:t>
      </w:r>
      <w:r>
        <w:rPr>
          <w:rFonts w:hint="eastAsia"/>
        </w:rPr>
        <w:tab/>
      </w:r>
      <w:r>
        <w:rPr>
          <w:rFonts w:hint="eastAsia"/>
        </w:rPr>
        <w:tab/>
      </w:r>
      <w:r>
        <w:rPr>
          <w:rFonts w:hint="eastAsia"/>
        </w:rPr>
        <w:tab/>
      </w:r>
      <w:r>
        <w:rPr>
          <w:rFonts w:hint="eastAsia"/>
        </w:rPr>
        <w:t>x字节定长的字母和/或数字字符</w:t>
      </w:r>
    </w:p>
    <w:p>
      <w:pPr>
        <w:pStyle w:val="66"/>
        <w:ind w:firstLine="420"/>
      </w:pPr>
      <w:r>
        <w:rPr>
          <w:rFonts w:hint="eastAsia"/>
        </w:rPr>
        <w:t>A</w:t>
      </w:r>
      <w:r>
        <w:t>n</w:t>
      </w:r>
      <w:r>
        <w:rPr>
          <w:rFonts w:hint="eastAsia"/>
        </w:rPr>
        <w:t>x..y      长度为x-y字节的变长字母和/或数字字符</w:t>
      </w:r>
    </w:p>
    <w:p>
      <w:pPr>
        <w:pStyle w:val="66"/>
        <w:ind w:firstLine="420"/>
      </w:pPr>
      <w:r>
        <w:rPr>
          <w:rFonts w:hint="eastAsia"/>
        </w:rPr>
        <w:t xml:space="preserve">ANSx       </w:t>
      </w:r>
      <w:ins w:id="86" w:author="吴潇" w:date="2014-12-22T14:16:00Z">
        <w:r>
          <w:rPr>
            <w:rFonts w:hint="eastAsia"/>
          </w:rPr>
          <w:t xml:space="preserve"> </w:t>
        </w:r>
      </w:ins>
      <w:r>
        <w:rPr>
          <w:rFonts w:hint="eastAsia"/>
        </w:rPr>
        <w:t>x字节定长的字母、数字和/或特殊符号字符</w:t>
      </w:r>
    </w:p>
    <w:p>
      <w:pPr>
        <w:pStyle w:val="66"/>
        <w:ind w:firstLine="420"/>
      </w:pPr>
      <w:r>
        <w:rPr>
          <w:rFonts w:hint="eastAsia"/>
        </w:rPr>
        <w:t>ANSx..y</w:t>
      </w:r>
      <w:r>
        <w:rPr>
          <w:rFonts w:hint="eastAsia"/>
        </w:rPr>
        <w:tab/>
      </w:r>
      <w:r>
        <w:rPr>
          <w:rFonts w:hint="eastAsia"/>
        </w:rPr>
        <w:tab/>
      </w:r>
      <w:r>
        <w:rPr>
          <w:rFonts w:hint="eastAsia"/>
        </w:rPr>
        <w:t>长度为x-y字节的变长字母、数字和/或特殊符号字符</w:t>
      </w:r>
    </w:p>
    <w:p>
      <w:pPr>
        <w:pStyle w:val="66"/>
        <w:ind w:firstLine="420"/>
      </w:pPr>
      <w:r>
        <w:rPr>
          <w:rFonts w:hint="eastAsia"/>
        </w:rPr>
        <w:t>A</w:t>
      </w:r>
      <w:r>
        <w:t>s</w:t>
      </w:r>
      <w:r>
        <w:rPr>
          <w:rFonts w:hint="eastAsia"/>
        </w:rPr>
        <w:t>x</w:t>
      </w:r>
      <w:r>
        <w:rPr>
          <w:rFonts w:hint="eastAsia"/>
        </w:rPr>
        <w:tab/>
      </w:r>
      <w:r>
        <w:rPr>
          <w:rFonts w:hint="eastAsia"/>
        </w:rPr>
        <w:tab/>
      </w:r>
      <w:r>
        <w:rPr>
          <w:rFonts w:hint="eastAsia"/>
        </w:rPr>
        <w:tab/>
      </w:r>
      <w:r>
        <w:rPr>
          <w:rFonts w:hint="eastAsia"/>
        </w:rPr>
        <w:t>x字节定长的字母和/或特殊符号字符</w:t>
      </w:r>
    </w:p>
    <w:p>
      <w:pPr>
        <w:pStyle w:val="66"/>
        <w:ind w:firstLine="420"/>
      </w:pPr>
      <w:r>
        <w:rPr>
          <w:rFonts w:hint="eastAsia"/>
        </w:rPr>
        <w:t>A</w:t>
      </w:r>
      <w:r>
        <w:t>s</w:t>
      </w:r>
      <w:r>
        <w:rPr>
          <w:rFonts w:hint="eastAsia"/>
        </w:rPr>
        <w:t>x..y      长度为x-y字节的变长字母和/或特殊符号字符</w:t>
      </w:r>
    </w:p>
    <w:p>
      <w:pPr>
        <w:pStyle w:val="66"/>
        <w:ind w:firstLine="420"/>
      </w:pPr>
      <w:r>
        <w:rPr>
          <w:rFonts w:hint="eastAsia"/>
        </w:rPr>
        <w:t>Nx</w:t>
      </w:r>
      <w:r>
        <w:rPr>
          <w:rFonts w:hint="eastAsia"/>
        </w:rPr>
        <w:tab/>
      </w:r>
      <w:r>
        <w:rPr>
          <w:rFonts w:hint="eastAsia"/>
        </w:rPr>
        <w:tab/>
      </w:r>
      <w:r>
        <w:rPr>
          <w:rFonts w:hint="eastAsia"/>
        </w:rPr>
        <w:tab/>
      </w:r>
      <w:r>
        <w:rPr>
          <w:rFonts w:hint="eastAsia"/>
        </w:rPr>
        <w:t>x字节定长的整型数值，若表示金额，则以分为单位</w:t>
      </w:r>
    </w:p>
    <w:p>
      <w:pPr>
        <w:pStyle w:val="66"/>
        <w:ind w:firstLine="420"/>
      </w:pPr>
      <w:r>
        <w:rPr>
          <w:rFonts w:hint="eastAsia"/>
        </w:rPr>
        <w:t>Nx..y       长度为x-y字节的整型数值，若表示金额，则以分为单位</w:t>
      </w:r>
    </w:p>
    <w:p>
      <w:pPr>
        <w:pStyle w:val="66"/>
        <w:ind w:firstLine="420"/>
      </w:pPr>
      <w:r>
        <w:rPr>
          <w:rFonts w:hint="eastAsia"/>
        </w:rPr>
        <w:t>NSx</w:t>
      </w:r>
      <w:r>
        <w:rPr>
          <w:rFonts w:hint="eastAsia"/>
        </w:rPr>
        <w:tab/>
      </w:r>
      <w:r>
        <w:rPr>
          <w:rFonts w:hint="eastAsia"/>
        </w:rPr>
        <w:tab/>
      </w:r>
      <w:r>
        <w:rPr>
          <w:rFonts w:hint="eastAsia"/>
        </w:rPr>
        <w:tab/>
      </w:r>
      <w:r>
        <w:rPr>
          <w:rFonts w:hint="eastAsia"/>
        </w:rPr>
        <w:t>x字节定长的数字符和/或特殊字符</w:t>
      </w:r>
    </w:p>
    <w:p>
      <w:pPr>
        <w:pStyle w:val="66"/>
        <w:ind w:firstLine="420"/>
      </w:pPr>
      <w:r>
        <w:rPr>
          <w:rFonts w:hint="eastAsia"/>
        </w:rPr>
        <w:t>NSx..y      长度为x-y字节的数字字符和/或特殊字符</w:t>
      </w:r>
    </w:p>
    <w:p>
      <w:pPr>
        <w:pStyle w:val="66"/>
        <w:ind w:firstLine="420"/>
      </w:pPr>
      <w:r>
        <w:rPr>
          <w:rFonts w:hint="eastAsia"/>
        </w:rPr>
        <w:t>Sx</w:t>
      </w:r>
      <w:r>
        <w:rPr>
          <w:rFonts w:hint="eastAsia"/>
        </w:rPr>
        <w:tab/>
      </w:r>
      <w:r>
        <w:rPr>
          <w:rFonts w:hint="eastAsia"/>
        </w:rPr>
        <w:tab/>
      </w:r>
      <w:r>
        <w:rPr>
          <w:rFonts w:hint="eastAsia"/>
        </w:rPr>
        <w:tab/>
      </w:r>
      <w:r>
        <w:rPr>
          <w:rFonts w:hint="eastAsia"/>
        </w:rPr>
        <w:t>x字节定长的特殊符号字符</w:t>
      </w:r>
    </w:p>
    <w:p>
      <w:pPr>
        <w:pStyle w:val="66"/>
        <w:ind w:firstLine="420"/>
      </w:pPr>
      <w:r>
        <w:rPr>
          <w:rFonts w:hint="eastAsia"/>
        </w:rPr>
        <w:t>Sx..y       长度为x-y字节的变长特殊符号字符</w:t>
      </w:r>
    </w:p>
    <w:p>
      <w:pPr>
        <w:pStyle w:val="66"/>
        <w:ind w:firstLine="420"/>
      </w:pPr>
      <w:r>
        <w:rPr>
          <w:rFonts w:hint="eastAsia"/>
        </w:rPr>
        <w:t>ss</w:t>
      </w:r>
      <w:r>
        <w:rPr>
          <w:rFonts w:hint="eastAsia"/>
        </w:rPr>
        <w:tab/>
      </w:r>
      <w:r>
        <w:rPr>
          <w:rFonts w:hint="eastAsia"/>
        </w:rPr>
        <w:tab/>
      </w:r>
      <w:r>
        <w:rPr>
          <w:rFonts w:hint="eastAsia"/>
        </w:rPr>
        <w:tab/>
      </w:r>
      <w:r>
        <w:rPr>
          <w:rFonts w:hint="eastAsia"/>
        </w:rPr>
        <w:t>秒</w:t>
      </w:r>
    </w:p>
    <w:p>
      <w:pPr>
        <w:pStyle w:val="66"/>
        <w:ind w:firstLine="420"/>
      </w:pPr>
      <w:r>
        <w:rPr>
          <w:rFonts w:hint="eastAsia"/>
        </w:rPr>
        <w:t>DD</w:t>
      </w:r>
      <w:r>
        <w:rPr>
          <w:rFonts w:hint="eastAsia"/>
        </w:rPr>
        <w:tab/>
      </w:r>
      <w:r>
        <w:rPr>
          <w:rFonts w:hint="eastAsia"/>
        </w:rPr>
        <w:tab/>
      </w:r>
      <w:r>
        <w:rPr>
          <w:rFonts w:hint="eastAsia"/>
        </w:rPr>
        <w:tab/>
      </w:r>
      <w:r>
        <w:rPr>
          <w:rFonts w:hint="eastAsia"/>
        </w:rPr>
        <w:t>日</w:t>
      </w:r>
    </w:p>
    <w:p>
      <w:pPr>
        <w:pStyle w:val="66"/>
        <w:ind w:firstLine="420"/>
      </w:pPr>
      <w:r>
        <w:rPr>
          <w:rFonts w:hint="eastAsia"/>
        </w:rPr>
        <w:t>hh</w:t>
      </w:r>
      <w:r>
        <w:rPr>
          <w:rFonts w:hint="eastAsia"/>
        </w:rPr>
        <w:tab/>
      </w:r>
      <w:r>
        <w:rPr>
          <w:rFonts w:hint="eastAsia"/>
        </w:rPr>
        <w:tab/>
      </w:r>
      <w:r>
        <w:rPr>
          <w:rFonts w:hint="eastAsia"/>
        </w:rPr>
        <w:tab/>
      </w:r>
      <w:r>
        <w:rPr>
          <w:rFonts w:hint="eastAsia"/>
        </w:rPr>
        <w:t>时</w:t>
      </w:r>
    </w:p>
    <w:p>
      <w:pPr>
        <w:pStyle w:val="66"/>
        <w:ind w:firstLine="420"/>
      </w:pPr>
      <w:r>
        <w:rPr>
          <w:rFonts w:hint="eastAsia"/>
        </w:rPr>
        <w:t>MM</w:t>
      </w:r>
      <w:r>
        <w:rPr>
          <w:rFonts w:hint="eastAsia"/>
        </w:rPr>
        <w:tab/>
      </w:r>
      <w:r>
        <w:rPr>
          <w:rFonts w:hint="eastAsia"/>
        </w:rPr>
        <w:tab/>
      </w:r>
      <w:r>
        <w:rPr>
          <w:rFonts w:hint="eastAsia"/>
        </w:rPr>
        <w:tab/>
      </w:r>
      <w:r>
        <w:rPr>
          <w:rFonts w:hint="eastAsia"/>
        </w:rPr>
        <w:t>月</w:t>
      </w:r>
    </w:p>
    <w:p>
      <w:pPr>
        <w:pStyle w:val="66"/>
        <w:ind w:firstLine="420"/>
      </w:pPr>
      <w:r>
        <w:rPr>
          <w:rFonts w:hint="eastAsia"/>
        </w:rPr>
        <w:t>mm</w:t>
      </w:r>
      <w:r>
        <w:rPr>
          <w:rFonts w:hint="eastAsia"/>
        </w:rPr>
        <w:tab/>
      </w:r>
      <w:r>
        <w:rPr>
          <w:rFonts w:hint="eastAsia"/>
        </w:rPr>
        <w:tab/>
      </w:r>
      <w:r>
        <w:rPr>
          <w:rFonts w:hint="eastAsia"/>
        </w:rPr>
        <w:tab/>
      </w:r>
      <w:r>
        <w:rPr>
          <w:rFonts w:hint="eastAsia"/>
        </w:rPr>
        <w:t>分</w:t>
      </w:r>
    </w:p>
    <w:p>
      <w:pPr>
        <w:pStyle w:val="66"/>
        <w:ind w:firstLine="420"/>
      </w:pPr>
      <w:r>
        <w:rPr>
          <w:rFonts w:hint="eastAsia"/>
        </w:rPr>
        <w:t>YY</w:t>
      </w:r>
      <w:r>
        <w:rPr>
          <w:rFonts w:hint="eastAsia"/>
        </w:rPr>
        <w:tab/>
      </w:r>
      <w:r>
        <w:rPr>
          <w:rFonts w:hint="eastAsia"/>
        </w:rPr>
        <w:tab/>
      </w:r>
      <w:r>
        <w:rPr>
          <w:rFonts w:hint="eastAsia"/>
        </w:rPr>
        <w:tab/>
      </w:r>
      <w:r>
        <w:rPr>
          <w:rFonts w:hint="eastAsia"/>
        </w:rPr>
        <w:t>年（2字节）</w:t>
      </w:r>
    </w:p>
    <w:p>
      <w:pPr>
        <w:pStyle w:val="66"/>
        <w:ind w:firstLine="420"/>
      </w:pPr>
      <w:r>
        <w:rPr>
          <w:rFonts w:hint="eastAsia"/>
        </w:rPr>
        <w:t xml:space="preserve">YYYY  </w:t>
      </w:r>
      <w:r>
        <w:rPr>
          <w:rFonts w:hint="eastAsia"/>
        </w:rPr>
        <w:tab/>
      </w:r>
      <w:r>
        <w:rPr>
          <w:rFonts w:hint="eastAsia"/>
        </w:rPr>
        <w:tab/>
      </w:r>
      <w:r>
        <w:rPr>
          <w:rFonts w:hint="eastAsia"/>
        </w:rPr>
        <w:t>年（4字节）</w:t>
      </w:r>
    </w:p>
    <w:p>
      <w:pPr>
        <w:pStyle w:val="66"/>
        <w:ind w:firstLine="420"/>
      </w:pPr>
      <w:r>
        <w:rPr>
          <w:rFonts w:hint="eastAsia"/>
        </w:rPr>
        <w:t>VARx</w:t>
      </w:r>
      <w:r>
        <w:rPr>
          <w:rFonts w:hint="eastAsia"/>
        </w:rPr>
        <w:tab/>
      </w:r>
      <w:r>
        <w:rPr>
          <w:rFonts w:hint="eastAsia"/>
        </w:rPr>
        <w:tab/>
      </w:r>
      <w:r>
        <w:rPr>
          <w:rFonts w:hint="eastAsia"/>
        </w:rPr>
        <w:t>个数为x的复合数据元集，数据元内使用|分割，数据元之间使用逗号,分割</w:t>
      </w:r>
    </w:p>
    <w:p>
      <w:pPr>
        <w:pStyle w:val="66"/>
        <w:ind w:firstLine="420"/>
      </w:pPr>
      <w:r>
        <w:rPr>
          <w:rFonts w:hint="eastAsia"/>
        </w:rPr>
        <w:t>VARx..y</w:t>
      </w:r>
      <w:r>
        <w:rPr>
          <w:rFonts w:hint="eastAsia"/>
        </w:rPr>
        <w:tab/>
      </w:r>
      <w:r>
        <w:rPr>
          <w:rFonts w:hint="eastAsia"/>
        </w:rPr>
        <w:tab/>
      </w:r>
      <w:r>
        <w:rPr>
          <w:rFonts w:hint="eastAsia"/>
        </w:rPr>
        <w:t>个数为x-y的复合数据元集，数据元内使用|分割，数据元之间使用逗号,分割</w:t>
      </w:r>
    </w:p>
    <w:p>
      <w:pPr>
        <w:pStyle w:val="66"/>
        <w:ind w:firstLine="420"/>
      </w:pPr>
    </w:p>
    <w:p>
      <w:pPr>
        <w:pStyle w:val="68"/>
        <w:ind w:left="0"/>
      </w:pPr>
      <w:r>
        <w:rPr>
          <w:rFonts w:hint="eastAsia"/>
        </w:rPr>
        <w:t>数据元说明</w:t>
      </w:r>
    </w:p>
    <w:p>
      <w:pPr>
        <w:pStyle w:val="23"/>
        <w:keepNext/>
        <w:numPr>
          <w:numId w:val="0"/>
        </w:numPr>
        <w:tabs>
          <w:tab w:val="left" w:pos="784"/>
        </w:tabs>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rPr>
        <w:t xml:space="preserve"> 全渠道平台报文接口数据元</w:t>
      </w:r>
    </w:p>
    <w:tbl>
      <w:tblPr>
        <w:tblStyle w:val="55"/>
        <w:tblW w:w="9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6"/>
        <w:gridCol w:w="1180"/>
        <w:gridCol w:w="1573"/>
        <w:gridCol w:w="992"/>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616" w:type="dxa"/>
            <w:shd w:val="clear" w:color="auto" w:fill="A6A6A6"/>
            <w:vAlign w:val="top"/>
          </w:tcPr>
          <w:p>
            <w:pPr>
              <w:numPr>
                <w:ilvl w:val="0"/>
                <w:numId w:val="0"/>
              </w:numPr>
              <w:jc w:val="center"/>
              <w:rPr>
                <w:rFonts w:eastAsia="黑体"/>
                <w:szCs w:val="21"/>
              </w:rPr>
            </w:pPr>
            <w:r>
              <w:rPr>
                <w:rFonts w:hint="eastAsia" w:ascii="Times New Roman" w:hAnsi="Times New Roman" w:eastAsia="黑体"/>
                <w:szCs w:val="21"/>
                <w:rPrChange w:id="87" w:author="吴潇" w:date="2014-12-22T14:17:00Z">
                  <w:rPr>
                    <w:rFonts w:hint="eastAsia" w:ascii="Calibri" w:hAnsi="Calibri" w:eastAsia="黑体"/>
                    <w:szCs w:val="21"/>
                  </w:rPr>
                </w:rPrChange>
              </w:rPr>
              <w:t>序号</w:t>
            </w:r>
          </w:p>
        </w:tc>
        <w:tc>
          <w:tcPr>
            <w:tcW w:w="1180" w:type="dxa"/>
            <w:shd w:val="clear" w:color="auto" w:fill="A6A6A6"/>
            <w:vAlign w:val="top"/>
          </w:tcPr>
          <w:p>
            <w:pPr>
              <w:numPr>
                <w:ilvl w:val="0"/>
                <w:numId w:val="0"/>
              </w:numPr>
              <w:jc w:val="center"/>
              <w:rPr>
                <w:rFonts w:eastAsia="黑体"/>
                <w:szCs w:val="21"/>
              </w:rPr>
            </w:pPr>
            <w:r>
              <w:rPr>
                <w:rFonts w:hint="eastAsia" w:ascii="Times New Roman" w:hAnsi="Times New Roman" w:eastAsia="黑体"/>
                <w:szCs w:val="21"/>
                <w:rPrChange w:id="88" w:author="吴潇" w:date="2014-12-22T14:17:00Z">
                  <w:rPr>
                    <w:rFonts w:hint="eastAsia" w:ascii="Calibri" w:hAnsi="Calibri" w:eastAsia="黑体"/>
                    <w:szCs w:val="21"/>
                  </w:rPr>
                </w:rPrChange>
              </w:rPr>
              <w:t>数据元名称</w:t>
            </w:r>
          </w:p>
        </w:tc>
        <w:tc>
          <w:tcPr>
            <w:tcW w:w="1573" w:type="dxa"/>
            <w:shd w:val="clear" w:color="auto" w:fill="A6A6A6"/>
            <w:vAlign w:val="top"/>
          </w:tcPr>
          <w:p>
            <w:pPr>
              <w:numPr>
                <w:ilvl w:val="0"/>
                <w:numId w:val="0"/>
              </w:numPr>
              <w:jc w:val="center"/>
              <w:rPr>
                <w:rFonts w:eastAsia="黑体"/>
                <w:szCs w:val="21"/>
              </w:rPr>
            </w:pPr>
            <w:r>
              <w:rPr>
                <w:rFonts w:hint="eastAsia" w:ascii="Times New Roman" w:hAnsi="Times New Roman" w:eastAsia="黑体"/>
                <w:szCs w:val="21"/>
                <w:rPrChange w:id="89" w:author="吴潇" w:date="2014-12-22T14:17:00Z">
                  <w:rPr>
                    <w:rFonts w:hint="eastAsia" w:ascii="Calibri" w:hAnsi="Calibri" w:eastAsia="黑体"/>
                    <w:szCs w:val="21"/>
                  </w:rPr>
                </w:rPrChange>
              </w:rPr>
              <w:t>数据元标识</w:t>
            </w:r>
          </w:p>
        </w:tc>
        <w:tc>
          <w:tcPr>
            <w:tcW w:w="992" w:type="dxa"/>
            <w:shd w:val="clear" w:color="auto" w:fill="A6A6A6"/>
            <w:vAlign w:val="top"/>
          </w:tcPr>
          <w:p>
            <w:pPr>
              <w:numPr>
                <w:ilvl w:val="0"/>
                <w:numId w:val="0"/>
              </w:numPr>
              <w:jc w:val="center"/>
              <w:rPr>
                <w:rFonts w:eastAsia="黑体"/>
                <w:szCs w:val="21"/>
              </w:rPr>
            </w:pPr>
            <w:r>
              <w:rPr>
                <w:rFonts w:hint="eastAsia" w:ascii="Times New Roman" w:hAnsi="Times New Roman" w:eastAsia="黑体"/>
                <w:szCs w:val="21"/>
                <w:rPrChange w:id="90" w:author="吴潇" w:date="2014-12-22T14:17:00Z">
                  <w:rPr>
                    <w:rFonts w:hint="eastAsia" w:ascii="Calibri" w:hAnsi="Calibri" w:eastAsia="黑体"/>
                    <w:szCs w:val="21"/>
                  </w:rPr>
                </w:rPrChange>
              </w:rPr>
              <w:t>数据元格式</w:t>
            </w:r>
          </w:p>
        </w:tc>
        <w:tc>
          <w:tcPr>
            <w:tcW w:w="5211" w:type="dxa"/>
            <w:shd w:val="clear" w:color="auto" w:fill="A6A6A6"/>
            <w:vAlign w:val="top"/>
          </w:tcPr>
          <w:p>
            <w:pPr>
              <w:numPr>
                <w:ilvl w:val="0"/>
                <w:numId w:val="0"/>
              </w:numPr>
              <w:jc w:val="center"/>
              <w:rPr>
                <w:rFonts w:eastAsia="黑体"/>
                <w:szCs w:val="21"/>
              </w:rPr>
            </w:pPr>
            <w:r>
              <w:rPr>
                <w:rFonts w:hint="eastAsia" w:ascii="Times New Roman" w:hAnsi="Times New Roman" w:eastAsia="黑体"/>
                <w:szCs w:val="21"/>
                <w:rPrChange w:id="91" w:author="吴潇" w:date="2014-12-22T14:17:00Z">
                  <w:rPr>
                    <w:rFonts w:hint="eastAsia" w:ascii="Calibri" w:hAnsi="Calibri" w:eastAsia="黑体"/>
                    <w:szCs w:val="21"/>
                  </w:rPr>
                </w:rPrChange>
              </w:rPr>
              <w:t>数据元取值说明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rPr>
                <w:bCs/>
                <w:sz w:val="20"/>
                <w:szCs w:val="21"/>
                <w:rPrChange w:id="93" w:author="吴潇" w:date="2014-12-25T17:02:00Z">
                  <w:rPr>
                    <w:bCs/>
                    <w:sz w:val="22"/>
                    <w:szCs w:val="22"/>
                  </w:rPr>
                </w:rPrChange>
              </w:rPr>
              <w:pPrChange w:id="92" w:author="吴潇" w:date="2014-12-25T17:02:00Z">
                <w:pPr>
                  <w:numPr>
                    <w:ilvl w:val="0"/>
                    <w:numId w:val="0"/>
                  </w:numPr>
                  <w:tabs>
                    <w:tab w:val="clear" w:pos="360"/>
                    <w:tab w:val="clear" w:pos="784"/>
                  </w:tabs>
                  <w:jc w:val="center"/>
                </w:pPr>
              </w:pPrChange>
            </w:pPr>
            <w:del w:id="94" w:author="吴潇" w:date="2014-12-25T17:02:00Z">
              <w:r>
                <w:rPr>
                  <w:bCs/>
                  <w:sz w:val="20"/>
                  <w:szCs w:val="21"/>
                  <w:rPrChange w:id="95" w:author="吴潇" w:date="2014-12-25T17:02:00Z">
                    <w:rPr>
                      <w:bCs/>
                      <w:sz w:val="22"/>
                    </w:rPr>
                  </w:rPrChange>
                </w:rPr>
                <w:delText>1</w:delText>
              </w:r>
            </w:del>
          </w:p>
        </w:tc>
        <w:tc>
          <w:tcPr>
            <w:tcW w:w="1180" w:type="dxa"/>
            <w:vAlign w:val="center"/>
          </w:tcPr>
          <w:p>
            <w:pPr>
              <w:numPr>
                <w:ilvl w:val="0"/>
                <w:numId w:val="0"/>
              </w:numPr>
              <w:jc w:val="center"/>
              <w:outlineLvl w:val="4"/>
              <w:rPr>
                <w:rFonts w:eastAsia="宋体"/>
                <w:szCs w:val="21"/>
                <w:rPrChange w:id="96" w:author="吴潇" w:date="2014-12-22T14:17:00Z">
                  <w:rPr>
                    <w:rFonts w:eastAsia="黑体"/>
                  </w:rPr>
                </w:rPrChange>
              </w:rPr>
            </w:pPr>
            <w:r>
              <w:rPr>
                <w:rFonts w:hint="eastAsia" w:ascii="Times New Roman" w:hAnsi="Times New Roman"/>
                <w:szCs w:val="21"/>
                <w:rPrChange w:id="97" w:author="吴潇" w:date="2014-12-22T14:17:00Z">
                  <w:rPr>
                    <w:rFonts w:hint="eastAsia" w:ascii="Calibri" w:hAnsi="Calibri"/>
                    <w:szCs w:val="22"/>
                  </w:rPr>
                </w:rPrChange>
              </w:rPr>
              <w:t>版本号</w:t>
            </w:r>
          </w:p>
        </w:tc>
        <w:tc>
          <w:tcPr>
            <w:tcW w:w="1573" w:type="dxa"/>
            <w:vAlign w:val="center"/>
          </w:tcPr>
          <w:p>
            <w:pPr>
              <w:numPr>
                <w:ilvl w:val="0"/>
                <w:numId w:val="0"/>
              </w:numPr>
              <w:jc w:val="center"/>
              <w:outlineLvl w:val="4"/>
              <w:rPr>
                <w:rFonts w:eastAsia="宋体"/>
                <w:szCs w:val="21"/>
                <w:rPrChange w:id="98" w:author="吴潇" w:date="2014-12-22T14:17:00Z">
                  <w:rPr>
                    <w:rFonts w:eastAsia="黑体"/>
                  </w:rPr>
                </w:rPrChange>
              </w:rPr>
            </w:pPr>
            <w:r>
              <w:rPr>
                <w:rFonts w:ascii="Times New Roman" w:hAnsi="Times New Roman"/>
                <w:szCs w:val="21"/>
                <w:rPrChange w:id="99" w:author="吴潇" w:date="2014-12-22T14:17:00Z">
                  <w:rPr>
                    <w:rFonts w:ascii="Calibri" w:hAnsi="Calibri"/>
                    <w:szCs w:val="22"/>
                  </w:rPr>
                </w:rPrChange>
              </w:rPr>
              <w:t>version</w:t>
            </w:r>
          </w:p>
        </w:tc>
        <w:tc>
          <w:tcPr>
            <w:tcW w:w="992" w:type="dxa"/>
            <w:vAlign w:val="center"/>
          </w:tcPr>
          <w:p>
            <w:pPr>
              <w:numPr>
                <w:ilvl w:val="0"/>
                <w:numId w:val="0"/>
              </w:numPr>
              <w:jc w:val="center"/>
              <w:outlineLvl w:val="4"/>
              <w:rPr>
                <w:rFonts w:eastAsia="宋体"/>
                <w:szCs w:val="21"/>
                <w:rPrChange w:id="100" w:author="吴潇" w:date="2014-12-22T14:17:00Z">
                  <w:rPr>
                    <w:rFonts w:eastAsia="黑体"/>
                  </w:rPr>
                </w:rPrChange>
              </w:rPr>
            </w:pPr>
            <w:r>
              <w:rPr>
                <w:rFonts w:ascii="Times New Roman" w:hAnsi="Times New Roman"/>
                <w:szCs w:val="21"/>
                <w:rPrChange w:id="101" w:author="吴潇" w:date="2014-12-22T14:17:00Z">
                  <w:rPr>
                    <w:rFonts w:ascii="Calibri" w:hAnsi="Calibri"/>
                    <w:szCs w:val="22"/>
                  </w:rPr>
                </w:rPrChange>
              </w:rPr>
              <w:t>NS5</w:t>
            </w:r>
          </w:p>
        </w:tc>
        <w:tc>
          <w:tcPr>
            <w:tcW w:w="5211" w:type="dxa"/>
            <w:vAlign w:val="center"/>
          </w:tcPr>
          <w:p>
            <w:pPr>
              <w:numPr>
                <w:ilvl w:val="0"/>
                <w:numId w:val="0"/>
              </w:numPr>
              <w:outlineLvl w:val="4"/>
              <w:rPr>
                <w:rFonts w:eastAsia="宋体"/>
                <w:szCs w:val="21"/>
                <w:rPrChange w:id="102" w:author="吴潇" w:date="2014-12-22T14:17:00Z">
                  <w:rPr>
                    <w:rFonts w:eastAsia="黑体"/>
                  </w:rPr>
                </w:rPrChange>
              </w:rPr>
            </w:pPr>
            <w:r>
              <w:rPr>
                <w:rFonts w:hint="eastAsia" w:ascii="Times New Roman" w:hAnsi="Times New Roman"/>
                <w:szCs w:val="21"/>
                <w:rPrChange w:id="103" w:author="吴潇" w:date="2014-12-22T14:17:00Z">
                  <w:rPr>
                    <w:rFonts w:hint="eastAsia" w:ascii="Calibri" w:hAnsi="Calibri"/>
                    <w:szCs w:val="22"/>
                  </w:rPr>
                </w:rPrChange>
              </w:rPr>
              <w:t>固定填写</w:t>
            </w:r>
            <w:r>
              <w:rPr>
                <w:rFonts w:ascii="Times New Roman" w:hAnsi="Times New Roman"/>
                <w:szCs w:val="21"/>
                <w:rPrChange w:id="104" w:author="吴潇" w:date="2014-12-22T14:17:00Z">
                  <w:rPr>
                    <w:rFonts w:ascii="Calibri" w:hAnsi="Calibri"/>
                    <w:szCs w:val="22"/>
                  </w:rPr>
                </w:rPrChange>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106" w:author="吴潇" w:date="2014-12-25T17:02:00Z">
                  <w:rPr>
                    <w:rFonts w:eastAsia="黑体"/>
                    <w:bCs/>
                    <w:sz w:val="22"/>
                    <w:szCs w:val="22"/>
                  </w:rPr>
                </w:rPrChange>
              </w:rPr>
              <w:pPrChange w:id="105" w:author="吴潇" w:date="2014-12-25T17:02:00Z">
                <w:pPr>
                  <w:numPr>
                    <w:ilvl w:val="0"/>
                    <w:numId w:val="0"/>
                  </w:numPr>
                  <w:tabs>
                    <w:tab w:val="clear" w:pos="360"/>
                    <w:tab w:val="clear" w:pos="784"/>
                  </w:tabs>
                  <w:jc w:val="center"/>
                  <w:outlineLvl w:val="4"/>
                </w:pPr>
              </w:pPrChange>
            </w:pPr>
            <w:del w:id="107" w:author="吴潇" w:date="2014-12-25T17:02:00Z">
              <w:r>
                <w:rPr>
                  <w:bCs/>
                  <w:sz w:val="20"/>
                  <w:szCs w:val="21"/>
                  <w:rPrChange w:id="108" w:author="吴潇" w:date="2014-12-25T17:02:00Z">
                    <w:rPr>
                      <w:bCs/>
                      <w:sz w:val="22"/>
                    </w:rPr>
                  </w:rPrChange>
                </w:rPr>
                <w:delText>2</w:delText>
              </w:r>
            </w:del>
          </w:p>
        </w:tc>
        <w:tc>
          <w:tcPr>
            <w:tcW w:w="1180" w:type="dxa"/>
            <w:vAlign w:val="center"/>
          </w:tcPr>
          <w:p>
            <w:pPr>
              <w:numPr>
                <w:ilvl w:val="0"/>
                <w:numId w:val="0"/>
              </w:numPr>
              <w:jc w:val="center"/>
              <w:outlineLvl w:val="4"/>
              <w:rPr>
                <w:rFonts w:eastAsia="宋体"/>
                <w:bCs/>
                <w:sz w:val="20"/>
                <w:szCs w:val="21"/>
                <w:rPrChange w:id="109" w:author="吴潇" w:date="2014-12-22T14:17:00Z">
                  <w:rPr>
                    <w:rFonts w:eastAsia="黑体"/>
                    <w:bCs/>
                    <w:sz w:val="22"/>
                    <w:szCs w:val="22"/>
                  </w:rPr>
                </w:rPrChange>
              </w:rPr>
            </w:pPr>
            <w:r>
              <w:rPr>
                <w:rFonts w:hint="eastAsia" w:ascii="Times New Roman" w:hAnsi="Times New Roman"/>
                <w:bCs/>
                <w:sz w:val="20"/>
                <w:szCs w:val="21"/>
                <w:rPrChange w:id="110" w:author="吴潇" w:date="2014-12-22T14:17:00Z">
                  <w:rPr>
                    <w:rFonts w:hint="eastAsia" w:ascii="Calibri" w:hAnsi="Calibri"/>
                    <w:bCs/>
                    <w:sz w:val="22"/>
                    <w:szCs w:val="22"/>
                  </w:rPr>
                </w:rPrChange>
              </w:rPr>
              <w:t>证书</w:t>
            </w:r>
            <w:r>
              <w:rPr>
                <w:rFonts w:ascii="Times New Roman" w:hAnsi="Times New Roman"/>
                <w:bCs/>
                <w:sz w:val="20"/>
                <w:szCs w:val="21"/>
                <w:rPrChange w:id="111" w:author="吴潇" w:date="2014-12-22T14:17:00Z">
                  <w:rPr>
                    <w:rFonts w:ascii="Calibri" w:hAnsi="Calibri"/>
                    <w:bCs/>
                    <w:sz w:val="22"/>
                    <w:szCs w:val="22"/>
                  </w:rPr>
                </w:rPrChange>
              </w:rPr>
              <w:t>ID</w:t>
            </w:r>
          </w:p>
        </w:tc>
        <w:tc>
          <w:tcPr>
            <w:tcW w:w="1573" w:type="dxa"/>
            <w:vAlign w:val="center"/>
          </w:tcPr>
          <w:p>
            <w:pPr>
              <w:numPr>
                <w:ilvl w:val="0"/>
                <w:numId w:val="0"/>
              </w:numPr>
              <w:jc w:val="center"/>
              <w:outlineLvl w:val="4"/>
              <w:rPr>
                <w:rFonts w:eastAsia="宋体"/>
                <w:bCs/>
                <w:sz w:val="20"/>
                <w:szCs w:val="21"/>
                <w:rPrChange w:id="112" w:author="吴潇" w:date="2014-12-22T14:17:00Z">
                  <w:rPr>
                    <w:rFonts w:eastAsia="黑体"/>
                    <w:bCs/>
                    <w:sz w:val="22"/>
                    <w:szCs w:val="22"/>
                  </w:rPr>
                </w:rPrChange>
              </w:rPr>
            </w:pPr>
            <w:r>
              <w:rPr>
                <w:rFonts w:ascii="Times New Roman" w:hAnsi="Times New Roman"/>
                <w:bCs/>
                <w:sz w:val="20"/>
                <w:szCs w:val="21"/>
                <w:rPrChange w:id="113" w:author="吴潇" w:date="2014-12-22T14:17:00Z">
                  <w:rPr>
                    <w:rFonts w:ascii="Calibri" w:hAnsi="Calibri"/>
                    <w:bCs/>
                    <w:sz w:val="22"/>
                    <w:szCs w:val="22"/>
                  </w:rPr>
                </w:rPrChange>
              </w:rPr>
              <w:t>certId</w:t>
            </w:r>
          </w:p>
        </w:tc>
        <w:tc>
          <w:tcPr>
            <w:tcW w:w="992" w:type="dxa"/>
            <w:vAlign w:val="center"/>
          </w:tcPr>
          <w:p>
            <w:pPr>
              <w:numPr>
                <w:ilvl w:val="0"/>
                <w:numId w:val="0"/>
              </w:numPr>
              <w:jc w:val="center"/>
              <w:outlineLvl w:val="4"/>
              <w:rPr>
                <w:rFonts w:eastAsia="宋体"/>
                <w:bCs/>
                <w:sz w:val="20"/>
                <w:szCs w:val="21"/>
                <w:rPrChange w:id="114" w:author="吴潇" w:date="2014-12-22T14:17:00Z">
                  <w:rPr>
                    <w:rFonts w:eastAsia="黑体"/>
                    <w:bCs/>
                    <w:sz w:val="22"/>
                    <w:szCs w:val="22"/>
                  </w:rPr>
                </w:rPrChange>
              </w:rPr>
            </w:pPr>
            <w:r>
              <w:rPr>
                <w:rFonts w:ascii="Times New Roman" w:hAnsi="Times New Roman"/>
                <w:bCs/>
                <w:sz w:val="20"/>
                <w:szCs w:val="21"/>
                <w:rPrChange w:id="115" w:author="吴潇" w:date="2014-12-22T14:17:00Z">
                  <w:rPr>
                    <w:rFonts w:ascii="Calibri" w:hAnsi="Calibri"/>
                    <w:bCs/>
                    <w:sz w:val="22"/>
                    <w:szCs w:val="22"/>
                  </w:rPr>
                </w:rPrChange>
              </w:rPr>
              <w:t>N1..128</w:t>
            </w:r>
          </w:p>
        </w:tc>
        <w:tc>
          <w:tcPr>
            <w:tcW w:w="5211" w:type="dxa"/>
            <w:vAlign w:val="center"/>
          </w:tcPr>
          <w:p>
            <w:pPr>
              <w:numPr>
                <w:ilvl w:val="0"/>
                <w:numId w:val="0"/>
              </w:numPr>
              <w:jc w:val="left"/>
              <w:outlineLvl w:val="4"/>
              <w:rPr>
                <w:rFonts w:eastAsia="宋体"/>
                <w:bCs/>
                <w:sz w:val="20"/>
                <w:szCs w:val="21"/>
                <w:rPrChange w:id="116" w:author="吴潇" w:date="2014-12-22T14:17:00Z">
                  <w:rPr>
                    <w:rFonts w:eastAsia="黑体"/>
                    <w:bCs/>
                    <w:sz w:val="22"/>
                    <w:szCs w:val="22"/>
                  </w:rPr>
                </w:rPrChange>
              </w:rPr>
            </w:pPr>
            <w:r>
              <w:rPr>
                <w:rFonts w:hint="eastAsia" w:ascii="Times New Roman" w:hAnsi="Times New Roman"/>
                <w:bCs/>
                <w:sz w:val="20"/>
                <w:szCs w:val="21"/>
                <w:rPrChange w:id="117" w:author="吴潇" w:date="2014-12-22T14:17:00Z">
                  <w:rPr>
                    <w:rFonts w:hint="eastAsia" w:ascii="Calibri" w:hAnsi="Calibri"/>
                    <w:bCs/>
                    <w:sz w:val="22"/>
                    <w:szCs w:val="22"/>
                  </w:rPr>
                </w:rPrChange>
              </w:rPr>
              <w:t>填写</w:t>
            </w:r>
            <w:r>
              <w:rPr>
                <w:rFonts w:ascii="Times New Roman" w:hAnsi="Times New Roman"/>
                <w:bCs/>
                <w:sz w:val="20"/>
                <w:szCs w:val="21"/>
                <w:rPrChange w:id="118" w:author="吴潇" w:date="2014-12-22T14:17:00Z">
                  <w:rPr>
                    <w:rFonts w:ascii="Calibri" w:hAnsi="Calibri"/>
                    <w:bCs/>
                    <w:sz w:val="22"/>
                    <w:szCs w:val="22"/>
                  </w:rPr>
                </w:rPrChange>
              </w:rPr>
              <w:t>RSA</w:t>
            </w:r>
            <w:r>
              <w:rPr>
                <w:rFonts w:hint="eastAsia" w:ascii="Times New Roman" w:hAnsi="Times New Roman"/>
                <w:bCs/>
                <w:sz w:val="20"/>
                <w:szCs w:val="21"/>
                <w:rPrChange w:id="119" w:author="吴潇" w:date="2014-12-22T14:17:00Z">
                  <w:rPr>
                    <w:rFonts w:hint="eastAsia" w:ascii="Calibri" w:hAnsi="Calibri"/>
                    <w:bCs/>
                    <w:sz w:val="22"/>
                    <w:szCs w:val="22"/>
                  </w:rPr>
                </w:rPrChange>
              </w:rPr>
              <w:t>证书的</w:t>
            </w:r>
            <w:r>
              <w:rPr>
                <w:rFonts w:ascii="Times New Roman" w:hAnsi="Times New Roman"/>
                <w:bCs/>
                <w:sz w:val="20"/>
                <w:szCs w:val="21"/>
                <w:rPrChange w:id="120" w:author="吴潇" w:date="2014-12-22T14:17:00Z">
                  <w:rPr>
                    <w:rFonts w:ascii="Calibri" w:hAnsi="Calibri"/>
                    <w:bCs/>
                    <w:sz w:val="22"/>
                    <w:szCs w:val="22"/>
                  </w:rPr>
                </w:rPrChange>
              </w:rPr>
              <w:t>Serial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122" w:author="吴潇" w:date="2014-12-25T17:02:00Z">
                  <w:rPr>
                    <w:rFonts w:eastAsia="黑体"/>
                    <w:bCs/>
                    <w:sz w:val="22"/>
                    <w:szCs w:val="22"/>
                  </w:rPr>
                </w:rPrChange>
              </w:rPr>
              <w:pPrChange w:id="121" w:author="吴潇" w:date="2014-12-25T17:02:00Z">
                <w:pPr>
                  <w:numPr>
                    <w:ilvl w:val="0"/>
                    <w:numId w:val="0"/>
                  </w:numPr>
                  <w:tabs>
                    <w:tab w:val="clear" w:pos="360"/>
                    <w:tab w:val="clear" w:pos="784"/>
                  </w:tabs>
                  <w:jc w:val="center"/>
                  <w:outlineLvl w:val="4"/>
                </w:pPr>
              </w:pPrChange>
            </w:pPr>
            <w:del w:id="123" w:author="吴潇" w:date="2014-12-25T17:02:00Z">
              <w:r>
                <w:rPr>
                  <w:bCs/>
                  <w:sz w:val="20"/>
                  <w:szCs w:val="21"/>
                  <w:rPrChange w:id="124" w:author="吴潇" w:date="2014-12-25T17:02:00Z">
                    <w:rPr>
                      <w:bCs/>
                      <w:sz w:val="22"/>
                    </w:rPr>
                  </w:rPrChange>
                </w:rPr>
                <w:delText>3</w:delText>
              </w:r>
            </w:del>
          </w:p>
        </w:tc>
        <w:tc>
          <w:tcPr>
            <w:tcW w:w="1180" w:type="dxa"/>
            <w:vAlign w:val="center"/>
          </w:tcPr>
          <w:p>
            <w:pPr>
              <w:numPr>
                <w:ilvl w:val="0"/>
                <w:numId w:val="0"/>
              </w:numPr>
              <w:jc w:val="center"/>
              <w:outlineLvl w:val="4"/>
              <w:rPr>
                <w:rFonts w:eastAsia="宋体"/>
                <w:bCs/>
                <w:sz w:val="20"/>
                <w:szCs w:val="21"/>
                <w:rPrChange w:id="125" w:author="吴潇" w:date="2014-12-22T14:17:00Z">
                  <w:rPr>
                    <w:rFonts w:eastAsia="黑体"/>
                    <w:bCs/>
                    <w:sz w:val="22"/>
                    <w:szCs w:val="22"/>
                  </w:rPr>
                </w:rPrChange>
              </w:rPr>
            </w:pPr>
            <w:r>
              <w:rPr>
                <w:rFonts w:hint="eastAsia" w:ascii="Times New Roman" w:hAnsi="Times New Roman"/>
                <w:bCs/>
                <w:sz w:val="20"/>
                <w:szCs w:val="21"/>
                <w:rPrChange w:id="126" w:author="吴潇" w:date="2014-12-22T14:17:00Z">
                  <w:rPr>
                    <w:rFonts w:hint="eastAsia" w:ascii="Calibri" w:hAnsi="Calibri"/>
                    <w:bCs/>
                    <w:sz w:val="22"/>
                    <w:szCs w:val="22"/>
                  </w:rPr>
                </w:rPrChange>
              </w:rPr>
              <w:t>签名</w:t>
            </w:r>
          </w:p>
        </w:tc>
        <w:tc>
          <w:tcPr>
            <w:tcW w:w="1573" w:type="dxa"/>
            <w:vAlign w:val="center"/>
          </w:tcPr>
          <w:p>
            <w:pPr>
              <w:numPr>
                <w:ilvl w:val="0"/>
                <w:numId w:val="0"/>
              </w:numPr>
              <w:jc w:val="center"/>
              <w:outlineLvl w:val="4"/>
              <w:rPr>
                <w:rFonts w:eastAsia="宋体"/>
                <w:bCs/>
                <w:sz w:val="20"/>
                <w:szCs w:val="21"/>
                <w:rPrChange w:id="127" w:author="吴潇" w:date="2014-12-22T14:17:00Z">
                  <w:rPr>
                    <w:rFonts w:eastAsia="黑体"/>
                    <w:bCs/>
                    <w:sz w:val="22"/>
                    <w:szCs w:val="22"/>
                  </w:rPr>
                </w:rPrChange>
              </w:rPr>
            </w:pPr>
            <w:r>
              <w:rPr>
                <w:rFonts w:ascii="Times New Roman" w:hAnsi="Times New Roman"/>
                <w:bCs/>
                <w:sz w:val="20"/>
                <w:szCs w:val="21"/>
                <w:rPrChange w:id="128" w:author="吴潇" w:date="2014-12-22T14:17:00Z">
                  <w:rPr>
                    <w:rFonts w:ascii="Calibri" w:hAnsi="Calibri"/>
                    <w:bCs/>
                    <w:sz w:val="22"/>
                    <w:szCs w:val="22"/>
                  </w:rPr>
                </w:rPrChange>
              </w:rPr>
              <w:t>signature</w:t>
            </w:r>
          </w:p>
        </w:tc>
        <w:tc>
          <w:tcPr>
            <w:tcW w:w="992" w:type="dxa"/>
            <w:vAlign w:val="center"/>
          </w:tcPr>
          <w:p>
            <w:pPr>
              <w:numPr>
                <w:ilvl w:val="0"/>
                <w:numId w:val="0"/>
              </w:numPr>
              <w:jc w:val="center"/>
              <w:outlineLvl w:val="4"/>
              <w:rPr>
                <w:rFonts w:eastAsia="宋体"/>
                <w:bCs/>
                <w:sz w:val="20"/>
                <w:szCs w:val="21"/>
                <w:rPrChange w:id="129" w:author="吴潇" w:date="2014-12-22T14:17:00Z">
                  <w:rPr>
                    <w:rFonts w:eastAsia="黑体"/>
                    <w:bCs/>
                    <w:sz w:val="22"/>
                    <w:szCs w:val="22"/>
                  </w:rPr>
                </w:rPrChange>
              </w:rPr>
            </w:pPr>
            <w:r>
              <w:rPr>
                <w:rFonts w:ascii="Times New Roman" w:hAnsi="Times New Roman"/>
                <w:bCs/>
                <w:sz w:val="20"/>
                <w:szCs w:val="21"/>
                <w:rPrChange w:id="130" w:author="吴潇" w:date="2014-12-22T14:17:00Z">
                  <w:rPr>
                    <w:rFonts w:ascii="Calibri" w:hAnsi="Calibri"/>
                    <w:bCs/>
                    <w:sz w:val="22"/>
                    <w:szCs w:val="22"/>
                  </w:rPr>
                </w:rPrChange>
              </w:rPr>
              <w:t>ANS1..1024</w:t>
            </w:r>
          </w:p>
        </w:tc>
        <w:tc>
          <w:tcPr>
            <w:tcW w:w="5211" w:type="dxa"/>
            <w:vAlign w:val="center"/>
          </w:tcPr>
          <w:p>
            <w:pPr>
              <w:numPr>
                <w:ilvl w:val="0"/>
                <w:numId w:val="0"/>
              </w:numPr>
              <w:jc w:val="left"/>
              <w:outlineLvl w:val="4"/>
              <w:rPr>
                <w:rFonts w:eastAsia="宋体"/>
                <w:bCs/>
                <w:sz w:val="20"/>
                <w:szCs w:val="21"/>
                <w:rPrChange w:id="131" w:author="吴潇" w:date="2014-12-22T14:17:00Z">
                  <w:rPr>
                    <w:rFonts w:eastAsia="黑体"/>
                    <w:bCs/>
                    <w:sz w:val="22"/>
                    <w:szCs w:val="22"/>
                  </w:rPr>
                </w:rPrChange>
              </w:rPr>
            </w:pPr>
            <w:r>
              <w:rPr>
                <w:rFonts w:hint="eastAsia" w:ascii="Times New Roman" w:hAnsi="Times New Roman"/>
                <w:bCs/>
                <w:sz w:val="20"/>
                <w:szCs w:val="21"/>
                <w:rPrChange w:id="132" w:author="吴潇" w:date="2014-12-22T14:17:00Z">
                  <w:rPr>
                    <w:rFonts w:hint="eastAsia" w:ascii="Calibri" w:hAnsi="Calibri"/>
                    <w:bCs/>
                    <w:sz w:val="22"/>
                    <w:szCs w:val="22"/>
                  </w:rPr>
                </w:rPrChange>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134" w:author="吴潇" w:date="2014-12-25T17:02:00Z">
                  <w:rPr>
                    <w:rFonts w:eastAsia="黑体"/>
                    <w:bCs/>
                    <w:sz w:val="22"/>
                    <w:szCs w:val="22"/>
                  </w:rPr>
                </w:rPrChange>
              </w:rPr>
              <w:pPrChange w:id="133" w:author="吴潇" w:date="2014-12-25T17:02:00Z">
                <w:pPr>
                  <w:numPr>
                    <w:ilvl w:val="0"/>
                    <w:numId w:val="0"/>
                  </w:numPr>
                  <w:tabs>
                    <w:tab w:val="clear" w:pos="360"/>
                    <w:tab w:val="clear" w:pos="784"/>
                  </w:tabs>
                  <w:jc w:val="center"/>
                  <w:outlineLvl w:val="4"/>
                </w:pPr>
              </w:pPrChange>
            </w:pPr>
            <w:del w:id="135" w:author="吴潇" w:date="2014-12-25T17:02:00Z">
              <w:r>
                <w:rPr>
                  <w:bCs/>
                  <w:sz w:val="20"/>
                  <w:szCs w:val="21"/>
                  <w:rPrChange w:id="136" w:author="吴潇" w:date="2014-12-25T17:02:00Z">
                    <w:rPr>
                      <w:bCs/>
                      <w:sz w:val="22"/>
                    </w:rPr>
                  </w:rPrChange>
                </w:rPr>
                <w:delText>4</w:delText>
              </w:r>
            </w:del>
          </w:p>
        </w:tc>
        <w:tc>
          <w:tcPr>
            <w:tcW w:w="1180" w:type="dxa"/>
            <w:vAlign w:val="center"/>
          </w:tcPr>
          <w:p>
            <w:pPr>
              <w:numPr>
                <w:ilvl w:val="0"/>
                <w:numId w:val="0"/>
              </w:numPr>
              <w:jc w:val="center"/>
              <w:outlineLvl w:val="4"/>
              <w:rPr>
                <w:rFonts w:eastAsia="宋体"/>
                <w:bCs/>
                <w:sz w:val="20"/>
                <w:szCs w:val="21"/>
                <w:rPrChange w:id="137" w:author="吴潇" w:date="2014-12-22T14:17:00Z">
                  <w:rPr>
                    <w:rFonts w:eastAsia="黑体"/>
                    <w:bCs/>
                    <w:sz w:val="22"/>
                    <w:szCs w:val="22"/>
                  </w:rPr>
                </w:rPrChange>
              </w:rPr>
            </w:pPr>
            <w:r>
              <w:rPr>
                <w:rFonts w:hint="eastAsia" w:ascii="Times New Roman" w:hAnsi="Times New Roman"/>
                <w:bCs/>
                <w:sz w:val="20"/>
                <w:szCs w:val="21"/>
                <w:rPrChange w:id="138" w:author="吴潇" w:date="2014-12-22T14:17:00Z">
                  <w:rPr>
                    <w:rFonts w:hint="eastAsia" w:ascii="Calibri" w:hAnsi="Calibri"/>
                    <w:bCs/>
                    <w:sz w:val="22"/>
                    <w:szCs w:val="22"/>
                  </w:rPr>
                </w:rPrChange>
              </w:rPr>
              <w:t>编码方式</w:t>
            </w:r>
          </w:p>
        </w:tc>
        <w:tc>
          <w:tcPr>
            <w:tcW w:w="1573" w:type="dxa"/>
            <w:vAlign w:val="center"/>
          </w:tcPr>
          <w:p>
            <w:pPr>
              <w:numPr>
                <w:ilvl w:val="0"/>
                <w:numId w:val="0"/>
              </w:numPr>
              <w:jc w:val="center"/>
              <w:outlineLvl w:val="4"/>
              <w:rPr>
                <w:rFonts w:eastAsia="宋体"/>
                <w:bCs/>
                <w:sz w:val="20"/>
                <w:szCs w:val="21"/>
                <w:rPrChange w:id="139" w:author="吴潇" w:date="2014-12-22T14:17:00Z">
                  <w:rPr>
                    <w:rFonts w:eastAsia="黑体"/>
                    <w:bCs/>
                    <w:sz w:val="22"/>
                    <w:szCs w:val="22"/>
                  </w:rPr>
                </w:rPrChange>
              </w:rPr>
            </w:pPr>
            <w:r>
              <w:rPr>
                <w:rFonts w:ascii="Times New Roman" w:hAnsi="Times New Roman"/>
                <w:bCs/>
                <w:sz w:val="20"/>
                <w:szCs w:val="21"/>
                <w:rPrChange w:id="140" w:author="吴潇" w:date="2014-12-22T14:17:00Z">
                  <w:rPr>
                    <w:rFonts w:ascii="Calibri" w:hAnsi="Calibri"/>
                    <w:bCs/>
                    <w:sz w:val="22"/>
                    <w:szCs w:val="22"/>
                  </w:rPr>
                </w:rPrChange>
              </w:rPr>
              <w:t>encoding</w:t>
            </w:r>
          </w:p>
        </w:tc>
        <w:tc>
          <w:tcPr>
            <w:tcW w:w="992" w:type="dxa"/>
            <w:vAlign w:val="center"/>
          </w:tcPr>
          <w:p>
            <w:pPr>
              <w:numPr>
                <w:ilvl w:val="0"/>
                <w:numId w:val="0"/>
              </w:numPr>
              <w:jc w:val="center"/>
              <w:outlineLvl w:val="4"/>
              <w:rPr>
                <w:rFonts w:eastAsia="宋体"/>
                <w:bCs/>
                <w:sz w:val="20"/>
                <w:szCs w:val="21"/>
                <w:rPrChange w:id="141" w:author="吴潇" w:date="2014-12-22T14:17:00Z">
                  <w:rPr>
                    <w:rFonts w:eastAsia="黑体"/>
                    <w:bCs/>
                    <w:sz w:val="22"/>
                    <w:szCs w:val="22"/>
                  </w:rPr>
                </w:rPrChange>
              </w:rPr>
            </w:pPr>
            <w:r>
              <w:rPr>
                <w:rFonts w:ascii="Times New Roman" w:hAnsi="Times New Roman"/>
                <w:bCs/>
                <w:sz w:val="20"/>
                <w:szCs w:val="21"/>
                <w:rPrChange w:id="142" w:author="吴潇" w:date="2014-12-22T14:17:00Z">
                  <w:rPr>
                    <w:rFonts w:ascii="Calibri" w:hAnsi="Calibri"/>
                    <w:bCs/>
                    <w:sz w:val="22"/>
                    <w:szCs w:val="22"/>
                  </w:rPr>
                </w:rPrChange>
              </w:rPr>
              <w:t>ANS1..20</w:t>
            </w:r>
          </w:p>
        </w:tc>
        <w:tc>
          <w:tcPr>
            <w:tcW w:w="5211" w:type="dxa"/>
            <w:vAlign w:val="center"/>
          </w:tcPr>
          <w:p>
            <w:pPr>
              <w:numPr>
                <w:ilvl w:val="0"/>
                <w:numId w:val="0"/>
              </w:numPr>
              <w:spacing w:line="0" w:lineRule="atLeast"/>
              <w:jc w:val="left"/>
              <w:outlineLvl w:val="4"/>
              <w:rPr>
                <w:rFonts w:eastAsia="宋体"/>
                <w:bCs/>
                <w:sz w:val="20"/>
                <w:szCs w:val="21"/>
                <w:rPrChange w:id="143" w:author="吴潇" w:date="2014-12-22T14:17:00Z">
                  <w:rPr>
                    <w:rFonts w:eastAsia="黑体"/>
                    <w:bCs/>
                    <w:sz w:val="22"/>
                    <w:szCs w:val="22"/>
                  </w:rPr>
                </w:rPrChange>
              </w:rPr>
            </w:pPr>
            <w:r>
              <w:rPr>
                <w:rFonts w:hint="eastAsia" w:ascii="Times New Roman" w:hAnsi="Times New Roman"/>
                <w:bCs/>
                <w:sz w:val="20"/>
                <w:szCs w:val="21"/>
                <w:rPrChange w:id="144" w:author="吴潇" w:date="2014-12-22T14:17:00Z">
                  <w:rPr>
                    <w:rFonts w:hint="eastAsia" w:ascii="Calibri" w:hAnsi="Calibri"/>
                    <w:bCs/>
                    <w:sz w:val="22"/>
                    <w:szCs w:val="22"/>
                  </w:rPr>
                </w:rPrChange>
              </w:rPr>
              <w:t>填写报文使用的字符编码</w:t>
            </w:r>
          </w:p>
          <w:p>
            <w:pPr>
              <w:numPr>
                <w:ilvl w:val="0"/>
                <w:numId w:val="0"/>
              </w:numPr>
              <w:spacing w:line="0" w:lineRule="atLeast"/>
              <w:jc w:val="left"/>
              <w:rPr>
                <w:bCs/>
                <w:sz w:val="20"/>
                <w:szCs w:val="21"/>
                <w:rPrChange w:id="145" w:author="吴潇" w:date="2014-12-22T14:17:00Z">
                  <w:rPr>
                    <w:bCs/>
                    <w:sz w:val="22"/>
                    <w:szCs w:val="22"/>
                  </w:rPr>
                </w:rPrChange>
              </w:rPr>
            </w:pPr>
            <w:r>
              <w:rPr>
                <w:rFonts w:hint="eastAsia" w:ascii="Times New Roman" w:hAnsi="Times New Roman"/>
                <w:bCs/>
                <w:sz w:val="20"/>
                <w:szCs w:val="21"/>
                <w:rPrChange w:id="146" w:author="吴潇" w:date="2014-12-22T14:17:00Z">
                  <w:rPr>
                    <w:rFonts w:hint="eastAsia" w:ascii="Calibri" w:hAnsi="Calibri"/>
                    <w:bCs/>
                    <w:sz w:val="22"/>
                    <w:szCs w:val="22"/>
                  </w:rPr>
                </w:rPrChange>
              </w:rPr>
              <w:t>若不填写，默认取值：</w:t>
            </w:r>
            <w:r>
              <w:rPr>
                <w:rFonts w:ascii="Times New Roman" w:hAnsi="Times New Roman"/>
                <w:bCs/>
                <w:sz w:val="20"/>
                <w:szCs w:val="21"/>
                <w:rPrChange w:id="147" w:author="吴潇" w:date="2014-12-22T14:17:00Z">
                  <w:rPr>
                    <w:rFonts w:ascii="Calibri" w:hAnsi="Calibri"/>
                    <w:bCs/>
                    <w:sz w:val="22"/>
                    <w:szCs w:val="22"/>
                  </w:rPr>
                </w:rPrChange>
              </w:rP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ascii="Times New Roman" w:hAnsi="Times New Roman" w:eastAsia="宋体"/>
                <w:bCs/>
                <w:szCs w:val="21"/>
                <w:rPrChange w:id="149" w:author="吴潇" w:date="2014-12-25T17:02:00Z">
                  <w:rPr>
                    <w:rFonts w:ascii="宋体" w:hAnsi="宋体" w:eastAsia="黑体"/>
                    <w:bCs/>
                    <w:szCs w:val="21"/>
                  </w:rPr>
                </w:rPrChange>
              </w:rPr>
              <w:pPrChange w:id="148" w:author="吴潇" w:date="2014-12-25T17:02:00Z">
                <w:pPr>
                  <w:numPr>
                    <w:ilvl w:val="0"/>
                    <w:numId w:val="0"/>
                  </w:numPr>
                  <w:tabs>
                    <w:tab w:val="clear" w:pos="360"/>
                    <w:tab w:val="clear" w:pos="784"/>
                  </w:tabs>
                  <w:jc w:val="center"/>
                  <w:outlineLvl w:val="4"/>
                </w:pPr>
              </w:pPrChange>
            </w:pPr>
            <w:del w:id="150" w:author="吴潇" w:date="2014-12-25T17:02:00Z">
              <w:r>
                <w:rPr>
                  <w:rFonts w:ascii="Times New Roman" w:hAnsi="Times New Roman"/>
                  <w:bCs/>
                  <w:szCs w:val="21"/>
                  <w:rPrChange w:id="151" w:author="吴潇" w:date="2014-12-25T17:02:00Z">
                    <w:rPr>
                      <w:rFonts w:ascii="宋体" w:hAnsi="宋体"/>
                      <w:bCs/>
                      <w:szCs w:val="21"/>
                    </w:rPr>
                  </w:rPrChange>
                </w:rPr>
                <w:delText>5</w:delText>
              </w:r>
            </w:del>
          </w:p>
        </w:tc>
        <w:tc>
          <w:tcPr>
            <w:tcW w:w="1180" w:type="dxa"/>
            <w:vAlign w:val="center"/>
          </w:tcPr>
          <w:p>
            <w:pPr>
              <w:numPr>
                <w:ilvl w:val="0"/>
                <w:numId w:val="0"/>
              </w:numPr>
              <w:jc w:val="center"/>
              <w:outlineLvl w:val="4"/>
              <w:rPr>
                <w:rFonts w:ascii="Times New Roman" w:hAnsi="Times New Roman" w:eastAsia="宋体"/>
                <w:szCs w:val="21"/>
                <w:rPrChange w:id="152" w:author="吴潇" w:date="2014-12-22T14:17:00Z">
                  <w:rPr>
                    <w:rFonts w:ascii="宋体" w:hAnsi="宋体" w:eastAsia="黑体"/>
                    <w:szCs w:val="21"/>
                  </w:rPr>
                </w:rPrChange>
              </w:rPr>
            </w:pPr>
            <w:r>
              <w:rPr>
                <w:rFonts w:hint="eastAsia" w:ascii="Times New Roman" w:hAnsi="Times New Roman"/>
                <w:szCs w:val="21"/>
                <w:rPrChange w:id="153" w:author="吴潇" w:date="2014-12-22T14:17:00Z">
                  <w:rPr>
                    <w:rFonts w:hint="eastAsia" w:ascii="宋体" w:hAnsi="宋体"/>
                    <w:szCs w:val="21"/>
                  </w:rPr>
                </w:rPrChange>
              </w:rPr>
              <w:t>交易类型</w:t>
            </w:r>
          </w:p>
        </w:tc>
        <w:tc>
          <w:tcPr>
            <w:tcW w:w="1573" w:type="dxa"/>
            <w:vAlign w:val="center"/>
          </w:tcPr>
          <w:p>
            <w:pPr>
              <w:numPr>
                <w:ilvl w:val="0"/>
                <w:numId w:val="0"/>
              </w:numPr>
              <w:jc w:val="center"/>
              <w:outlineLvl w:val="4"/>
              <w:rPr>
                <w:rFonts w:ascii="Times New Roman" w:hAnsi="Times New Roman" w:eastAsia="宋体"/>
                <w:szCs w:val="21"/>
                <w:rPrChange w:id="154" w:author="吴潇" w:date="2014-12-22T14:17:00Z">
                  <w:rPr>
                    <w:rFonts w:ascii="宋体" w:hAnsi="宋体" w:eastAsia="黑体"/>
                    <w:szCs w:val="21"/>
                  </w:rPr>
                </w:rPrChange>
              </w:rPr>
            </w:pPr>
            <w:r>
              <w:rPr>
                <w:rFonts w:ascii="Times New Roman" w:hAnsi="Times New Roman"/>
                <w:szCs w:val="21"/>
                <w:rPrChange w:id="155" w:author="吴潇" w:date="2014-12-22T14:17:00Z">
                  <w:rPr>
                    <w:rFonts w:ascii="宋体" w:hAnsi="宋体"/>
                    <w:szCs w:val="21"/>
                  </w:rPr>
                </w:rPrChange>
              </w:rPr>
              <w:t>txnType</w:t>
            </w:r>
          </w:p>
        </w:tc>
        <w:tc>
          <w:tcPr>
            <w:tcW w:w="992" w:type="dxa"/>
            <w:vAlign w:val="center"/>
          </w:tcPr>
          <w:p>
            <w:pPr>
              <w:numPr>
                <w:ilvl w:val="0"/>
                <w:numId w:val="0"/>
              </w:numPr>
              <w:jc w:val="center"/>
              <w:outlineLvl w:val="4"/>
              <w:rPr>
                <w:del w:id="156" w:author="吴潇" w:date="2014-12-22T14:18:00Z"/>
                <w:rFonts w:ascii="Times New Roman" w:hAnsi="Times New Roman" w:eastAsia="宋体"/>
                <w:szCs w:val="21"/>
                <w:rPrChange w:id="157" w:author="吴潇" w:date="2014-12-22T14:17:00Z">
                  <w:rPr>
                    <w:rFonts w:ascii="宋体" w:hAnsi="宋体" w:eastAsia="黑体"/>
                    <w:szCs w:val="21"/>
                  </w:rPr>
                </w:rPrChange>
              </w:rPr>
            </w:pPr>
            <w:r>
              <w:rPr>
                <w:rFonts w:ascii="Times New Roman" w:hAnsi="Times New Roman"/>
                <w:szCs w:val="21"/>
                <w:rPrChange w:id="158" w:author="吴潇" w:date="2014-12-22T14:17:00Z">
                  <w:rPr>
                    <w:rFonts w:ascii="宋体" w:hAnsi="宋体"/>
                    <w:szCs w:val="21"/>
                  </w:rPr>
                </w:rPrChange>
              </w:rPr>
              <w:t>N2</w:t>
            </w:r>
          </w:p>
          <w:p>
            <w:pPr>
              <w:numPr>
                <w:ilvl w:val="0"/>
                <w:numId w:val="0"/>
              </w:numPr>
              <w:jc w:val="center"/>
              <w:rPr>
                <w:del w:id="159" w:author="吴潇" w:date="2014-12-22T14:18:00Z"/>
                <w:rFonts w:ascii="Times New Roman" w:hAnsi="Times New Roman"/>
                <w:szCs w:val="21"/>
                <w:rPrChange w:id="160" w:author="吴潇" w:date="2014-12-22T14:17:00Z">
                  <w:rPr>
                    <w:rFonts w:ascii="宋体" w:hAnsi="宋体"/>
                    <w:szCs w:val="21"/>
                  </w:rPr>
                </w:rPrChange>
              </w:rPr>
            </w:pPr>
          </w:p>
          <w:p>
            <w:pPr>
              <w:numPr>
                <w:ilvl w:val="0"/>
                <w:numId w:val="0"/>
              </w:numPr>
              <w:jc w:val="center"/>
              <w:rPr>
                <w:del w:id="161" w:author="吴潇" w:date="2014-12-22T14:18:00Z"/>
                <w:rFonts w:ascii="Times New Roman" w:hAnsi="Times New Roman"/>
                <w:szCs w:val="21"/>
                <w:rPrChange w:id="162" w:author="吴潇" w:date="2014-12-22T14:17:00Z">
                  <w:rPr>
                    <w:rFonts w:ascii="宋体" w:hAnsi="宋体"/>
                    <w:szCs w:val="21"/>
                  </w:rPr>
                </w:rPrChange>
              </w:rPr>
            </w:pPr>
          </w:p>
          <w:p>
            <w:pPr>
              <w:numPr>
                <w:ilvl w:val="0"/>
                <w:numId w:val="0"/>
              </w:numPr>
              <w:jc w:val="center"/>
              <w:rPr>
                <w:rFonts w:ascii="Times New Roman" w:hAnsi="Times New Roman"/>
                <w:szCs w:val="21"/>
                <w:rPrChange w:id="163" w:author="吴潇" w:date="2014-12-22T14:17:00Z">
                  <w:rPr>
                    <w:rFonts w:ascii="宋体" w:hAnsi="宋体"/>
                    <w:szCs w:val="21"/>
                  </w:rPr>
                </w:rPrChange>
              </w:rPr>
            </w:pPr>
          </w:p>
        </w:tc>
        <w:tc>
          <w:tcPr>
            <w:tcW w:w="5211" w:type="dxa"/>
            <w:vAlign w:val="center"/>
          </w:tcPr>
          <w:p>
            <w:pPr>
              <w:numPr>
                <w:ilvl w:val="0"/>
                <w:numId w:val="0"/>
              </w:numPr>
              <w:spacing w:line="0" w:lineRule="atLeast"/>
              <w:jc w:val="left"/>
              <w:outlineLvl w:val="4"/>
              <w:rPr>
                <w:rFonts w:ascii="Times New Roman" w:hAnsi="Times New Roman" w:eastAsia="宋体"/>
                <w:szCs w:val="21"/>
                <w:rPrChange w:id="164" w:author="吴潇" w:date="2014-12-22T14:17:00Z">
                  <w:rPr>
                    <w:rFonts w:ascii="宋体" w:hAnsi="宋体" w:eastAsia="黑体"/>
                    <w:szCs w:val="21"/>
                  </w:rPr>
                </w:rPrChange>
              </w:rPr>
            </w:pPr>
            <w:r>
              <w:rPr>
                <w:rFonts w:hint="eastAsia" w:ascii="Times New Roman" w:hAnsi="Times New Roman"/>
                <w:szCs w:val="21"/>
                <w:rPrChange w:id="165" w:author="吴潇" w:date="2014-12-22T14:17:00Z">
                  <w:rPr>
                    <w:rFonts w:hint="eastAsia" w:ascii="宋体" w:hAnsi="宋体"/>
                    <w:szCs w:val="21"/>
                  </w:rPr>
                </w:rPrChange>
              </w:rPr>
              <w:t>取值：</w:t>
            </w:r>
          </w:p>
          <w:p>
            <w:pPr>
              <w:pStyle w:val="120"/>
              <w:numPr>
                <w:ilvl w:val="0"/>
                <w:numId w:val="0"/>
              </w:numPr>
              <w:spacing w:line="0" w:lineRule="atLeast"/>
              <w:ind w:left="420" w:leftChars="200" w:hanging="420" w:firstLine="0" w:firstLineChars="0"/>
              <w:jc w:val="left"/>
              <w:rPr>
                <w:rFonts w:ascii="Times New Roman" w:hAnsi="Times New Roman"/>
                <w:szCs w:val="21"/>
                <w:rPrChange w:id="167" w:author="吴潇" w:date="2014-12-22T14:17:00Z">
                  <w:rPr>
                    <w:rFonts w:ascii="宋体" w:hAnsi="宋体"/>
                    <w:szCs w:val="21"/>
                  </w:rPr>
                </w:rPrChange>
              </w:rPr>
              <w:pPrChange w:id="166" w:author="吴潇" w:date="2014-12-22T14:18:00Z">
                <w:pPr>
                  <w:pStyle w:val="120"/>
                  <w:numPr>
                    <w:numId w:val="23"/>
                  </w:numPr>
                  <w:tabs>
                    <w:tab w:val="left" w:pos="360"/>
                    <w:tab w:val="clear" w:pos="784"/>
                  </w:tabs>
                  <w:spacing w:line="0" w:lineRule="atLeast"/>
                  <w:ind w:left="420" w:hanging="420" w:firstLineChars="0"/>
                  <w:jc w:val="left"/>
                </w:pPr>
              </w:pPrChange>
            </w:pPr>
            <w:ins w:id="168" w:author="吴潇" w:date="2014-12-22T14:17:00Z">
              <w:r>
                <w:rPr>
                  <w:rFonts w:hint="eastAsia"/>
                  <w:szCs w:val="21"/>
                </w:rPr>
                <w:t>00：</w:t>
              </w:r>
            </w:ins>
            <w:r>
              <w:rPr>
                <w:rFonts w:hint="eastAsia" w:ascii="Times New Roman" w:hAnsi="Times New Roman"/>
                <w:szCs w:val="21"/>
                <w:rPrChange w:id="169" w:author="吴潇" w:date="2014-12-22T14:17:00Z">
                  <w:rPr>
                    <w:rFonts w:hint="eastAsia" w:ascii="宋体" w:hAnsi="宋体"/>
                    <w:szCs w:val="21"/>
                  </w:rPr>
                </w:rPrChange>
              </w:rPr>
              <w:t>查询交易</w:t>
            </w:r>
          </w:p>
          <w:p>
            <w:pPr>
              <w:numPr>
                <w:ilvl w:val="0"/>
                <w:numId w:val="0"/>
              </w:numPr>
              <w:tabs>
                <w:tab w:val="left" w:pos="360"/>
                <w:tab w:val="left" w:pos="784"/>
              </w:tabs>
              <w:spacing w:line="0" w:lineRule="atLeast"/>
              <w:ind w:left="420" w:leftChars="200"/>
              <w:jc w:val="left"/>
              <w:rPr>
                <w:rFonts w:ascii="Times New Roman" w:hAnsi="Times New Roman"/>
                <w:szCs w:val="21"/>
                <w:rPrChange w:id="171" w:author="吴潇" w:date="2014-12-22T14:17:00Z">
                  <w:rPr>
                    <w:rFonts w:ascii="宋体" w:hAnsi="宋体"/>
                    <w:szCs w:val="21"/>
                  </w:rPr>
                </w:rPrChange>
              </w:rPr>
              <w:pPrChange w:id="170"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172" w:author="吴潇" w:date="2014-12-22T14:17:00Z">
                  <w:rPr>
                    <w:rFonts w:ascii="宋体" w:hAnsi="宋体"/>
                    <w:szCs w:val="21"/>
                  </w:rPr>
                </w:rPrChange>
              </w:rPr>
              <w:t>01</w:t>
            </w:r>
            <w:r>
              <w:rPr>
                <w:rFonts w:hint="eastAsia" w:ascii="Times New Roman" w:hAnsi="Times New Roman"/>
                <w:szCs w:val="21"/>
                <w:rPrChange w:id="173" w:author="吴潇" w:date="2014-12-22T14:17:00Z">
                  <w:rPr>
                    <w:rFonts w:hint="eastAsia" w:ascii="宋体" w:hAnsi="宋体"/>
                    <w:szCs w:val="21"/>
                  </w:rPr>
                </w:rPrChange>
              </w:rPr>
              <w:t>：消费</w:t>
            </w:r>
          </w:p>
          <w:p>
            <w:pPr>
              <w:numPr>
                <w:ilvl w:val="0"/>
                <w:numId w:val="0"/>
              </w:numPr>
              <w:tabs>
                <w:tab w:val="left" w:pos="360"/>
                <w:tab w:val="left" w:pos="784"/>
              </w:tabs>
              <w:spacing w:line="0" w:lineRule="atLeast"/>
              <w:ind w:left="420" w:leftChars="200"/>
              <w:jc w:val="left"/>
              <w:rPr>
                <w:rFonts w:ascii="Times New Roman" w:hAnsi="Times New Roman"/>
                <w:szCs w:val="21"/>
                <w:rPrChange w:id="175" w:author="吴潇" w:date="2014-12-22T14:17:00Z">
                  <w:rPr>
                    <w:rFonts w:ascii="宋体" w:hAnsi="宋体"/>
                    <w:szCs w:val="21"/>
                  </w:rPr>
                </w:rPrChange>
              </w:rPr>
              <w:pPrChange w:id="174"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176" w:author="吴潇" w:date="2014-12-22T14:17:00Z">
                  <w:rPr>
                    <w:rFonts w:ascii="宋体" w:hAnsi="宋体"/>
                    <w:szCs w:val="21"/>
                  </w:rPr>
                </w:rPrChange>
              </w:rPr>
              <w:t>02</w:t>
            </w:r>
            <w:r>
              <w:rPr>
                <w:rFonts w:hint="eastAsia" w:ascii="Times New Roman" w:hAnsi="Times New Roman"/>
                <w:szCs w:val="21"/>
                <w:rPrChange w:id="177" w:author="吴潇" w:date="2014-12-22T14:17:00Z">
                  <w:rPr>
                    <w:rFonts w:hint="eastAsia" w:ascii="宋体" w:hAnsi="宋体"/>
                    <w:szCs w:val="21"/>
                  </w:rPr>
                </w:rPrChange>
              </w:rPr>
              <w:t>：预授权</w:t>
            </w:r>
          </w:p>
          <w:p>
            <w:pPr>
              <w:numPr>
                <w:ilvl w:val="0"/>
                <w:numId w:val="0"/>
              </w:numPr>
              <w:tabs>
                <w:tab w:val="left" w:pos="360"/>
                <w:tab w:val="left" w:pos="784"/>
              </w:tabs>
              <w:spacing w:line="0" w:lineRule="atLeast"/>
              <w:ind w:left="420" w:leftChars="200"/>
              <w:jc w:val="left"/>
              <w:rPr>
                <w:rFonts w:ascii="Times New Roman" w:hAnsi="Times New Roman"/>
                <w:szCs w:val="21"/>
                <w:rPrChange w:id="179" w:author="吴潇" w:date="2014-12-22T14:17:00Z">
                  <w:rPr>
                    <w:rFonts w:ascii="宋体" w:hAnsi="宋体"/>
                    <w:szCs w:val="21"/>
                  </w:rPr>
                </w:rPrChange>
              </w:rPr>
              <w:pPrChange w:id="178"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180" w:author="吴潇" w:date="2014-12-22T14:17:00Z">
                  <w:rPr>
                    <w:rFonts w:ascii="宋体" w:hAnsi="宋体"/>
                    <w:szCs w:val="21"/>
                  </w:rPr>
                </w:rPrChange>
              </w:rPr>
              <w:t>03</w:t>
            </w:r>
            <w:r>
              <w:rPr>
                <w:rFonts w:hint="eastAsia" w:ascii="Times New Roman" w:hAnsi="Times New Roman"/>
                <w:szCs w:val="21"/>
                <w:rPrChange w:id="181" w:author="吴潇" w:date="2014-12-22T14:17:00Z">
                  <w:rPr>
                    <w:rFonts w:hint="eastAsia" w:ascii="宋体" w:hAnsi="宋体"/>
                    <w:szCs w:val="21"/>
                  </w:rPr>
                </w:rPrChange>
              </w:rPr>
              <w:t>：预授权完成</w:t>
            </w:r>
          </w:p>
          <w:p>
            <w:pPr>
              <w:numPr>
                <w:ilvl w:val="0"/>
                <w:numId w:val="0"/>
              </w:numPr>
              <w:tabs>
                <w:tab w:val="left" w:pos="360"/>
                <w:tab w:val="left" w:pos="784"/>
              </w:tabs>
              <w:spacing w:line="0" w:lineRule="atLeast"/>
              <w:ind w:left="420" w:leftChars="200"/>
              <w:jc w:val="left"/>
              <w:rPr>
                <w:rFonts w:ascii="Times New Roman" w:hAnsi="Times New Roman"/>
                <w:szCs w:val="21"/>
                <w:rPrChange w:id="183" w:author="吴潇" w:date="2014-12-22T14:17:00Z">
                  <w:rPr>
                    <w:rFonts w:ascii="宋体" w:hAnsi="宋体"/>
                    <w:szCs w:val="21"/>
                  </w:rPr>
                </w:rPrChange>
              </w:rPr>
              <w:pPrChange w:id="182"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184" w:author="吴潇" w:date="2014-12-22T14:17:00Z">
                  <w:rPr>
                    <w:rFonts w:ascii="宋体" w:hAnsi="宋体"/>
                    <w:szCs w:val="21"/>
                  </w:rPr>
                </w:rPrChange>
              </w:rPr>
              <w:t>04</w:t>
            </w:r>
            <w:r>
              <w:rPr>
                <w:rFonts w:hint="eastAsia" w:ascii="Times New Roman" w:hAnsi="Times New Roman"/>
                <w:szCs w:val="21"/>
                <w:rPrChange w:id="185" w:author="吴潇" w:date="2014-12-22T14:17:00Z">
                  <w:rPr>
                    <w:rFonts w:hint="eastAsia" w:ascii="宋体" w:hAnsi="宋体"/>
                    <w:szCs w:val="21"/>
                  </w:rPr>
                </w:rPrChange>
              </w:rPr>
              <w:t>：退货</w:t>
            </w:r>
          </w:p>
          <w:p>
            <w:pPr>
              <w:numPr>
                <w:ilvl w:val="0"/>
                <w:numId w:val="0"/>
              </w:numPr>
              <w:tabs>
                <w:tab w:val="left" w:pos="360"/>
                <w:tab w:val="left" w:pos="784"/>
              </w:tabs>
              <w:spacing w:line="0" w:lineRule="atLeast"/>
              <w:ind w:left="420" w:leftChars="200"/>
              <w:jc w:val="left"/>
              <w:rPr>
                <w:rFonts w:ascii="Times New Roman" w:hAnsi="Times New Roman"/>
                <w:szCs w:val="21"/>
                <w:rPrChange w:id="187" w:author="吴潇" w:date="2014-12-22T14:17:00Z">
                  <w:rPr>
                    <w:rFonts w:ascii="宋体" w:hAnsi="宋体"/>
                    <w:szCs w:val="21"/>
                  </w:rPr>
                </w:rPrChange>
              </w:rPr>
              <w:pPrChange w:id="186"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188" w:author="吴潇" w:date="2014-12-22T14:17:00Z">
                  <w:rPr>
                    <w:rFonts w:ascii="宋体" w:hAnsi="宋体"/>
                    <w:szCs w:val="21"/>
                  </w:rPr>
                </w:rPrChange>
              </w:rPr>
              <w:t>05</w:t>
            </w:r>
            <w:del w:id="189" w:author="吴潇" w:date="2014-12-22T14:18:00Z">
              <w:r>
                <w:rPr>
                  <w:rFonts w:ascii="Times New Roman" w:hAnsi="Times New Roman"/>
                  <w:szCs w:val="21"/>
                  <w:rPrChange w:id="190" w:author="吴潇" w:date="2014-12-22T14:17:00Z">
                    <w:rPr>
                      <w:rFonts w:ascii="宋体" w:hAnsi="宋体"/>
                      <w:szCs w:val="21"/>
                    </w:rPr>
                  </w:rPrChange>
                </w:rPr>
                <w:delText xml:space="preserve">: </w:delText>
              </w:r>
            </w:del>
            <w:ins w:id="191" w:author="吴潇" w:date="2014-12-22T14:18:00Z">
              <w:r>
                <w:rPr>
                  <w:rFonts w:hint="eastAsia"/>
                  <w:szCs w:val="21"/>
                </w:rPr>
                <w:t>：</w:t>
              </w:r>
            </w:ins>
            <w:r>
              <w:rPr>
                <w:rFonts w:hint="eastAsia" w:ascii="Times New Roman" w:hAnsi="Times New Roman"/>
                <w:szCs w:val="21"/>
                <w:rPrChange w:id="192" w:author="吴潇" w:date="2014-12-22T14:17:00Z">
                  <w:rPr>
                    <w:rFonts w:hint="eastAsia" w:ascii="宋体" w:hAnsi="宋体"/>
                    <w:szCs w:val="21"/>
                  </w:rPr>
                </w:rPrChange>
              </w:rPr>
              <w:t>圈存</w:t>
            </w:r>
          </w:p>
          <w:p>
            <w:pPr>
              <w:numPr>
                <w:ilvl w:val="0"/>
                <w:numId w:val="0"/>
              </w:numPr>
              <w:tabs>
                <w:tab w:val="left" w:pos="360"/>
                <w:tab w:val="left" w:pos="784"/>
              </w:tabs>
              <w:spacing w:line="0" w:lineRule="atLeast"/>
              <w:ind w:left="420" w:leftChars="200"/>
              <w:jc w:val="left"/>
              <w:rPr>
                <w:rFonts w:ascii="Times New Roman" w:hAnsi="Times New Roman"/>
                <w:szCs w:val="21"/>
                <w:rPrChange w:id="194" w:author="吴潇" w:date="2014-12-22T14:17:00Z">
                  <w:rPr>
                    <w:rFonts w:ascii="宋体" w:hAnsi="宋体"/>
                    <w:szCs w:val="21"/>
                  </w:rPr>
                </w:rPrChange>
              </w:rPr>
              <w:pPrChange w:id="193"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195" w:author="吴潇" w:date="2014-12-22T14:17:00Z">
                  <w:rPr>
                    <w:rFonts w:ascii="宋体" w:hAnsi="宋体"/>
                    <w:szCs w:val="21"/>
                  </w:rPr>
                </w:rPrChange>
              </w:rPr>
              <w:t>11</w:t>
            </w:r>
            <w:r>
              <w:rPr>
                <w:rFonts w:hint="eastAsia" w:ascii="Times New Roman" w:hAnsi="Times New Roman"/>
                <w:szCs w:val="21"/>
                <w:rPrChange w:id="196" w:author="吴潇" w:date="2014-12-22T14:17:00Z">
                  <w:rPr>
                    <w:rFonts w:hint="eastAsia" w:ascii="宋体" w:hAnsi="宋体"/>
                    <w:szCs w:val="21"/>
                  </w:rPr>
                </w:rPrChange>
              </w:rPr>
              <w:t>：代收</w:t>
            </w:r>
          </w:p>
          <w:p>
            <w:pPr>
              <w:numPr>
                <w:ilvl w:val="0"/>
                <w:numId w:val="0"/>
              </w:numPr>
              <w:tabs>
                <w:tab w:val="left" w:pos="360"/>
                <w:tab w:val="left" w:pos="784"/>
              </w:tabs>
              <w:spacing w:line="0" w:lineRule="atLeast"/>
              <w:ind w:left="420" w:leftChars="200"/>
              <w:jc w:val="left"/>
              <w:rPr>
                <w:rFonts w:ascii="Times New Roman" w:hAnsi="Times New Roman"/>
                <w:szCs w:val="21"/>
                <w:rPrChange w:id="198" w:author="吴潇" w:date="2014-12-22T14:17:00Z">
                  <w:rPr>
                    <w:rFonts w:ascii="宋体" w:hAnsi="宋体"/>
                    <w:szCs w:val="21"/>
                  </w:rPr>
                </w:rPrChange>
              </w:rPr>
              <w:pPrChange w:id="197"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199" w:author="吴潇" w:date="2014-12-22T14:17:00Z">
                  <w:rPr>
                    <w:rFonts w:ascii="宋体" w:hAnsi="宋体"/>
                    <w:szCs w:val="21"/>
                  </w:rPr>
                </w:rPrChange>
              </w:rPr>
              <w:t>12</w:t>
            </w:r>
            <w:r>
              <w:rPr>
                <w:rFonts w:hint="eastAsia" w:ascii="Times New Roman" w:hAnsi="Times New Roman"/>
                <w:szCs w:val="21"/>
                <w:rPrChange w:id="200" w:author="吴潇" w:date="2014-12-22T14:17:00Z">
                  <w:rPr>
                    <w:rFonts w:hint="eastAsia" w:ascii="宋体" w:hAnsi="宋体"/>
                    <w:szCs w:val="21"/>
                  </w:rPr>
                </w:rPrChange>
              </w:rPr>
              <w:t>：代付</w:t>
            </w:r>
          </w:p>
          <w:p>
            <w:pPr>
              <w:numPr>
                <w:ilvl w:val="0"/>
                <w:numId w:val="0"/>
              </w:numPr>
              <w:tabs>
                <w:tab w:val="left" w:pos="360"/>
                <w:tab w:val="left" w:pos="784"/>
              </w:tabs>
              <w:spacing w:line="0" w:lineRule="atLeast"/>
              <w:ind w:left="420" w:leftChars="200"/>
              <w:jc w:val="left"/>
              <w:rPr>
                <w:rFonts w:ascii="Times New Roman" w:hAnsi="Times New Roman"/>
                <w:szCs w:val="21"/>
                <w:rPrChange w:id="202" w:author="吴潇" w:date="2014-12-22T14:17:00Z">
                  <w:rPr>
                    <w:rFonts w:ascii="宋体" w:hAnsi="宋体"/>
                    <w:szCs w:val="21"/>
                  </w:rPr>
                </w:rPrChange>
              </w:rPr>
              <w:pPrChange w:id="201"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03" w:author="吴潇" w:date="2014-12-22T14:17:00Z">
                  <w:rPr>
                    <w:rFonts w:ascii="宋体" w:hAnsi="宋体"/>
                    <w:szCs w:val="21"/>
                  </w:rPr>
                </w:rPrChange>
              </w:rPr>
              <w:t>13</w:t>
            </w:r>
            <w:r>
              <w:rPr>
                <w:rFonts w:hint="eastAsia" w:ascii="Times New Roman" w:hAnsi="Times New Roman"/>
                <w:szCs w:val="21"/>
                <w:rPrChange w:id="204" w:author="吴潇" w:date="2014-12-22T14:17:00Z">
                  <w:rPr>
                    <w:rFonts w:hint="eastAsia" w:ascii="宋体" w:hAnsi="宋体"/>
                    <w:szCs w:val="21"/>
                  </w:rPr>
                </w:rPrChange>
              </w:rPr>
              <w:t>：账单支付</w:t>
            </w:r>
          </w:p>
          <w:p>
            <w:pPr>
              <w:numPr>
                <w:ilvl w:val="0"/>
                <w:numId w:val="0"/>
              </w:numPr>
              <w:tabs>
                <w:tab w:val="left" w:pos="360"/>
                <w:tab w:val="left" w:pos="784"/>
              </w:tabs>
              <w:spacing w:line="0" w:lineRule="atLeast"/>
              <w:ind w:left="420" w:leftChars="200"/>
              <w:jc w:val="left"/>
              <w:rPr>
                <w:rFonts w:ascii="Times New Roman" w:hAnsi="Times New Roman"/>
                <w:szCs w:val="21"/>
                <w:rPrChange w:id="206" w:author="吴潇" w:date="2014-12-22T14:17:00Z">
                  <w:rPr>
                    <w:rFonts w:ascii="宋体" w:hAnsi="宋体"/>
                    <w:szCs w:val="21"/>
                  </w:rPr>
                </w:rPrChange>
              </w:rPr>
              <w:pPrChange w:id="205"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07" w:author="吴潇" w:date="2014-12-22T14:17:00Z">
                  <w:rPr>
                    <w:rFonts w:ascii="宋体" w:hAnsi="宋体"/>
                    <w:szCs w:val="21"/>
                  </w:rPr>
                </w:rPrChange>
              </w:rPr>
              <w:t>14</w:t>
            </w:r>
            <w:r>
              <w:rPr>
                <w:rFonts w:hint="eastAsia" w:ascii="Times New Roman" w:hAnsi="Times New Roman"/>
                <w:szCs w:val="21"/>
                <w:rPrChange w:id="208" w:author="吴潇" w:date="2014-12-22T14:17:00Z">
                  <w:rPr>
                    <w:rFonts w:hint="eastAsia" w:ascii="宋体" w:hAnsi="宋体"/>
                    <w:szCs w:val="21"/>
                  </w:rPr>
                </w:rPrChange>
              </w:rPr>
              <w:t>：</w:t>
            </w:r>
            <w:del w:id="209" w:author="吴潇" w:date="2014-12-22T14:18:00Z">
              <w:r>
                <w:rPr>
                  <w:rFonts w:ascii="Times New Roman" w:hAnsi="Times New Roman"/>
                  <w:szCs w:val="21"/>
                  <w:rPrChange w:id="210" w:author="吴潇" w:date="2014-12-22T14:17:00Z">
                    <w:rPr>
                      <w:rFonts w:ascii="宋体" w:hAnsi="宋体"/>
                      <w:szCs w:val="21"/>
                    </w:rPr>
                  </w:rPrChange>
                </w:rPr>
                <w:delText xml:space="preserve"> </w:delText>
              </w:r>
            </w:del>
            <w:r>
              <w:rPr>
                <w:rFonts w:hint="eastAsia" w:ascii="Times New Roman" w:hAnsi="Times New Roman"/>
                <w:szCs w:val="21"/>
                <w:rPrChange w:id="211" w:author="吴潇" w:date="2014-12-22T14:17:00Z">
                  <w:rPr>
                    <w:rFonts w:hint="eastAsia" w:ascii="宋体" w:hAnsi="宋体"/>
                    <w:szCs w:val="21"/>
                  </w:rPr>
                </w:rPrChange>
              </w:rPr>
              <w:t>转账（保留）</w:t>
            </w:r>
          </w:p>
          <w:p>
            <w:pPr>
              <w:numPr>
                <w:ilvl w:val="0"/>
                <w:numId w:val="0"/>
              </w:numPr>
              <w:tabs>
                <w:tab w:val="left" w:pos="360"/>
                <w:tab w:val="left" w:pos="784"/>
              </w:tabs>
              <w:spacing w:line="0" w:lineRule="atLeast"/>
              <w:ind w:left="420" w:leftChars="200"/>
              <w:jc w:val="left"/>
              <w:rPr>
                <w:rFonts w:ascii="Times New Roman" w:hAnsi="Times New Roman"/>
                <w:szCs w:val="21"/>
                <w:rPrChange w:id="213" w:author="吴潇" w:date="2014-12-22T14:17:00Z">
                  <w:rPr>
                    <w:rFonts w:ascii="宋体" w:hAnsi="宋体"/>
                    <w:szCs w:val="21"/>
                  </w:rPr>
                </w:rPrChange>
              </w:rPr>
              <w:pPrChange w:id="212"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14" w:author="吴潇" w:date="2014-12-22T14:17:00Z">
                  <w:rPr>
                    <w:rFonts w:ascii="宋体" w:hAnsi="宋体"/>
                    <w:szCs w:val="21"/>
                  </w:rPr>
                </w:rPrChange>
              </w:rPr>
              <w:t>21</w:t>
            </w:r>
            <w:r>
              <w:rPr>
                <w:rFonts w:hint="eastAsia" w:ascii="Times New Roman" w:hAnsi="Times New Roman"/>
                <w:szCs w:val="21"/>
                <w:rPrChange w:id="215" w:author="吴潇" w:date="2014-12-22T14:17:00Z">
                  <w:rPr>
                    <w:rFonts w:hint="eastAsia" w:ascii="宋体" w:hAnsi="宋体"/>
                    <w:szCs w:val="21"/>
                  </w:rPr>
                </w:rPrChange>
              </w:rPr>
              <w:t>：批量交易</w:t>
            </w:r>
          </w:p>
          <w:p>
            <w:pPr>
              <w:numPr>
                <w:ilvl w:val="0"/>
                <w:numId w:val="0"/>
              </w:numPr>
              <w:tabs>
                <w:tab w:val="left" w:pos="360"/>
                <w:tab w:val="left" w:pos="784"/>
              </w:tabs>
              <w:spacing w:line="0" w:lineRule="atLeast"/>
              <w:ind w:left="420" w:leftChars="200"/>
              <w:jc w:val="left"/>
              <w:rPr>
                <w:rFonts w:ascii="Times New Roman" w:hAnsi="Times New Roman"/>
                <w:szCs w:val="21"/>
                <w:rPrChange w:id="217" w:author="吴潇" w:date="2014-12-22T14:17:00Z">
                  <w:rPr>
                    <w:rFonts w:ascii="宋体" w:hAnsi="宋体"/>
                    <w:szCs w:val="21"/>
                  </w:rPr>
                </w:rPrChange>
              </w:rPr>
              <w:pPrChange w:id="216"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18" w:author="吴潇" w:date="2014-12-22T14:17:00Z">
                  <w:rPr>
                    <w:rFonts w:ascii="宋体" w:hAnsi="宋体"/>
                    <w:szCs w:val="21"/>
                  </w:rPr>
                </w:rPrChange>
              </w:rPr>
              <w:t>22</w:t>
            </w:r>
            <w:r>
              <w:rPr>
                <w:rFonts w:hint="eastAsia" w:ascii="Times New Roman" w:hAnsi="Times New Roman"/>
                <w:szCs w:val="21"/>
                <w:rPrChange w:id="219" w:author="吴潇" w:date="2014-12-22T14:17:00Z">
                  <w:rPr>
                    <w:rFonts w:hint="eastAsia" w:ascii="宋体" w:hAnsi="宋体"/>
                    <w:szCs w:val="21"/>
                  </w:rPr>
                </w:rPrChange>
              </w:rPr>
              <w:t>：批量查询</w:t>
            </w:r>
          </w:p>
          <w:p>
            <w:pPr>
              <w:numPr>
                <w:ilvl w:val="0"/>
                <w:numId w:val="0"/>
              </w:numPr>
              <w:tabs>
                <w:tab w:val="left" w:pos="360"/>
                <w:tab w:val="left" w:pos="784"/>
              </w:tabs>
              <w:spacing w:line="0" w:lineRule="atLeast"/>
              <w:ind w:left="420" w:leftChars="200"/>
              <w:jc w:val="left"/>
              <w:rPr>
                <w:rFonts w:ascii="Times New Roman" w:hAnsi="Times New Roman"/>
                <w:szCs w:val="21"/>
                <w:rPrChange w:id="221" w:author="吴潇" w:date="2014-12-22T14:17:00Z">
                  <w:rPr>
                    <w:rFonts w:ascii="宋体" w:hAnsi="宋体"/>
                    <w:szCs w:val="21"/>
                  </w:rPr>
                </w:rPrChange>
              </w:rPr>
              <w:pPrChange w:id="220"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22" w:author="吴潇" w:date="2014-12-22T14:17:00Z">
                  <w:rPr>
                    <w:rFonts w:ascii="宋体" w:hAnsi="宋体"/>
                    <w:szCs w:val="21"/>
                  </w:rPr>
                </w:rPrChange>
              </w:rPr>
              <w:t>31</w:t>
            </w:r>
            <w:r>
              <w:rPr>
                <w:rFonts w:hint="eastAsia" w:ascii="Times New Roman" w:hAnsi="Times New Roman"/>
                <w:szCs w:val="21"/>
                <w:rPrChange w:id="223" w:author="吴潇" w:date="2014-12-22T14:17:00Z">
                  <w:rPr>
                    <w:rFonts w:hint="eastAsia" w:ascii="宋体" w:hAnsi="宋体"/>
                    <w:szCs w:val="21"/>
                  </w:rPr>
                </w:rPrChange>
              </w:rPr>
              <w:t>：消费撤销</w:t>
            </w:r>
          </w:p>
          <w:p>
            <w:pPr>
              <w:numPr>
                <w:ilvl w:val="0"/>
                <w:numId w:val="0"/>
              </w:numPr>
              <w:tabs>
                <w:tab w:val="left" w:pos="360"/>
                <w:tab w:val="left" w:pos="784"/>
              </w:tabs>
              <w:spacing w:line="0" w:lineRule="atLeast"/>
              <w:ind w:left="420" w:leftChars="200"/>
              <w:jc w:val="left"/>
              <w:rPr>
                <w:rFonts w:ascii="Times New Roman" w:hAnsi="Times New Roman"/>
                <w:szCs w:val="21"/>
                <w:rPrChange w:id="225" w:author="吴潇" w:date="2014-12-22T14:17:00Z">
                  <w:rPr>
                    <w:rFonts w:ascii="宋体" w:hAnsi="宋体"/>
                    <w:szCs w:val="21"/>
                  </w:rPr>
                </w:rPrChange>
              </w:rPr>
              <w:pPrChange w:id="224"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26" w:author="吴潇" w:date="2014-12-22T14:17:00Z">
                  <w:rPr>
                    <w:rFonts w:ascii="宋体" w:hAnsi="宋体"/>
                    <w:szCs w:val="21"/>
                  </w:rPr>
                </w:rPrChange>
              </w:rPr>
              <w:t>32</w:t>
            </w:r>
            <w:r>
              <w:rPr>
                <w:rFonts w:hint="eastAsia" w:ascii="Times New Roman" w:hAnsi="Times New Roman"/>
                <w:szCs w:val="21"/>
                <w:rPrChange w:id="227" w:author="吴潇" w:date="2014-12-22T14:17:00Z">
                  <w:rPr>
                    <w:rFonts w:hint="eastAsia" w:ascii="宋体" w:hAnsi="宋体"/>
                    <w:szCs w:val="21"/>
                  </w:rPr>
                </w:rPrChange>
              </w:rPr>
              <w:t>：预授权撤销</w:t>
            </w:r>
          </w:p>
          <w:p>
            <w:pPr>
              <w:numPr>
                <w:ilvl w:val="0"/>
                <w:numId w:val="0"/>
              </w:numPr>
              <w:tabs>
                <w:tab w:val="left" w:pos="360"/>
                <w:tab w:val="left" w:pos="784"/>
              </w:tabs>
              <w:spacing w:line="0" w:lineRule="atLeast"/>
              <w:ind w:left="420" w:leftChars="200"/>
              <w:jc w:val="left"/>
              <w:rPr>
                <w:rFonts w:ascii="Times New Roman" w:hAnsi="Times New Roman"/>
                <w:szCs w:val="21"/>
                <w:rPrChange w:id="229" w:author="吴潇" w:date="2014-12-22T14:17:00Z">
                  <w:rPr>
                    <w:rFonts w:ascii="宋体" w:hAnsi="宋体"/>
                    <w:szCs w:val="21"/>
                  </w:rPr>
                </w:rPrChange>
              </w:rPr>
              <w:pPrChange w:id="228"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30" w:author="吴潇" w:date="2014-12-22T14:17:00Z">
                  <w:rPr>
                    <w:rFonts w:ascii="宋体" w:hAnsi="宋体"/>
                    <w:szCs w:val="21"/>
                  </w:rPr>
                </w:rPrChange>
              </w:rPr>
              <w:t>33</w:t>
            </w:r>
            <w:r>
              <w:rPr>
                <w:rFonts w:hint="eastAsia" w:ascii="Times New Roman" w:hAnsi="Times New Roman"/>
                <w:szCs w:val="21"/>
                <w:rPrChange w:id="231" w:author="吴潇" w:date="2014-12-22T14:17:00Z">
                  <w:rPr>
                    <w:rFonts w:hint="eastAsia" w:ascii="宋体" w:hAnsi="宋体"/>
                    <w:szCs w:val="21"/>
                  </w:rPr>
                </w:rPrChange>
              </w:rPr>
              <w:t>：预授权完成撤销</w:t>
            </w:r>
          </w:p>
          <w:p>
            <w:pPr>
              <w:numPr>
                <w:ilvl w:val="0"/>
                <w:numId w:val="0"/>
              </w:numPr>
              <w:tabs>
                <w:tab w:val="left" w:pos="360"/>
                <w:tab w:val="left" w:pos="784"/>
              </w:tabs>
              <w:spacing w:line="0" w:lineRule="atLeast"/>
              <w:ind w:left="420" w:leftChars="200"/>
              <w:jc w:val="left"/>
              <w:rPr>
                <w:rFonts w:ascii="Times New Roman" w:hAnsi="Times New Roman"/>
                <w:szCs w:val="21"/>
                <w:rPrChange w:id="233" w:author="吴潇" w:date="2014-12-22T14:17:00Z">
                  <w:rPr>
                    <w:rFonts w:ascii="宋体" w:hAnsi="宋体"/>
                    <w:szCs w:val="21"/>
                  </w:rPr>
                </w:rPrChange>
              </w:rPr>
              <w:pPrChange w:id="232"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34" w:author="吴潇" w:date="2014-12-22T14:17:00Z">
                  <w:rPr>
                    <w:rFonts w:ascii="宋体" w:hAnsi="宋体"/>
                    <w:szCs w:val="21"/>
                  </w:rPr>
                </w:rPrChange>
              </w:rPr>
              <w:t>71</w:t>
            </w:r>
            <w:r>
              <w:rPr>
                <w:rFonts w:hint="eastAsia" w:ascii="Times New Roman" w:hAnsi="Times New Roman"/>
                <w:szCs w:val="21"/>
                <w:rPrChange w:id="235" w:author="吴潇" w:date="2014-12-22T14:17:00Z">
                  <w:rPr>
                    <w:rFonts w:hint="eastAsia" w:ascii="宋体" w:hAnsi="宋体"/>
                    <w:szCs w:val="21"/>
                  </w:rPr>
                </w:rPrChange>
              </w:rPr>
              <w:t>：余额查询</w:t>
            </w:r>
          </w:p>
          <w:p>
            <w:pPr>
              <w:numPr>
                <w:ilvl w:val="0"/>
                <w:numId w:val="0"/>
              </w:numPr>
              <w:tabs>
                <w:tab w:val="left" w:pos="360"/>
                <w:tab w:val="left" w:pos="784"/>
              </w:tabs>
              <w:spacing w:line="0" w:lineRule="atLeast"/>
              <w:ind w:left="420" w:leftChars="200"/>
              <w:jc w:val="left"/>
              <w:rPr>
                <w:rFonts w:ascii="Times New Roman" w:hAnsi="Times New Roman"/>
                <w:szCs w:val="21"/>
                <w:rPrChange w:id="237" w:author="吴潇" w:date="2014-12-22T14:17:00Z">
                  <w:rPr>
                    <w:rFonts w:ascii="宋体" w:hAnsi="宋体"/>
                    <w:szCs w:val="21"/>
                  </w:rPr>
                </w:rPrChange>
              </w:rPr>
              <w:pPrChange w:id="236"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38" w:author="吴潇" w:date="2014-12-22T14:17:00Z">
                  <w:rPr>
                    <w:rFonts w:ascii="宋体" w:hAnsi="宋体"/>
                    <w:szCs w:val="21"/>
                  </w:rPr>
                </w:rPrChange>
              </w:rPr>
              <w:t>72</w:t>
            </w:r>
            <w:r>
              <w:rPr>
                <w:rFonts w:hint="eastAsia" w:ascii="Times New Roman" w:hAnsi="Times New Roman"/>
                <w:szCs w:val="21"/>
                <w:rPrChange w:id="239" w:author="吴潇" w:date="2014-12-22T14:17:00Z">
                  <w:rPr>
                    <w:rFonts w:hint="eastAsia" w:ascii="宋体" w:hAnsi="宋体"/>
                    <w:szCs w:val="21"/>
                  </w:rPr>
                </w:rPrChange>
              </w:rPr>
              <w:t>：实名认证</w:t>
            </w:r>
            <w:r>
              <w:rPr>
                <w:rFonts w:ascii="Times New Roman" w:hAnsi="Times New Roman"/>
                <w:szCs w:val="21"/>
                <w:rPrChange w:id="240" w:author="吴潇" w:date="2014-12-22T14:17:00Z">
                  <w:rPr>
                    <w:rFonts w:ascii="宋体" w:hAnsi="宋体"/>
                    <w:szCs w:val="21"/>
                  </w:rPr>
                </w:rPrChange>
              </w:rPr>
              <w:t>-</w:t>
            </w:r>
            <w:r>
              <w:rPr>
                <w:rFonts w:hint="eastAsia" w:ascii="Times New Roman" w:hAnsi="Times New Roman"/>
                <w:szCs w:val="21"/>
                <w:rPrChange w:id="241" w:author="吴潇" w:date="2014-12-22T14:17:00Z">
                  <w:rPr>
                    <w:rFonts w:hint="eastAsia" w:ascii="宋体" w:hAnsi="宋体"/>
                    <w:szCs w:val="21"/>
                  </w:rPr>
                </w:rPrChange>
              </w:rPr>
              <w:t>建立绑定关系</w:t>
            </w:r>
          </w:p>
          <w:p>
            <w:pPr>
              <w:numPr>
                <w:ilvl w:val="0"/>
                <w:numId w:val="0"/>
              </w:numPr>
              <w:tabs>
                <w:tab w:val="left" w:pos="360"/>
                <w:tab w:val="left" w:pos="784"/>
              </w:tabs>
              <w:spacing w:line="0" w:lineRule="atLeast"/>
              <w:ind w:left="420" w:leftChars="200"/>
              <w:jc w:val="left"/>
              <w:rPr>
                <w:rFonts w:ascii="Times New Roman" w:hAnsi="Times New Roman"/>
                <w:szCs w:val="21"/>
                <w:rPrChange w:id="243" w:author="吴潇" w:date="2014-12-22T14:17:00Z">
                  <w:rPr>
                    <w:rFonts w:ascii="宋体" w:hAnsi="宋体"/>
                    <w:szCs w:val="21"/>
                  </w:rPr>
                </w:rPrChange>
              </w:rPr>
              <w:pPrChange w:id="242"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44" w:author="吴潇" w:date="2014-12-22T14:17:00Z">
                  <w:rPr>
                    <w:rFonts w:ascii="宋体" w:hAnsi="宋体"/>
                    <w:szCs w:val="21"/>
                  </w:rPr>
                </w:rPrChange>
              </w:rPr>
              <w:t>73</w:t>
            </w:r>
            <w:r>
              <w:rPr>
                <w:rFonts w:hint="eastAsia" w:ascii="Times New Roman" w:hAnsi="Times New Roman"/>
                <w:szCs w:val="21"/>
                <w:rPrChange w:id="245" w:author="吴潇" w:date="2014-12-22T14:17:00Z">
                  <w:rPr>
                    <w:rFonts w:hint="eastAsia" w:ascii="宋体" w:hAnsi="宋体"/>
                    <w:szCs w:val="21"/>
                  </w:rPr>
                </w:rPrChange>
              </w:rPr>
              <w:t>：</w:t>
            </w:r>
            <w:del w:id="246" w:author="吴潇" w:date="2014-12-22T14:18:00Z">
              <w:r>
                <w:rPr>
                  <w:rFonts w:ascii="Times New Roman" w:hAnsi="Times New Roman"/>
                  <w:szCs w:val="21"/>
                  <w:rPrChange w:id="247" w:author="吴潇" w:date="2014-12-22T14:17:00Z">
                    <w:rPr>
                      <w:rFonts w:ascii="宋体" w:hAnsi="宋体"/>
                      <w:szCs w:val="21"/>
                    </w:rPr>
                  </w:rPrChange>
                </w:rPr>
                <w:delText xml:space="preserve"> </w:delText>
              </w:r>
            </w:del>
            <w:r>
              <w:rPr>
                <w:rFonts w:hint="eastAsia" w:ascii="Times New Roman" w:hAnsi="Times New Roman"/>
                <w:szCs w:val="21"/>
                <w:rPrChange w:id="248" w:author="吴潇" w:date="2014-12-22T14:17:00Z">
                  <w:rPr>
                    <w:rFonts w:hint="eastAsia" w:ascii="宋体" w:hAnsi="宋体"/>
                    <w:szCs w:val="21"/>
                  </w:rPr>
                </w:rPrChange>
              </w:rPr>
              <w:t>账单查询</w:t>
            </w:r>
          </w:p>
          <w:p>
            <w:pPr>
              <w:numPr>
                <w:ilvl w:val="0"/>
                <w:numId w:val="0"/>
              </w:numPr>
              <w:tabs>
                <w:tab w:val="left" w:pos="360"/>
                <w:tab w:val="left" w:pos="784"/>
              </w:tabs>
              <w:spacing w:line="0" w:lineRule="atLeast"/>
              <w:ind w:left="420" w:leftChars="200"/>
              <w:jc w:val="left"/>
              <w:rPr>
                <w:rFonts w:ascii="Times New Roman" w:hAnsi="Times New Roman"/>
                <w:szCs w:val="21"/>
                <w:rPrChange w:id="250" w:author="吴潇" w:date="2014-12-22T14:17:00Z">
                  <w:rPr>
                    <w:rFonts w:ascii="宋体" w:hAnsi="宋体"/>
                    <w:szCs w:val="21"/>
                  </w:rPr>
                </w:rPrChange>
              </w:rPr>
              <w:pPrChange w:id="249"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51" w:author="吴潇" w:date="2014-12-22T14:17:00Z">
                  <w:rPr>
                    <w:rFonts w:ascii="宋体" w:hAnsi="宋体"/>
                    <w:szCs w:val="21"/>
                  </w:rPr>
                </w:rPrChange>
              </w:rPr>
              <w:t>74</w:t>
            </w:r>
            <w:r>
              <w:rPr>
                <w:rFonts w:hint="eastAsia" w:ascii="Times New Roman" w:hAnsi="Times New Roman"/>
                <w:szCs w:val="21"/>
                <w:rPrChange w:id="252" w:author="吴潇" w:date="2014-12-22T14:17:00Z">
                  <w:rPr>
                    <w:rFonts w:hint="eastAsia" w:ascii="宋体" w:hAnsi="宋体"/>
                    <w:szCs w:val="21"/>
                  </w:rPr>
                </w:rPrChange>
              </w:rPr>
              <w:t>：解除绑定关系</w:t>
            </w:r>
          </w:p>
          <w:p>
            <w:pPr>
              <w:numPr>
                <w:ilvl w:val="0"/>
                <w:numId w:val="0"/>
              </w:numPr>
              <w:tabs>
                <w:tab w:val="left" w:pos="360"/>
                <w:tab w:val="left" w:pos="784"/>
              </w:tabs>
              <w:spacing w:line="0" w:lineRule="atLeast"/>
              <w:ind w:left="420" w:leftChars="200"/>
              <w:jc w:val="left"/>
              <w:rPr>
                <w:rFonts w:ascii="Times New Roman" w:hAnsi="Times New Roman"/>
                <w:szCs w:val="21"/>
                <w:rPrChange w:id="254" w:author="吴潇" w:date="2014-12-22T14:17:00Z">
                  <w:rPr>
                    <w:rFonts w:ascii="宋体" w:hAnsi="宋体"/>
                    <w:szCs w:val="21"/>
                  </w:rPr>
                </w:rPrChange>
              </w:rPr>
              <w:pPrChange w:id="253"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55" w:author="吴潇" w:date="2014-12-22T14:17:00Z">
                  <w:rPr>
                    <w:rFonts w:ascii="宋体" w:hAnsi="宋体"/>
                    <w:szCs w:val="21"/>
                  </w:rPr>
                </w:rPrChange>
              </w:rPr>
              <w:t>75</w:t>
            </w:r>
            <w:r>
              <w:rPr>
                <w:rFonts w:hint="eastAsia" w:ascii="Times New Roman" w:hAnsi="Times New Roman"/>
                <w:szCs w:val="21"/>
                <w:rPrChange w:id="256" w:author="吴潇" w:date="2014-12-22T14:17:00Z">
                  <w:rPr>
                    <w:rFonts w:hint="eastAsia" w:ascii="宋体" w:hAnsi="宋体"/>
                    <w:szCs w:val="21"/>
                  </w:rPr>
                </w:rPrChange>
              </w:rPr>
              <w:t>：查询绑定关系</w:t>
            </w:r>
          </w:p>
          <w:p>
            <w:pPr>
              <w:numPr>
                <w:ilvl w:val="0"/>
                <w:numId w:val="0"/>
              </w:numPr>
              <w:tabs>
                <w:tab w:val="left" w:pos="360"/>
                <w:tab w:val="left" w:pos="784"/>
              </w:tabs>
              <w:spacing w:line="0" w:lineRule="atLeast"/>
              <w:ind w:left="420" w:leftChars="200"/>
              <w:jc w:val="left"/>
              <w:rPr>
                <w:rFonts w:ascii="Times New Roman" w:hAnsi="Times New Roman"/>
                <w:szCs w:val="21"/>
                <w:rPrChange w:id="258" w:author="吴潇" w:date="2014-12-22T14:17:00Z">
                  <w:rPr>
                    <w:rFonts w:ascii="宋体" w:hAnsi="宋体"/>
                    <w:szCs w:val="21"/>
                  </w:rPr>
                </w:rPrChange>
              </w:rPr>
              <w:pPrChange w:id="257"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59" w:author="吴潇" w:date="2014-12-22T14:17:00Z">
                  <w:rPr>
                    <w:rFonts w:ascii="宋体" w:hAnsi="宋体"/>
                    <w:szCs w:val="21"/>
                  </w:rPr>
                </w:rPrChange>
              </w:rPr>
              <w:t>77</w:t>
            </w:r>
            <w:r>
              <w:rPr>
                <w:rFonts w:hint="eastAsia" w:ascii="Times New Roman" w:hAnsi="Times New Roman"/>
                <w:szCs w:val="21"/>
                <w:rPrChange w:id="260" w:author="吴潇" w:date="2014-12-22T14:17:00Z">
                  <w:rPr>
                    <w:rFonts w:hint="eastAsia" w:ascii="宋体" w:hAnsi="宋体"/>
                    <w:szCs w:val="21"/>
                  </w:rPr>
                </w:rPrChange>
              </w:rPr>
              <w:t>：发送短信验证码交易</w:t>
            </w:r>
          </w:p>
          <w:p>
            <w:pPr>
              <w:numPr>
                <w:ilvl w:val="0"/>
                <w:numId w:val="0"/>
              </w:numPr>
              <w:tabs>
                <w:tab w:val="left" w:pos="360"/>
                <w:tab w:val="left" w:pos="784"/>
              </w:tabs>
              <w:spacing w:line="0" w:lineRule="atLeast"/>
              <w:ind w:left="420" w:leftChars="200"/>
              <w:jc w:val="left"/>
              <w:rPr>
                <w:rFonts w:ascii="Times New Roman" w:hAnsi="Times New Roman"/>
                <w:szCs w:val="21"/>
                <w:rPrChange w:id="262" w:author="吴潇" w:date="2014-12-22T14:17:00Z">
                  <w:rPr>
                    <w:rFonts w:ascii="宋体" w:hAnsi="宋体"/>
                    <w:szCs w:val="21"/>
                  </w:rPr>
                </w:rPrChange>
              </w:rPr>
              <w:pPrChange w:id="261"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63" w:author="吴潇" w:date="2014-12-22T14:17:00Z">
                  <w:rPr>
                    <w:rFonts w:ascii="宋体" w:hAnsi="宋体"/>
                    <w:szCs w:val="21"/>
                  </w:rPr>
                </w:rPrChange>
              </w:rPr>
              <w:t>78</w:t>
            </w:r>
            <w:r>
              <w:rPr>
                <w:rFonts w:hint="eastAsia" w:ascii="Times New Roman" w:hAnsi="Times New Roman"/>
                <w:szCs w:val="21"/>
                <w:rPrChange w:id="264" w:author="吴潇" w:date="2014-12-22T14:17:00Z">
                  <w:rPr>
                    <w:rFonts w:hint="eastAsia" w:ascii="宋体" w:hAnsi="宋体"/>
                    <w:szCs w:val="21"/>
                  </w:rPr>
                </w:rPrChange>
              </w:rPr>
              <w:t>：开通查询交易</w:t>
            </w:r>
          </w:p>
          <w:p>
            <w:pPr>
              <w:numPr>
                <w:ilvl w:val="0"/>
                <w:numId w:val="0"/>
              </w:numPr>
              <w:tabs>
                <w:tab w:val="left" w:pos="360"/>
                <w:tab w:val="left" w:pos="784"/>
              </w:tabs>
              <w:spacing w:line="0" w:lineRule="atLeast"/>
              <w:ind w:left="420" w:leftChars="200"/>
              <w:jc w:val="left"/>
              <w:rPr>
                <w:rFonts w:ascii="Times New Roman" w:hAnsi="Times New Roman"/>
                <w:szCs w:val="21"/>
                <w:rPrChange w:id="266" w:author="吴潇" w:date="2014-12-22T14:17:00Z">
                  <w:rPr>
                    <w:rFonts w:ascii="宋体" w:hAnsi="宋体"/>
                    <w:szCs w:val="21"/>
                  </w:rPr>
                </w:rPrChange>
              </w:rPr>
              <w:pPrChange w:id="265"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67" w:author="吴潇" w:date="2014-12-22T14:17:00Z">
                  <w:rPr>
                    <w:rFonts w:ascii="宋体" w:hAnsi="宋体"/>
                    <w:szCs w:val="21"/>
                  </w:rPr>
                </w:rPrChange>
              </w:rPr>
              <w:t>79</w:t>
            </w:r>
            <w:r>
              <w:rPr>
                <w:rFonts w:hint="eastAsia" w:ascii="Times New Roman" w:hAnsi="Times New Roman"/>
                <w:szCs w:val="21"/>
                <w:rPrChange w:id="268" w:author="吴潇" w:date="2014-12-22T14:17:00Z">
                  <w:rPr>
                    <w:rFonts w:hint="eastAsia" w:ascii="宋体" w:hAnsi="宋体"/>
                    <w:szCs w:val="21"/>
                  </w:rPr>
                </w:rPrChange>
              </w:rPr>
              <w:t>：开通交易</w:t>
            </w:r>
          </w:p>
          <w:p>
            <w:pPr>
              <w:numPr>
                <w:ilvl w:val="0"/>
                <w:numId w:val="0"/>
              </w:numPr>
              <w:tabs>
                <w:tab w:val="left" w:pos="360"/>
                <w:tab w:val="left" w:pos="784"/>
              </w:tabs>
              <w:spacing w:line="0" w:lineRule="atLeast"/>
              <w:ind w:left="420" w:leftChars="200"/>
              <w:jc w:val="left"/>
              <w:rPr>
                <w:rFonts w:ascii="Times New Roman" w:hAnsi="Times New Roman"/>
                <w:szCs w:val="21"/>
                <w:rPrChange w:id="270" w:author="吴潇" w:date="2014-12-22T14:17:00Z">
                  <w:rPr>
                    <w:rFonts w:ascii="宋体" w:hAnsi="宋体"/>
                    <w:szCs w:val="21"/>
                  </w:rPr>
                </w:rPrChange>
              </w:rPr>
              <w:pPrChange w:id="269" w:author="吴潇" w:date="2014-12-22T14:18:00Z">
                <w:pPr>
                  <w:numPr>
                    <w:ilvl w:val="0"/>
                    <w:numId w:val="0"/>
                  </w:numPr>
                  <w:tabs>
                    <w:tab w:val="clear" w:pos="360"/>
                    <w:tab w:val="clear" w:pos="784"/>
                  </w:tabs>
                  <w:spacing w:line="0" w:lineRule="atLeast"/>
                  <w:jc w:val="left"/>
                </w:pPr>
              </w:pPrChange>
            </w:pPr>
            <w:r>
              <w:rPr>
                <w:rFonts w:ascii="Times New Roman" w:hAnsi="Times New Roman"/>
                <w:szCs w:val="21"/>
                <w:rPrChange w:id="271" w:author="吴潇" w:date="2014-12-22T14:17:00Z">
                  <w:rPr>
                    <w:rFonts w:ascii="宋体" w:hAnsi="宋体"/>
                    <w:szCs w:val="21"/>
                  </w:rPr>
                </w:rPrChange>
              </w:rPr>
              <w:t>94</w:t>
            </w:r>
            <w:r>
              <w:rPr>
                <w:rFonts w:hint="eastAsia" w:ascii="Times New Roman" w:hAnsi="Times New Roman"/>
                <w:szCs w:val="21"/>
                <w:rPrChange w:id="272" w:author="吴潇" w:date="2014-12-22T14:17:00Z">
                  <w:rPr>
                    <w:rFonts w:hint="eastAsia" w:ascii="宋体" w:hAnsi="宋体"/>
                    <w:szCs w:val="21"/>
                  </w:rPr>
                </w:rPrChange>
              </w:rPr>
              <w:t>：</w:t>
            </w:r>
            <w:r>
              <w:rPr>
                <w:rFonts w:ascii="Times New Roman" w:hAnsi="Times New Roman"/>
                <w:szCs w:val="21"/>
                <w:rPrChange w:id="273" w:author="吴潇" w:date="2014-12-22T14:17:00Z">
                  <w:rPr>
                    <w:rFonts w:ascii="宋体" w:hAnsi="宋体"/>
                    <w:szCs w:val="21"/>
                  </w:rPr>
                </w:rPrChange>
              </w:rPr>
              <w:t>IC</w:t>
            </w:r>
            <w:r>
              <w:rPr>
                <w:rFonts w:hint="eastAsia" w:ascii="Times New Roman" w:hAnsi="Times New Roman"/>
                <w:szCs w:val="21"/>
                <w:rPrChange w:id="274" w:author="吴潇" w:date="2014-12-22T14:17:00Z">
                  <w:rPr>
                    <w:rFonts w:hint="eastAsia" w:ascii="宋体" w:hAnsi="宋体"/>
                    <w:szCs w:val="21"/>
                  </w:rPr>
                </w:rPrChange>
              </w:rPr>
              <w:t>卡脚本通知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ascii="Times New Roman" w:hAnsi="Times New Roman" w:eastAsia="宋体"/>
                <w:bCs/>
                <w:szCs w:val="21"/>
                <w:rPrChange w:id="276" w:author="吴潇" w:date="2014-12-25T17:02:00Z">
                  <w:rPr>
                    <w:rFonts w:ascii="宋体" w:hAnsi="宋体" w:eastAsia="黑体"/>
                    <w:bCs/>
                    <w:szCs w:val="21"/>
                  </w:rPr>
                </w:rPrChange>
              </w:rPr>
              <w:pPrChange w:id="275" w:author="吴潇" w:date="2014-12-25T17:02:00Z">
                <w:pPr>
                  <w:numPr>
                    <w:ilvl w:val="0"/>
                    <w:numId w:val="0"/>
                  </w:numPr>
                  <w:tabs>
                    <w:tab w:val="clear" w:pos="360"/>
                    <w:tab w:val="clear" w:pos="784"/>
                  </w:tabs>
                  <w:jc w:val="center"/>
                  <w:outlineLvl w:val="4"/>
                </w:pPr>
              </w:pPrChange>
            </w:pPr>
            <w:del w:id="277" w:author="吴潇" w:date="2014-12-25T17:02:00Z">
              <w:r>
                <w:rPr>
                  <w:rFonts w:ascii="Times New Roman" w:hAnsi="Times New Roman"/>
                  <w:bCs/>
                  <w:szCs w:val="21"/>
                  <w:rPrChange w:id="278" w:author="吴潇" w:date="2014-12-25T17:02:00Z">
                    <w:rPr>
                      <w:rFonts w:ascii="宋体" w:hAnsi="宋体"/>
                      <w:bCs/>
                      <w:szCs w:val="21"/>
                    </w:rPr>
                  </w:rPrChange>
                </w:rPr>
                <w:delText>6</w:delText>
              </w:r>
            </w:del>
          </w:p>
        </w:tc>
        <w:tc>
          <w:tcPr>
            <w:tcW w:w="1180" w:type="dxa"/>
            <w:vAlign w:val="center"/>
          </w:tcPr>
          <w:p>
            <w:pPr>
              <w:numPr>
                <w:ilvl w:val="0"/>
                <w:numId w:val="0"/>
              </w:numPr>
              <w:jc w:val="center"/>
              <w:outlineLvl w:val="4"/>
              <w:rPr>
                <w:rFonts w:ascii="Times New Roman" w:hAnsi="Times New Roman" w:eastAsia="宋体"/>
                <w:szCs w:val="21"/>
                <w:rPrChange w:id="279" w:author="吴潇" w:date="2014-12-22T14:17:00Z">
                  <w:rPr>
                    <w:rFonts w:ascii="宋体" w:hAnsi="宋体" w:eastAsia="黑体"/>
                    <w:szCs w:val="21"/>
                  </w:rPr>
                </w:rPrChange>
              </w:rPr>
            </w:pPr>
            <w:r>
              <w:rPr>
                <w:rFonts w:hint="eastAsia" w:ascii="Times New Roman" w:hAnsi="Times New Roman"/>
                <w:szCs w:val="21"/>
                <w:rPrChange w:id="280" w:author="吴潇" w:date="2014-12-22T14:17:00Z">
                  <w:rPr>
                    <w:rFonts w:hint="eastAsia" w:ascii="宋体" w:hAnsi="宋体"/>
                    <w:szCs w:val="21"/>
                  </w:rPr>
                </w:rPrChange>
              </w:rPr>
              <w:t>交易子类</w:t>
            </w:r>
          </w:p>
        </w:tc>
        <w:tc>
          <w:tcPr>
            <w:tcW w:w="1573" w:type="dxa"/>
            <w:vAlign w:val="center"/>
          </w:tcPr>
          <w:p>
            <w:pPr>
              <w:numPr>
                <w:ilvl w:val="0"/>
                <w:numId w:val="0"/>
              </w:numPr>
              <w:jc w:val="center"/>
              <w:outlineLvl w:val="4"/>
              <w:rPr>
                <w:rFonts w:ascii="Times New Roman" w:hAnsi="Times New Roman" w:eastAsia="宋体"/>
                <w:szCs w:val="21"/>
                <w:rPrChange w:id="281" w:author="吴潇" w:date="2014-12-22T14:17:00Z">
                  <w:rPr>
                    <w:rFonts w:ascii="宋体" w:hAnsi="宋体" w:eastAsia="黑体"/>
                    <w:szCs w:val="21"/>
                  </w:rPr>
                </w:rPrChange>
              </w:rPr>
            </w:pPr>
            <w:r>
              <w:rPr>
                <w:rFonts w:ascii="Times New Roman" w:hAnsi="Times New Roman"/>
                <w:szCs w:val="21"/>
                <w:rPrChange w:id="282" w:author="吴潇" w:date="2014-12-22T14:17:00Z">
                  <w:rPr>
                    <w:rFonts w:ascii="宋体" w:hAnsi="宋体"/>
                    <w:szCs w:val="21"/>
                  </w:rPr>
                </w:rPrChange>
              </w:rPr>
              <w:t>txnSubType</w:t>
            </w:r>
          </w:p>
        </w:tc>
        <w:tc>
          <w:tcPr>
            <w:tcW w:w="992" w:type="dxa"/>
            <w:vAlign w:val="center"/>
          </w:tcPr>
          <w:p>
            <w:pPr>
              <w:numPr>
                <w:ilvl w:val="0"/>
                <w:numId w:val="0"/>
              </w:numPr>
              <w:jc w:val="center"/>
              <w:outlineLvl w:val="4"/>
              <w:rPr>
                <w:rFonts w:ascii="Times New Roman" w:hAnsi="Times New Roman" w:eastAsia="宋体"/>
                <w:szCs w:val="21"/>
                <w:rPrChange w:id="283" w:author="吴潇" w:date="2014-12-22T14:17:00Z">
                  <w:rPr>
                    <w:rFonts w:ascii="宋体" w:hAnsi="宋体" w:eastAsia="黑体"/>
                    <w:szCs w:val="21"/>
                  </w:rPr>
                </w:rPrChange>
              </w:rPr>
            </w:pPr>
            <w:r>
              <w:rPr>
                <w:rFonts w:ascii="Times New Roman" w:hAnsi="Times New Roman"/>
                <w:szCs w:val="21"/>
                <w:rPrChange w:id="284" w:author="吴潇" w:date="2014-12-22T14:17:00Z">
                  <w:rPr>
                    <w:rFonts w:ascii="宋体" w:hAnsi="宋体"/>
                    <w:szCs w:val="21"/>
                  </w:rPr>
                </w:rPrChange>
              </w:rPr>
              <w:t>N2</w:t>
            </w:r>
          </w:p>
        </w:tc>
        <w:tc>
          <w:tcPr>
            <w:tcW w:w="5211" w:type="dxa"/>
            <w:vAlign w:val="center"/>
          </w:tcPr>
          <w:p>
            <w:pPr>
              <w:numPr>
                <w:ilvl w:val="0"/>
                <w:numId w:val="0"/>
              </w:numPr>
              <w:spacing w:line="0" w:lineRule="atLeast"/>
              <w:outlineLvl w:val="4"/>
              <w:rPr>
                <w:rFonts w:eastAsia="宋体"/>
                <w:szCs w:val="21"/>
                <w:rPrChange w:id="285" w:author="吴潇" w:date="2014-12-22T14:17:00Z">
                  <w:rPr>
                    <w:rFonts w:eastAsia="黑体"/>
                  </w:rPr>
                </w:rPrChange>
              </w:rPr>
            </w:pPr>
            <w:r>
              <w:rPr>
                <w:rFonts w:hint="eastAsia"/>
                <w:szCs w:val="21"/>
              </w:rPr>
              <w:t>依据实际交易类型填写</w:t>
            </w:r>
          </w:p>
          <w:p>
            <w:pPr>
              <w:numPr>
                <w:ilvl w:val="0"/>
                <w:numId w:val="0"/>
              </w:numPr>
              <w:spacing w:line="0" w:lineRule="atLeast"/>
              <w:outlineLvl w:val="4"/>
              <w:rPr>
                <w:rFonts w:eastAsia="宋体"/>
                <w:szCs w:val="21"/>
                <w:rPrChange w:id="286" w:author="吴潇" w:date="2014-12-22T14:17:00Z">
                  <w:rPr>
                    <w:rFonts w:eastAsia="黑体"/>
                  </w:rPr>
                </w:rPrChange>
              </w:rPr>
            </w:pPr>
            <w:r>
              <w:rPr>
                <w:rFonts w:hint="eastAsia"/>
                <w:szCs w:val="21"/>
                <w:rPrChange w:id="287" w:author="吴潇" w:date="2014-12-22T14:17:00Z">
                  <w:rPr>
                    <w:rFonts w:hint="eastAsia"/>
                  </w:rPr>
                </w:rPrChange>
              </w:rPr>
              <w:t>默认取值：</w:t>
            </w:r>
            <w:r>
              <w:rPr>
                <w:szCs w:val="21"/>
                <w:rPrChange w:id="288" w:author="吴潇" w:date="2014-12-22T14:17:00Z">
                  <w:rPr/>
                </w:rPrChange>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290" w:author="吴潇" w:date="2014-12-25T17:02:00Z">
                  <w:rPr>
                    <w:rFonts w:eastAsia="黑体"/>
                    <w:bCs/>
                    <w:sz w:val="22"/>
                    <w:szCs w:val="22"/>
                  </w:rPr>
                </w:rPrChange>
              </w:rPr>
              <w:pPrChange w:id="289" w:author="吴潇" w:date="2014-12-25T17:02:00Z">
                <w:pPr>
                  <w:numPr>
                    <w:ilvl w:val="0"/>
                    <w:numId w:val="0"/>
                  </w:numPr>
                  <w:tabs>
                    <w:tab w:val="clear" w:pos="360"/>
                    <w:tab w:val="clear" w:pos="784"/>
                  </w:tabs>
                  <w:jc w:val="center"/>
                  <w:outlineLvl w:val="4"/>
                </w:pPr>
              </w:pPrChange>
            </w:pPr>
            <w:del w:id="291" w:author="吴潇" w:date="2014-12-25T17:02:00Z">
              <w:r>
                <w:rPr>
                  <w:bCs/>
                  <w:sz w:val="20"/>
                  <w:szCs w:val="21"/>
                  <w:rPrChange w:id="292" w:author="吴潇" w:date="2014-12-25T17:02:00Z">
                    <w:rPr>
                      <w:bCs/>
                      <w:sz w:val="22"/>
                    </w:rPr>
                  </w:rPrChange>
                </w:rPr>
                <w:delText>7</w:delText>
              </w:r>
            </w:del>
          </w:p>
        </w:tc>
        <w:tc>
          <w:tcPr>
            <w:tcW w:w="1180" w:type="dxa"/>
            <w:vAlign w:val="center"/>
          </w:tcPr>
          <w:p>
            <w:pPr>
              <w:numPr>
                <w:ilvl w:val="0"/>
                <w:numId w:val="0"/>
              </w:numPr>
              <w:jc w:val="center"/>
              <w:outlineLvl w:val="4"/>
              <w:rPr>
                <w:rFonts w:eastAsia="宋体"/>
                <w:szCs w:val="21"/>
                <w:rPrChange w:id="293" w:author="吴潇" w:date="2014-12-22T14:17:00Z">
                  <w:rPr>
                    <w:rFonts w:eastAsia="黑体"/>
                  </w:rPr>
                </w:rPrChange>
              </w:rPr>
            </w:pPr>
            <w:r>
              <w:rPr>
                <w:rFonts w:hint="eastAsia"/>
                <w:szCs w:val="21"/>
              </w:rPr>
              <w:t>产品类型</w:t>
            </w:r>
          </w:p>
        </w:tc>
        <w:tc>
          <w:tcPr>
            <w:tcW w:w="1573" w:type="dxa"/>
            <w:vAlign w:val="center"/>
          </w:tcPr>
          <w:p>
            <w:pPr>
              <w:numPr>
                <w:ilvl w:val="0"/>
                <w:numId w:val="0"/>
              </w:numPr>
              <w:jc w:val="center"/>
              <w:outlineLvl w:val="4"/>
              <w:rPr>
                <w:rFonts w:eastAsia="宋体"/>
                <w:szCs w:val="21"/>
                <w:rPrChange w:id="294" w:author="吴潇" w:date="2014-12-22T14:17:00Z">
                  <w:rPr>
                    <w:rFonts w:eastAsia="黑体"/>
                  </w:rPr>
                </w:rPrChange>
              </w:rPr>
            </w:pPr>
            <w:r>
              <w:rPr>
                <w:szCs w:val="21"/>
                <w:rPrChange w:id="295" w:author="吴潇" w:date="2014-12-22T14:17:00Z">
                  <w:rPr/>
                </w:rPrChange>
              </w:rPr>
              <w:t>bizType</w:t>
            </w:r>
          </w:p>
        </w:tc>
        <w:tc>
          <w:tcPr>
            <w:tcW w:w="992" w:type="dxa"/>
            <w:vAlign w:val="center"/>
          </w:tcPr>
          <w:p>
            <w:pPr>
              <w:numPr>
                <w:ilvl w:val="0"/>
                <w:numId w:val="0"/>
              </w:numPr>
              <w:jc w:val="center"/>
              <w:outlineLvl w:val="4"/>
              <w:rPr>
                <w:rFonts w:eastAsia="宋体"/>
                <w:szCs w:val="21"/>
                <w:rPrChange w:id="296" w:author="吴潇" w:date="2014-12-22T14:17:00Z">
                  <w:rPr>
                    <w:rFonts w:eastAsia="黑体"/>
                  </w:rPr>
                </w:rPrChange>
              </w:rPr>
            </w:pPr>
            <w:r>
              <w:rPr>
                <w:szCs w:val="21"/>
                <w:rPrChange w:id="297" w:author="吴潇" w:date="2014-12-22T14:17:00Z">
                  <w:rPr/>
                </w:rPrChange>
              </w:rPr>
              <w:t>N6</w:t>
            </w:r>
          </w:p>
        </w:tc>
        <w:tc>
          <w:tcPr>
            <w:tcW w:w="5211" w:type="dxa"/>
            <w:vAlign w:val="center"/>
          </w:tcPr>
          <w:p>
            <w:pPr>
              <w:numPr>
                <w:ilvl w:val="0"/>
                <w:numId w:val="0"/>
              </w:numPr>
              <w:spacing w:line="0" w:lineRule="atLeast"/>
              <w:outlineLvl w:val="4"/>
              <w:rPr>
                <w:rFonts w:eastAsia="宋体"/>
                <w:szCs w:val="21"/>
                <w:rPrChange w:id="298" w:author="吴潇" w:date="2014-12-22T14:17:00Z">
                  <w:rPr>
                    <w:rFonts w:eastAsia="黑体"/>
                  </w:rPr>
                </w:rPrChange>
              </w:rPr>
            </w:pPr>
            <w:r>
              <w:rPr>
                <w:rFonts w:hint="eastAsia"/>
                <w:szCs w:val="21"/>
                <w:rPrChange w:id="299" w:author="吴潇" w:date="2014-12-22T14:17:00Z">
                  <w:rPr>
                    <w:rFonts w:hint="eastAsia"/>
                  </w:rPr>
                </w:rPrChange>
              </w:rPr>
              <w:t>依据实际业务场景填写</w:t>
            </w:r>
            <w:r>
              <w:rPr>
                <w:szCs w:val="21"/>
                <w:rPrChange w:id="300" w:author="吴潇" w:date="2014-12-22T14:17:00Z">
                  <w:rPr/>
                </w:rPrChange>
              </w:rPr>
              <w:t>(</w:t>
            </w:r>
            <w:r>
              <w:rPr>
                <w:rFonts w:hint="eastAsia"/>
                <w:szCs w:val="21"/>
                <w:rPrChange w:id="301" w:author="吴潇" w:date="2014-12-22T14:17:00Z">
                  <w:rPr>
                    <w:rFonts w:hint="eastAsia"/>
                  </w:rPr>
                </w:rPrChange>
              </w:rPr>
              <w:t>目前仅使用后</w:t>
            </w:r>
            <w:r>
              <w:rPr>
                <w:szCs w:val="21"/>
                <w:rPrChange w:id="302" w:author="吴潇" w:date="2014-12-22T14:17:00Z">
                  <w:rPr/>
                </w:rPrChange>
              </w:rPr>
              <w:t>4</w:t>
            </w:r>
            <w:r>
              <w:rPr>
                <w:rFonts w:hint="eastAsia"/>
                <w:szCs w:val="21"/>
                <w:rPrChange w:id="303" w:author="吴潇" w:date="2014-12-22T14:17:00Z">
                  <w:rPr>
                    <w:rFonts w:hint="eastAsia"/>
                  </w:rPr>
                </w:rPrChange>
              </w:rPr>
              <w:t>位，签名</w:t>
            </w:r>
            <w:r>
              <w:rPr>
                <w:szCs w:val="21"/>
                <w:rPrChange w:id="304" w:author="吴潇" w:date="2014-12-22T14:17:00Z">
                  <w:rPr/>
                </w:rPrChange>
              </w:rPr>
              <w:t>2</w:t>
            </w:r>
            <w:r>
              <w:rPr>
                <w:rFonts w:hint="eastAsia"/>
                <w:szCs w:val="21"/>
                <w:rPrChange w:id="305" w:author="吴潇" w:date="2014-12-22T14:17:00Z">
                  <w:rPr>
                    <w:rFonts w:hint="eastAsia"/>
                  </w:rPr>
                </w:rPrChange>
              </w:rPr>
              <w:t>位默认为</w:t>
            </w:r>
            <w:r>
              <w:rPr>
                <w:szCs w:val="21"/>
                <w:rPrChange w:id="306" w:author="吴潇" w:date="2014-12-22T14:17:00Z">
                  <w:rPr/>
                </w:rPrChange>
              </w:rPr>
              <w:t>00)</w:t>
            </w:r>
          </w:p>
          <w:p>
            <w:pPr>
              <w:numPr>
                <w:ilvl w:val="0"/>
                <w:numId w:val="0"/>
              </w:numPr>
              <w:spacing w:line="0" w:lineRule="atLeast"/>
              <w:rPr>
                <w:szCs w:val="21"/>
              </w:rPr>
            </w:pPr>
            <w:r>
              <w:rPr>
                <w:rFonts w:hint="eastAsia"/>
                <w:szCs w:val="21"/>
                <w:rPrChange w:id="307" w:author="吴潇" w:date="2014-12-22T14:17:00Z">
                  <w:rPr>
                    <w:rFonts w:hint="eastAsia"/>
                  </w:rPr>
                </w:rPrChange>
              </w:rPr>
              <w:t>默认取值</w:t>
            </w:r>
            <w:del w:id="308" w:author="吴潇" w:date="2014-12-22T14:18:00Z">
              <w:r>
                <w:rPr>
                  <w:szCs w:val="21"/>
                  <w:rPrChange w:id="309" w:author="吴潇" w:date="2014-12-22T14:17:00Z">
                    <w:rPr/>
                  </w:rPrChange>
                </w:rPr>
                <w:delText>:</w:delText>
              </w:r>
            </w:del>
            <w:ins w:id="310" w:author="吴潇" w:date="2014-12-22T14:18:00Z">
              <w:r>
                <w:rPr>
                  <w:rFonts w:hint="eastAsia"/>
                  <w:szCs w:val="21"/>
                </w:rPr>
                <w:t>：</w:t>
              </w:r>
            </w:ins>
            <w:r>
              <w:rPr>
                <w:szCs w:val="21"/>
              </w:rPr>
              <w:t>000000</w:t>
            </w:r>
          </w:p>
          <w:p>
            <w:pPr>
              <w:numPr>
                <w:ilvl w:val="0"/>
                <w:numId w:val="0"/>
              </w:numPr>
              <w:spacing w:line="0" w:lineRule="atLeast"/>
              <w:rPr>
                <w:szCs w:val="21"/>
                <w:rPrChange w:id="311" w:author="吴潇" w:date="2014-12-22T14:17:00Z">
                  <w:rPr/>
                </w:rPrChange>
              </w:rPr>
            </w:pPr>
            <w:r>
              <w:rPr>
                <w:rFonts w:hint="eastAsia"/>
                <w:szCs w:val="21"/>
              </w:rPr>
              <w:t>具体取值范围：</w:t>
            </w:r>
          </w:p>
          <w:p>
            <w:pPr>
              <w:numPr>
                <w:ilvl w:val="0"/>
                <w:numId w:val="0"/>
              </w:numPr>
              <w:tabs>
                <w:tab w:val="left" w:pos="360"/>
                <w:tab w:val="left" w:pos="784"/>
              </w:tabs>
              <w:spacing w:line="0" w:lineRule="atLeast"/>
              <w:ind w:left="420" w:leftChars="200"/>
              <w:rPr>
                <w:szCs w:val="21"/>
              </w:rPr>
              <w:pPrChange w:id="312" w:author="吴潇" w:date="2014-12-22T14:18:00Z">
                <w:pPr>
                  <w:numPr>
                    <w:ilvl w:val="0"/>
                    <w:numId w:val="0"/>
                  </w:numPr>
                  <w:tabs>
                    <w:tab w:val="clear" w:pos="360"/>
                    <w:tab w:val="clear" w:pos="784"/>
                  </w:tabs>
                  <w:spacing w:line="0" w:lineRule="atLeast"/>
                </w:pPr>
              </w:pPrChange>
            </w:pPr>
            <w:del w:id="313" w:author="吴潇" w:date="2014-12-22T14:18:00Z">
              <w:r>
                <w:rPr>
                  <w:szCs w:val="21"/>
                  <w:rPrChange w:id="314" w:author="吴潇" w:date="2014-12-22T14:17:00Z">
                    <w:rPr/>
                  </w:rPrChange>
                </w:rPr>
                <w:delText xml:space="preserve">000101 </w:delText>
              </w:r>
            </w:del>
            <w:ins w:id="315" w:author="吴潇" w:date="2014-12-22T14:18:00Z">
              <w:r>
                <w:rPr>
                  <w:szCs w:val="21"/>
                  <w:rPrChange w:id="316" w:author="吴潇" w:date="2014-12-22T14:17:00Z">
                    <w:rPr/>
                  </w:rPrChange>
                </w:rPr>
                <w:t>000101</w:t>
              </w:r>
            </w:ins>
            <w:ins w:id="317" w:author="吴潇" w:date="2014-12-22T14:18:00Z">
              <w:r>
                <w:rPr>
                  <w:rFonts w:hint="eastAsia"/>
                  <w:szCs w:val="21"/>
                </w:rPr>
                <w:t>：</w:t>
              </w:r>
            </w:ins>
            <w:r>
              <w:rPr>
                <w:rFonts w:hint="eastAsia"/>
                <w:szCs w:val="21"/>
              </w:rPr>
              <w:t>基金业务之股票基金</w:t>
            </w:r>
          </w:p>
          <w:p>
            <w:pPr>
              <w:numPr>
                <w:ilvl w:val="0"/>
                <w:numId w:val="0"/>
              </w:numPr>
              <w:tabs>
                <w:tab w:val="left" w:pos="360"/>
                <w:tab w:val="left" w:pos="784"/>
              </w:tabs>
              <w:spacing w:line="0" w:lineRule="atLeast"/>
              <w:ind w:left="420" w:leftChars="200"/>
              <w:rPr>
                <w:szCs w:val="21"/>
              </w:rPr>
              <w:pPrChange w:id="318" w:author="吴潇" w:date="2014-12-22T14:18:00Z">
                <w:pPr>
                  <w:numPr>
                    <w:ilvl w:val="0"/>
                    <w:numId w:val="0"/>
                  </w:numPr>
                  <w:tabs>
                    <w:tab w:val="clear" w:pos="360"/>
                    <w:tab w:val="clear" w:pos="784"/>
                  </w:tabs>
                  <w:spacing w:line="0" w:lineRule="atLeast"/>
                </w:pPr>
              </w:pPrChange>
            </w:pPr>
            <w:r>
              <w:rPr>
                <w:szCs w:val="21"/>
              </w:rPr>
              <w:t>000102</w:t>
            </w:r>
            <w:ins w:id="319" w:author="吴潇" w:date="2014-12-22T14:18:00Z">
              <w:r>
                <w:rPr>
                  <w:rFonts w:hint="eastAsia"/>
                  <w:szCs w:val="21"/>
                </w:rPr>
                <w:t>：</w:t>
              </w:r>
            </w:ins>
            <w:del w:id="320" w:author="吴潇" w:date="2014-12-22T14:18:00Z">
              <w:r>
                <w:rPr>
                  <w:szCs w:val="21"/>
                </w:rPr>
                <w:delText xml:space="preserve"> </w:delText>
              </w:r>
            </w:del>
            <w:r>
              <w:rPr>
                <w:rFonts w:hint="eastAsia"/>
                <w:szCs w:val="21"/>
              </w:rPr>
              <w:t>基金业务之货币基金</w:t>
            </w:r>
          </w:p>
          <w:p>
            <w:pPr>
              <w:numPr>
                <w:ilvl w:val="0"/>
                <w:numId w:val="0"/>
              </w:numPr>
              <w:tabs>
                <w:tab w:val="left" w:pos="360"/>
                <w:tab w:val="left" w:pos="784"/>
              </w:tabs>
              <w:spacing w:line="0" w:lineRule="atLeast"/>
              <w:ind w:left="420" w:leftChars="200"/>
              <w:rPr>
                <w:szCs w:val="21"/>
                <w:rPrChange w:id="322" w:author="吴潇" w:date="2014-12-22T14:17:00Z">
                  <w:rPr/>
                </w:rPrChange>
              </w:rPr>
              <w:pPrChange w:id="321" w:author="吴潇" w:date="2014-12-22T14:18:00Z">
                <w:pPr>
                  <w:numPr>
                    <w:ilvl w:val="0"/>
                    <w:numId w:val="0"/>
                  </w:numPr>
                  <w:tabs>
                    <w:tab w:val="clear" w:pos="360"/>
                    <w:tab w:val="clear" w:pos="784"/>
                  </w:tabs>
                  <w:spacing w:line="0" w:lineRule="atLeast"/>
                </w:pPr>
              </w:pPrChange>
            </w:pPr>
            <w:r>
              <w:rPr>
                <w:szCs w:val="21"/>
              </w:rPr>
              <w:t>000201</w:t>
            </w:r>
            <w:ins w:id="323" w:author="吴潇" w:date="2014-12-22T14:18:00Z">
              <w:r>
                <w:rPr>
                  <w:rFonts w:hint="eastAsia"/>
                  <w:szCs w:val="21"/>
                </w:rPr>
                <w:t>：</w:t>
              </w:r>
            </w:ins>
            <w:del w:id="324" w:author="吴潇" w:date="2014-12-22T14:18:00Z">
              <w:r>
                <w:rPr>
                  <w:szCs w:val="21"/>
                </w:rPr>
                <w:delText xml:space="preserve"> </w:delText>
              </w:r>
            </w:del>
            <w:r>
              <w:rPr>
                <w:szCs w:val="21"/>
              </w:rPr>
              <w:t>B2C</w:t>
            </w:r>
            <w:r>
              <w:rPr>
                <w:rFonts w:hint="eastAsia"/>
                <w:szCs w:val="21"/>
              </w:rPr>
              <w:t>网关支付</w:t>
            </w:r>
          </w:p>
          <w:p>
            <w:pPr>
              <w:numPr>
                <w:ilvl w:val="0"/>
                <w:numId w:val="0"/>
              </w:numPr>
              <w:tabs>
                <w:tab w:val="left" w:pos="360"/>
                <w:tab w:val="left" w:pos="784"/>
              </w:tabs>
              <w:spacing w:line="0" w:lineRule="atLeast"/>
              <w:ind w:left="420" w:leftChars="200"/>
              <w:rPr>
                <w:szCs w:val="21"/>
                <w:rPrChange w:id="326" w:author="吴潇" w:date="2014-12-22T14:17:00Z">
                  <w:rPr/>
                </w:rPrChange>
              </w:rPr>
              <w:pPrChange w:id="325" w:author="吴潇" w:date="2014-12-22T14:18:00Z">
                <w:pPr>
                  <w:numPr>
                    <w:ilvl w:val="0"/>
                    <w:numId w:val="0"/>
                  </w:numPr>
                  <w:tabs>
                    <w:tab w:val="clear" w:pos="360"/>
                    <w:tab w:val="clear" w:pos="784"/>
                  </w:tabs>
                  <w:spacing w:line="0" w:lineRule="atLeast"/>
                </w:pPr>
              </w:pPrChange>
            </w:pPr>
            <w:r>
              <w:rPr>
                <w:szCs w:val="21"/>
                <w:rPrChange w:id="327" w:author="吴潇" w:date="2014-12-22T14:17:00Z">
                  <w:rPr/>
                </w:rPrChange>
              </w:rPr>
              <w:t>000301</w:t>
            </w:r>
            <w:ins w:id="328" w:author="吴潇" w:date="2014-12-22T14:18:00Z">
              <w:r>
                <w:rPr>
                  <w:rFonts w:hint="eastAsia"/>
                  <w:szCs w:val="21"/>
                </w:rPr>
                <w:t>：</w:t>
              </w:r>
            </w:ins>
            <w:del w:id="329" w:author="吴潇" w:date="2014-12-22T14:18:00Z">
              <w:r>
                <w:rPr>
                  <w:szCs w:val="21"/>
                </w:rPr>
                <w:delText xml:space="preserve">  </w:delText>
              </w:r>
            </w:del>
            <w:r>
              <w:rPr>
                <w:rFonts w:hint="eastAsia"/>
                <w:szCs w:val="21"/>
              </w:rPr>
              <w:t>认证支付</w:t>
            </w:r>
            <w:r>
              <w:rPr>
                <w:szCs w:val="21"/>
              </w:rPr>
              <w:t>2.0</w:t>
            </w:r>
          </w:p>
          <w:p>
            <w:pPr>
              <w:numPr>
                <w:ilvl w:val="0"/>
                <w:numId w:val="0"/>
              </w:numPr>
              <w:tabs>
                <w:tab w:val="left" w:pos="360"/>
                <w:tab w:val="left" w:pos="784"/>
              </w:tabs>
              <w:spacing w:line="0" w:lineRule="atLeast"/>
              <w:ind w:left="420" w:leftChars="200"/>
              <w:rPr>
                <w:szCs w:val="21"/>
              </w:rPr>
              <w:pPrChange w:id="330" w:author="吴潇" w:date="2014-12-22T14:18:00Z">
                <w:pPr>
                  <w:numPr>
                    <w:ilvl w:val="0"/>
                    <w:numId w:val="0"/>
                  </w:numPr>
                  <w:tabs>
                    <w:tab w:val="clear" w:pos="360"/>
                    <w:tab w:val="clear" w:pos="784"/>
                  </w:tabs>
                  <w:spacing w:line="0" w:lineRule="atLeast"/>
                </w:pPr>
              </w:pPrChange>
            </w:pPr>
            <w:r>
              <w:rPr>
                <w:szCs w:val="21"/>
                <w:rPrChange w:id="331" w:author="吴潇" w:date="2014-12-22T14:17:00Z">
                  <w:rPr/>
                </w:rPrChange>
              </w:rPr>
              <w:t>000302</w:t>
            </w:r>
            <w:ins w:id="332" w:author="吴潇" w:date="2014-12-22T14:18:00Z">
              <w:r>
                <w:rPr>
                  <w:rFonts w:hint="eastAsia"/>
                  <w:szCs w:val="21"/>
                </w:rPr>
                <w:t>：</w:t>
              </w:r>
            </w:ins>
            <w:del w:id="333" w:author="吴潇" w:date="2014-12-22T14:18:00Z">
              <w:r>
                <w:rPr>
                  <w:szCs w:val="21"/>
                </w:rPr>
                <w:delText xml:space="preserve">  </w:delText>
              </w:r>
            </w:del>
            <w:r>
              <w:rPr>
                <w:rFonts w:hint="eastAsia"/>
                <w:szCs w:val="21"/>
              </w:rPr>
              <w:t>评级支付</w:t>
            </w:r>
          </w:p>
          <w:p>
            <w:pPr>
              <w:numPr>
                <w:ilvl w:val="0"/>
                <w:numId w:val="0"/>
              </w:numPr>
              <w:tabs>
                <w:tab w:val="left" w:pos="360"/>
                <w:tab w:val="left" w:pos="784"/>
              </w:tabs>
              <w:spacing w:line="0" w:lineRule="atLeast"/>
              <w:ind w:left="420" w:leftChars="200"/>
              <w:rPr>
                <w:szCs w:val="21"/>
              </w:rPr>
              <w:pPrChange w:id="334" w:author="吴潇" w:date="2014-12-22T14:18:00Z">
                <w:pPr>
                  <w:numPr>
                    <w:ilvl w:val="0"/>
                    <w:numId w:val="0"/>
                  </w:numPr>
                  <w:tabs>
                    <w:tab w:val="clear" w:pos="360"/>
                    <w:tab w:val="clear" w:pos="784"/>
                  </w:tabs>
                  <w:spacing w:line="0" w:lineRule="atLeast"/>
                </w:pPr>
              </w:pPrChange>
            </w:pPr>
            <w:r>
              <w:rPr>
                <w:szCs w:val="21"/>
                <w:rPrChange w:id="335" w:author="吴潇" w:date="2014-12-22T14:17:00Z">
                  <w:rPr/>
                </w:rPrChange>
              </w:rPr>
              <w:t>000401</w:t>
            </w:r>
            <w:ins w:id="336" w:author="吴潇" w:date="2014-12-22T14:18:00Z">
              <w:r>
                <w:rPr>
                  <w:rFonts w:hint="eastAsia"/>
                  <w:szCs w:val="21"/>
                </w:rPr>
                <w:t>：</w:t>
              </w:r>
            </w:ins>
            <w:del w:id="337" w:author="吴潇" w:date="2014-12-22T14:18:00Z">
              <w:r>
                <w:rPr>
                  <w:szCs w:val="21"/>
                </w:rPr>
                <w:delText xml:space="preserve">  </w:delText>
              </w:r>
            </w:del>
            <w:r>
              <w:rPr>
                <w:rFonts w:hint="eastAsia"/>
                <w:szCs w:val="21"/>
              </w:rPr>
              <w:t>代付</w:t>
            </w:r>
          </w:p>
          <w:p>
            <w:pPr>
              <w:numPr>
                <w:ilvl w:val="0"/>
                <w:numId w:val="0"/>
              </w:numPr>
              <w:tabs>
                <w:tab w:val="left" w:pos="360"/>
                <w:tab w:val="left" w:pos="784"/>
              </w:tabs>
              <w:spacing w:line="0" w:lineRule="atLeast"/>
              <w:ind w:left="420" w:leftChars="200"/>
              <w:rPr>
                <w:szCs w:val="21"/>
              </w:rPr>
              <w:pPrChange w:id="338" w:author="吴潇" w:date="2014-12-22T14:18:00Z">
                <w:pPr>
                  <w:numPr>
                    <w:ilvl w:val="0"/>
                    <w:numId w:val="0"/>
                  </w:numPr>
                  <w:tabs>
                    <w:tab w:val="clear" w:pos="360"/>
                    <w:tab w:val="clear" w:pos="784"/>
                  </w:tabs>
                  <w:spacing w:line="0" w:lineRule="atLeast"/>
                </w:pPr>
              </w:pPrChange>
            </w:pPr>
            <w:r>
              <w:rPr>
                <w:szCs w:val="21"/>
                <w:rPrChange w:id="339" w:author="吴潇" w:date="2014-12-22T14:17:00Z">
                  <w:rPr/>
                </w:rPrChange>
              </w:rPr>
              <w:t>000501</w:t>
            </w:r>
            <w:ins w:id="340" w:author="吴潇" w:date="2014-12-22T14:18:00Z">
              <w:r>
                <w:rPr>
                  <w:rFonts w:hint="eastAsia"/>
                  <w:szCs w:val="21"/>
                </w:rPr>
                <w:t>：</w:t>
              </w:r>
            </w:ins>
            <w:del w:id="341" w:author="吴潇" w:date="2014-12-22T14:18:00Z">
              <w:r>
                <w:rPr>
                  <w:szCs w:val="21"/>
                </w:rPr>
                <w:delText xml:space="preserve">  </w:delText>
              </w:r>
            </w:del>
            <w:r>
              <w:rPr>
                <w:rFonts w:hint="eastAsia"/>
                <w:szCs w:val="21"/>
              </w:rPr>
              <w:t>代收</w:t>
            </w:r>
          </w:p>
          <w:p>
            <w:pPr>
              <w:numPr>
                <w:ilvl w:val="0"/>
                <w:numId w:val="0"/>
              </w:numPr>
              <w:tabs>
                <w:tab w:val="left" w:pos="360"/>
                <w:tab w:val="left" w:pos="784"/>
              </w:tabs>
              <w:spacing w:line="0" w:lineRule="atLeast"/>
              <w:ind w:left="420" w:leftChars="200"/>
              <w:rPr>
                <w:szCs w:val="21"/>
              </w:rPr>
              <w:pPrChange w:id="342" w:author="吴潇" w:date="2014-12-22T14:18:00Z">
                <w:pPr>
                  <w:numPr>
                    <w:ilvl w:val="0"/>
                    <w:numId w:val="0"/>
                  </w:numPr>
                  <w:tabs>
                    <w:tab w:val="clear" w:pos="360"/>
                    <w:tab w:val="clear" w:pos="784"/>
                  </w:tabs>
                  <w:spacing w:line="0" w:lineRule="atLeast"/>
                </w:pPr>
              </w:pPrChange>
            </w:pPr>
            <w:r>
              <w:rPr>
                <w:szCs w:val="21"/>
                <w:rPrChange w:id="343" w:author="吴潇" w:date="2014-12-22T14:17:00Z">
                  <w:rPr/>
                </w:rPrChange>
              </w:rPr>
              <w:t>000601</w:t>
            </w:r>
            <w:ins w:id="344" w:author="吴潇" w:date="2014-12-22T14:18:00Z">
              <w:r>
                <w:rPr>
                  <w:rFonts w:hint="eastAsia"/>
                  <w:szCs w:val="21"/>
                </w:rPr>
                <w:t>：</w:t>
              </w:r>
            </w:ins>
            <w:del w:id="345" w:author="吴潇" w:date="2014-12-22T14:18:00Z">
              <w:r>
                <w:rPr>
                  <w:szCs w:val="21"/>
                </w:rPr>
                <w:delText xml:space="preserve">  </w:delText>
              </w:r>
            </w:del>
            <w:r>
              <w:rPr>
                <w:rFonts w:hint="eastAsia"/>
                <w:szCs w:val="21"/>
              </w:rPr>
              <w:t>账单支付</w:t>
            </w:r>
          </w:p>
          <w:p>
            <w:pPr>
              <w:numPr>
                <w:ilvl w:val="0"/>
                <w:numId w:val="0"/>
              </w:numPr>
              <w:tabs>
                <w:tab w:val="left" w:pos="360"/>
                <w:tab w:val="left" w:pos="784"/>
              </w:tabs>
              <w:spacing w:line="0" w:lineRule="atLeast"/>
              <w:ind w:right="210" w:rightChars="100"/>
              <w:rPr>
                <w:del w:id="347" w:author="齐宁" w:date="2014-09-28T19:21:00Z"/>
                <w:szCs w:val="21"/>
              </w:rPr>
              <w:pPrChange w:id="346" w:author="吴潇" w:date="2014-12-22T14:18:00Z">
                <w:pPr>
                  <w:numPr>
                    <w:ilvl w:val="0"/>
                    <w:numId w:val="0"/>
                  </w:numPr>
                  <w:tabs>
                    <w:tab w:val="clear" w:pos="360"/>
                    <w:tab w:val="clear" w:pos="784"/>
                  </w:tabs>
                  <w:spacing w:line="0" w:lineRule="atLeast"/>
                </w:pPr>
              </w:pPrChange>
            </w:pPr>
            <w:ins w:id="348" w:author="吴潇" w:date="2014-12-22T14:18:00Z">
              <w:r>
                <w:rPr>
                  <w:rFonts w:hint="eastAsia"/>
                  <w:szCs w:val="21"/>
                </w:rPr>
                <w:t xml:space="preserve">    </w:t>
              </w:r>
            </w:ins>
            <w:del w:id="349" w:author="齐宁" w:date="2014-09-28T19:21:00Z">
              <w:r>
                <w:rPr>
                  <w:szCs w:val="21"/>
                </w:rPr>
                <w:delText xml:space="preserve">000701  </w:delText>
              </w:r>
            </w:del>
            <w:del w:id="350" w:author="齐宁" w:date="2014-09-28T19:21:00Z">
              <w:r>
                <w:rPr>
                  <w:rFonts w:hint="eastAsia"/>
                  <w:szCs w:val="21"/>
                </w:rPr>
                <w:delText>预授权</w:delText>
              </w:r>
            </w:del>
          </w:p>
          <w:p>
            <w:pPr>
              <w:numPr>
                <w:ilvl w:val="0"/>
                <w:numId w:val="0"/>
              </w:numPr>
              <w:spacing w:line="0" w:lineRule="atLeast"/>
              <w:rPr>
                <w:szCs w:val="21"/>
              </w:rPr>
            </w:pPr>
            <w:r>
              <w:rPr>
                <w:szCs w:val="21"/>
                <w:rPrChange w:id="351" w:author="吴潇" w:date="2014-12-22T14:17:00Z">
                  <w:rPr/>
                </w:rPrChange>
              </w:rPr>
              <w:t>000801</w:t>
            </w:r>
            <w:ins w:id="352" w:author="吴潇" w:date="2014-12-22T14:18:00Z">
              <w:r>
                <w:rPr>
                  <w:rFonts w:hint="eastAsia"/>
                  <w:szCs w:val="21"/>
                </w:rPr>
                <w:t>：</w:t>
              </w:r>
            </w:ins>
            <w:del w:id="353" w:author="吴潇" w:date="2014-12-22T14:18:00Z">
              <w:r>
                <w:rPr>
                  <w:szCs w:val="21"/>
                </w:rPr>
                <w:delText xml:space="preserve">  </w:delText>
              </w:r>
            </w:del>
            <w:r>
              <w:rPr>
                <w:rFonts w:hint="eastAsia"/>
                <w:szCs w:val="21"/>
              </w:rPr>
              <w:t>跨行收单</w:t>
            </w:r>
          </w:p>
          <w:p>
            <w:pPr>
              <w:numPr>
                <w:ilvl w:val="0"/>
                <w:numId w:val="0"/>
              </w:numPr>
              <w:tabs>
                <w:tab w:val="left" w:pos="360"/>
                <w:tab w:val="left" w:pos="784"/>
              </w:tabs>
              <w:spacing w:line="0" w:lineRule="atLeast"/>
              <w:ind w:left="420" w:leftChars="200"/>
              <w:rPr>
                <w:szCs w:val="21"/>
              </w:rPr>
              <w:pPrChange w:id="354" w:author="吴潇" w:date="2014-12-22T14:18:00Z">
                <w:pPr>
                  <w:numPr>
                    <w:ilvl w:val="0"/>
                    <w:numId w:val="0"/>
                  </w:numPr>
                  <w:tabs>
                    <w:tab w:val="clear" w:pos="360"/>
                    <w:tab w:val="clear" w:pos="784"/>
                  </w:tabs>
                  <w:spacing w:line="0" w:lineRule="atLeast"/>
                </w:pPr>
              </w:pPrChange>
            </w:pPr>
            <w:r>
              <w:rPr>
                <w:szCs w:val="21"/>
                <w:rPrChange w:id="355" w:author="吴潇" w:date="2014-12-22T14:17:00Z">
                  <w:rPr/>
                </w:rPrChange>
              </w:rPr>
              <w:t>000901</w:t>
            </w:r>
            <w:ins w:id="356" w:author="吴潇" w:date="2014-12-22T14:18:00Z">
              <w:r>
                <w:rPr>
                  <w:rFonts w:hint="eastAsia"/>
                  <w:szCs w:val="21"/>
                </w:rPr>
                <w:t>：</w:t>
              </w:r>
            </w:ins>
            <w:del w:id="357" w:author="吴潇" w:date="2014-12-22T14:18:00Z">
              <w:r>
                <w:rPr>
                  <w:szCs w:val="21"/>
                </w:rPr>
                <w:delText xml:space="preserve">  </w:delText>
              </w:r>
            </w:del>
            <w:r>
              <w:rPr>
                <w:rFonts w:hint="eastAsia"/>
                <w:szCs w:val="21"/>
              </w:rPr>
              <w:t>绑定支付</w:t>
            </w:r>
          </w:p>
          <w:p>
            <w:pPr>
              <w:numPr>
                <w:ilvl w:val="0"/>
                <w:numId w:val="0"/>
              </w:numPr>
              <w:tabs>
                <w:tab w:val="left" w:pos="360"/>
                <w:tab w:val="left" w:pos="784"/>
              </w:tabs>
              <w:spacing w:line="0" w:lineRule="atLeast"/>
              <w:ind w:left="420" w:leftChars="200"/>
              <w:rPr>
                <w:szCs w:val="21"/>
              </w:rPr>
              <w:pPrChange w:id="358" w:author="吴潇" w:date="2014-12-22T14:18:00Z">
                <w:pPr>
                  <w:numPr>
                    <w:ilvl w:val="0"/>
                    <w:numId w:val="0"/>
                  </w:numPr>
                  <w:tabs>
                    <w:tab w:val="clear" w:pos="360"/>
                    <w:tab w:val="clear" w:pos="784"/>
                  </w:tabs>
                  <w:spacing w:line="0" w:lineRule="atLeast"/>
                </w:pPr>
              </w:pPrChange>
            </w:pPr>
            <w:r>
              <w:rPr>
                <w:szCs w:val="21"/>
                <w:rPrChange w:id="359" w:author="吴潇" w:date="2014-12-22T14:17:00Z">
                  <w:rPr/>
                </w:rPrChange>
              </w:rPr>
              <w:t>001001</w:t>
            </w:r>
            <w:ins w:id="360" w:author="吴潇" w:date="2014-12-22T14:18:00Z">
              <w:r>
                <w:rPr>
                  <w:rFonts w:hint="eastAsia"/>
                  <w:szCs w:val="21"/>
                </w:rPr>
                <w:t>：</w:t>
              </w:r>
            </w:ins>
            <w:del w:id="361" w:author="吴潇" w:date="2014-12-22T14:18:00Z">
              <w:r>
                <w:rPr>
                  <w:szCs w:val="21"/>
                </w:rPr>
                <w:delText xml:space="preserve">  </w:delText>
              </w:r>
            </w:del>
            <w:r>
              <w:rPr>
                <w:rFonts w:hint="eastAsia"/>
                <w:szCs w:val="21"/>
              </w:rPr>
              <w:t>订购</w:t>
            </w:r>
          </w:p>
          <w:p>
            <w:pPr>
              <w:numPr>
                <w:ilvl w:val="0"/>
                <w:numId w:val="0"/>
              </w:numPr>
              <w:tabs>
                <w:tab w:val="left" w:pos="360"/>
                <w:tab w:val="left" w:pos="784"/>
              </w:tabs>
              <w:spacing w:line="0" w:lineRule="atLeast"/>
              <w:ind w:left="420" w:leftChars="200"/>
              <w:rPr>
                <w:szCs w:val="21"/>
              </w:rPr>
              <w:pPrChange w:id="362" w:author="吴潇" w:date="2014-12-22T14:18:00Z">
                <w:pPr>
                  <w:numPr>
                    <w:ilvl w:val="0"/>
                    <w:numId w:val="0"/>
                  </w:numPr>
                  <w:tabs>
                    <w:tab w:val="clear" w:pos="360"/>
                    <w:tab w:val="clear" w:pos="784"/>
                  </w:tabs>
                  <w:spacing w:line="0" w:lineRule="atLeast"/>
                </w:pPr>
              </w:pPrChange>
            </w:pPr>
            <w:r>
              <w:rPr>
                <w:szCs w:val="21"/>
                <w:rPrChange w:id="363" w:author="吴潇" w:date="2014-12-22T14:17:00Z">
                  <w:rPr/>
                </w:rPrChange>
              </w:rPr>
              <w:t>000202</w:t>
            </w:r>
            <w:ins w:id="364" w:author="吴潇" w:date="2014-12-22T14:18:00Z">
              <w:r>
                <w:rPr>
                  <w:rFonts w:hint="eastAsia"/>
                  <w:szCs w:val="21"/>
                </w:rPr>
                <w:t>：</w:t>
              </w:r>
            </w:ins>
            <w:del w:id="365" w:author="吴潇" w:date="2014-12-22T14:18:00Z">
              <w:r>
                <w:rPr>
                  <w:szCs w:val="21"/>
                </w:rPr>
                <w:delText xml:space="preserve">  </w:delText>
              </w:r>
            </w:del>
            <w:r>
              <w:rPr>
                <w:szCs w:val="21"/>
              </w:rPr>
              <w:t>B2B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367" w:author="吴潇" w:date="2014-12-25T17:02:00Z">
                  <w:rPr>
                    <w:rFonts w:eastAsia="黑体"/>
                    <w:bCs/>
                    <w:sz w:val="22"/>
                    <w:szCs w:val="22"/>
                  </w:rPr>
                </w:rPrChange>
              </w:rPr>
              <w:pPrChange w:id="366" w:author="吴潇" w:date="2014-12-25T17:02:00Z">
                <w:pPr>
                  <w:numPr>
                    <w:ilvl w:val="0"/>
                    <w:numId w:val="0"/>
                  </w:numPr>
                  <w:tabs>
                    <w:tab w:val="clear" w:pos="360"/>
                    <w:tab w:val="clear" w:pos="784"/>
                  </w:tabs>
                  <w:jc w:val="center"/>
                  <w:outlineLvl w:val="4"/>
                </w:pPr>
              </w:pPrChange>
            </w:pPr>
            <w:del w:id="368" w:author="吴潇" w:date="2014-12-25T17:02:00Z">
              <w:r>
                <w:rPr>
                  <w:bCs/>
                  <w:sz w:val="20"/>
                  <w:szCs w:val="21"/>
                  <w:rPrChange w:id="369" w:author="吴潇" w:date="2014-12-25T17:02:00Z">
                    <w:rPr>
                      <w:bCs/>
                      <w:sz w:val="22"/>
                    </w:rPr>
                  </w:rPrChange>
                </w:rPr>
                <w:delText>8</w:delText>
              </w:r>
            </w:del>
          </w:p>
        </w:tc>
        <w:tc>
          <w:tcPr>
            <w:tcW w:w="1180" w:type="dxa"/>
            <w:vAlign w:val="center"/>
          </w:tcPr>
          <w:p>
            <w:pPr>
              <w:numPr>
                <w:ilvl w:val="0"/>
                <w:numId w:val="0"/>
              </w:numPr>
              <w:jc w:val="center"/>
              <w:outlineLvl w:val="4"/>
              <w:rPr>
                <w:rFonts w:eastAsia="宋体"/>
                <w:bCs/>
                <w:sz w:val="20"/>
                <w:szCs w:val="21"/>
                <w:rPrChange w:id="370" w:author="吴潇" w:date="2014-12-22T14:17:00Z">
                  <w:rPr>
                    <w:rFonts w:eastAsia="黑体"/>
                    <w:bCs/>
                    <w:sz w:val="22"/>
                    <w:szCs w:val="22"/>
                  </w:rPr>
                </w:rPrChange>
              </w:rPr>
            </w:pPr>
            <w:r>
              <w:rPr>
                <w:rFonts w:hint="eastAsia"/>
                <w:bCs/>
                <w:sz w:val="20"/>
                <w:szCs w:val="21"/>
                <w:rPrChange w:id="371" w:author="吴潇" w:date="2014-12-22T14:17:00Z">
                  <w:rPr>
                    <w:rFonts w:hint="eastAsia"/>
                    <w:bCs/>
                    <w:sz w:val="22"/>
                    <w:szCs w:val="22"/>
                  </w:rPr>
                </w:rPrChange>
              </w:rPr>
              <w:t>前台通知地址</w:t>
            </w:r>
          </w:p>
        </w:tc>
        <w:tc>
          <w:tcPr>
            <w:tcW w:w="1573" w:type="dxa"/>
            <w:vAlign w:val="center"/>
          </w:tcPr>
          <w:p>
            <w:pPr>
              <w:numPr>
                <w:ilvl w:val="0"/>
                <w:numId w:val="0"/>
              </w:numPr>
              <w:jc w:val="center"/>
              <w:outlineLvl w:val="4"/>
              <w:rPr>
                <w:rFonts w:eastAsia="宋体"/>
                <w:bCs/>
                <w:sz w:val="20"/>
                <w:szCs w:val="21"/>
                <w:rPrChange w:id="372" w:author="吴潇" w:date="2014-12-22T14:17:00Z">
                  <w:rPr>
                    <w:rFonts w:eastAsia="黑体"/>
                    <w:bCs/>
                    <w:sz w:val="22"/>
                    <w:szCs w:val="22"/>
                  </w:rPr>
                </w:rPrChange>
              </w:rPr>
            </w:pPr>
            <w:r>
              <w:rPr>
                <w:bCs/>
                <w:sz w:val="20"/>
                <w:szCs w:val="21"/>
                <w:rPrChange w:id="373" w:author="吴潇" w:date="2014-12-22T14:17:00Z">
                  <w:rPr>
                    <w:bCs/>
                    <w:sz w:val="22"/>
                    <w:szCs w:val="22"/>
                  </w:rPr>
                </w:rPrChange>
              </w:rPr>
              <w:t>frontUrl</w:t>
            </w:r>
          </w:p>
        </w:tc>
        <w:tc>
          <w:tcPr>
            <w:tcW w:w="992" w:type="dxa"/>
            <w:vAlign w:val="center"/>
          </w:tcPr>
          <w:p>
            <w:pPr>
              <w:numPr>
                <w:ilvl w:val="0"/>
                <w:numId w:val="0"/>
              </w:numPr>
              <w:jc w:val="center"/>
              <w:outlineLvl w:val="4"/>
              <w:rPr>
                <w:rFonts w:eastAsia="宋体"/>
                <w:bCs/>
                <w:sz w:val="20"/>
                <w:szCs w:val="21"/>
                <w:rPrChange w:id="374" w:author="吴潇" w:date="2014-12-22T14:17:00Z">
                  <w:rPr>
                    <w:rFonts w:eastAsia="黑体"/>
                    <w:bCs/>
                    <w:sz w:val="22"/>
                    <w:szCs w:val="22"/>
                  </w:rPr>
                </w:rPrChange>
              </w:rPr>
            </w:pPr>
            <w:r>
              <w:rPr>
                <w:bCs/>
                <w:sz w:val="20"/>
                <w:szCs w:val="21"/>
                <w:rPrChange w:id="375" w:author="吴潇" w:date="2014-12-22T14:17:00Z">
                  <w:rPr>
                    <w:bCs/>
                    <w:sz w:val="22"/>
                    <w:szCs w:val="22"/>
                  </w:rPr>
                </w:rPrChange>
              </w:rPr>
              <w:t>ANS1..256</w:t>
            </w:r>
          </w:p>
        </w:tc>
        <w:tc>
          <w:tcPr>
            <w:tcW w:w="5211" w:type="dxa"/>
            <w:vAlign w:val="center"/>
          </w:tcPr>
          <w:p>
            <w:pPr>
              <w:numPr>
                <w:ilvl w:val="0"/>
                <w:numId w:val="0"/>
              </w:numPr>
              <w:spacing w:line="0" w:lineRule="atLeast"/>
              <w:outlineLvl w:val="4"/>
              <w:rPr>
                <w:rFonts w:eastAsia="宋体"/>
                <w:szCs w:val="21"/>
                <w:rPrChange w:id="376" w:author="吴潇" w:date="2014-12-22T14:17:00Z">
                  <w:rPr>
                    <w:rFonts w:eastAsia="黑体"/>
                  </w:rPr>
                </w:rPrChange>
              </w:rPr>
            </w:pPr>
            <w:r>
              <w:rPr>
                <w:rFonts w:hint="eastAsia"/>
                <w:szCs w:val="21"/>
              </w:rPr>
              <w:t>前台返回商户结果时使用，前台类交易需上送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378" w:author="吴潇" w:date="2014-12-25T17:02:00Z">
                  <w:rPr>
                    <w:rFonts w:eastAsia="黑体"/>
                    <w:bCs/>
                    <w:sz w:val="22"/>
                    <w:szCs w:val="22"/>
                  </w:rPr>
                </w:rPrChange>
              </w:rPr>
              <w:pPrChange w:id="377" w:author="吴潇" w:date="2014-12-25T17:02:00Z">
                <w:pPr>
                  <w:numPr>
                    <w:ilvl w:val="0"/>
                    <w:numId w:val="0"/>
                  </w:numPr>
                  <w:tabs>
                    <w:tab w:val="clear" w:pos="360"/>
                    <w:tab w:val="clear" w:pos="784"/>
                  </w:tabs>
                  <w:jc w:val="center"/>
                  <w:outlineLvl w:val="4"/>
                </w:pPr>
              </w:pPrChange>
            </w:pPr>
            <w:del w:id="379" w:author="吴潇" w:date="2014-12-25T17:02:00Z">
              <w:r>
                <w:rPr>
                  <w:bCs/>
                  <w:sz w:val="20"/>
                  <w:szCs w:val="21"/>
                  <w:rPrChange w:id="380" w:author="吴潇" w:date="2014-12-25T17:02:00Z">
                    <w:rPr>
                      <w:bCs/>
                      <w:sz w:val="22"/>
                    </w:rPr>
                  </w:rPrChange>
                </w:rPr>
                <w:delText>9</w:delText>
              </w:r>
            </w:del>
          </w:p>
        </w:tc>
        <w:tc>
          <w:tcPr>
            <w:tcW w:w="1180" w:type="dxa"/>
            <w:vAlign w:val="center"/>
          </w:tcPr>
          <w:p>
            <w:pPr>
              <w:numPr>
                <w:ilvl w:val="0"/>
                <w:numId w:val="0"/>
              </w:numPr>
              <w:jc w:val="center"/>
              <w:outlineLvl w:val="4"/>
              <w:rPr>
                <w:rFonts w:eastAsia="宋体"/>
                <w:bCs/>
                <w:sz w:val="20"/>
                <w:szCs w:val="21"/>
                <w:rPrChange w:id="381" w:author="吴潇" w:date="2014-12-22T14:17:00Z">
                  <w:rPr>
                    <w:rFonts w:eastAsia="黑体"/>
                    <w:bCs/>
                    <w:sz w:val="22"/>
                    <w:szCs w:val="22"/>
                  </w:rPr>
                </w:rPrChange>
              </w:rPr>
            </w:pPr>
            <w:r>
              <w:rPr>
                <w:rFonts w:hint="eastAsia"/>
                <w:bCs/>
                <w:sz w:val="20"/>
                <w:szCs w:val="21"/>
                <w:rPrChange w:id="382" w:author="吴潇" w:date="2014-12-22T14:17:00Z">
                  <w:rPr>
                    <w:rFonts w:hint="eastAsia"/>
                    <w:bCs/>
                    <w:sz w:val="22"/>
                    <w:szCs w:val="22"/>
                  </w:rPr>
                </w:rPrChange>
              </w:rPr>
              <w:t>后台通知地址</w:t>
            </w:r>
          </w:p>
        </w:tc>
        <w:tc>
          <w:tcPr>
            <w:tcW w:w="1573" w:type="dxa"/>
            <w:vAlign w:val="center"/>
          </w:tcPr>
          <w:p>
            <w:pPr>
              <w:numPr>
                <w:ilvl w:val="0"/>
                <w:numId w:val="0"/>
              </w:numPr>
              <w:jc w:val="center"/>
              <w:outlineLvl w:val="4"/>
              <w:rPr>
                <w:rFonts w:eastAsia="宋体"/>
                <w:bCs/>
                <w:sz w:val="20"/>
                <w:szCs w:val="21"/>
                <w:rPrChange w:id="383" w:author="吴潇" w:date="2014-12-22T14:17:00Z">
                  <w:rPr>
                    <w:rFonts w:eastAsia="黑体"/>
                    <w:bCs/>
                    <w:sz w:val="22"/>
                    <w:szCs w:val="22"/>
                  </w:rPr>
                </w:rPrChange>
              </w:rPr>
            </w:pPr>
            <w:r>
              <w:rPr>
                <w:bCs/>
                <w:sz w:val="20"/>
                <w:szCs w:val="21"/>
                <w:rPrChange w:id="384" w:author="吴潇" w:date="2014-12-22T14:17:00Z">
                  <w:rPr>
                    <w:bCs/>
                    <w:sz w:val="22"/>
                    <w:szCs w:val="22"/>
                  </w:rPr>
                </w:rPrChange>
              </w:rPr>
              <w:t>backUrl</w:t>
            </w:r>
          </w:p>
        </w:tc>
        <w:tc>
          <w:tcPr>
            <w:tcW w:w="992" w:type="dxa"/>
            <w:vAlign w:val="center"/>
          </w:tcPr>
          <w:p>
            <w:pPr>
              <w:numPr>
                <w:ilvl w:val="0"/>
                <w:numId w:val="0"/>
              </w:numPr>
              <w:jc w:val="center"/>
              <w:outlineLvl w:val="4"/>
              <w:rPr>
                <w:rFonts w:eastAsia="宋体"/>
                <w:bCs/>
                <w:sz w:val="20"/>
                <w:szCs w:val="21"/>
                <w:rPrChange w:id="385" w:author="吴潇" w:date="2014-12-22T14:17:00Z">
                  <w:rPr>
                    <w:rFonts w:eastAsia="黑体"/>
                    <w:bCs/>
                    <w:sz w:val="22"/>
                    <w:szCs w:val="22"/>
                  </w:rPr>
                </w:rPrChange>
              </w:rPr>
            </w:pPr>
            <w:r>
              <w:rPr>
                <w:bCs/>
                <w:sz w:val="20"/>
                <w:szCs w:val="21"/>
                <w:rPrChange w:id="386" w:author="吴潇" w:date="2014-12-22T14:17:00Z">
                  <w:rPr>
                    <w:bCs/>
                    <w:sz w:val="22"/>
                    <w:szCs w:val="22"/>
                  </w:rPr>
                </w:rPrChange>
              </w:rPr>
              <w:t>ANS1..256</w:t>
            </w:r>
          </w:p>
        </w:tc>
        <w:tc>
          <w:tcPr>
            <w:tcW w:w="5211" w:type="dxa"/>
            <w:vAlign w:val="center"/>
          </w:tcPr>
          <w:p>
            <w:pPr>
              <w:numPr>
                <w:ilvl w:val="0"/>
                <w:numId w:val="0"/>
              </w:numPr>
              <w:spacing w:line="0" w:lineRule="atLeast"/>
              <w:outlineLvl w:val="4"/>
              <w:rPr>
                <w:rFonts w:eastAsia="宋体"/>
                <w:szCs w:val="21"/>
                <w:rPrChange w:id="387" w:author="吴潇" w:date="2014-12-22T14:17:00Z">
                  <w:rPr>
                    <w:rFonts w:eastAsia="黑体"/>
                  </w:rPr>
                </w:rPrChange>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389" w:author="吴潇" w:date="2014-12-25T17:02:00Z">
                  <w:rPr>
                    <w:rFonts w:eastAsia="黑体"/>
                    <w:bCs/>
                    <w:sz w:val="22"/>
                    <w:szCs w:val="22"/>
                  </w:rPr>
                </w:rPrChange>
              </w:rPr>
              <w:pPrChange w:id="388" w:author="吴潇" w:date="2014-12-25T17:02:00Z">
                <w:pPr>
                  <w:numPr>
                    <w:ilvl w:val="0"/>
                    <w:numId w:val="0"/>
                  </w:numPr>
                  <w:tabs>
                    <w:tab w:val="clear" w:pos="360"/>
                    <w:tab w:val="clear" w:pos="784"/>
                  </w:tabs>
                  <w:jc w:val="center"/>
                  <w:outlineLvl w:val="4"/>
                </w:pPr>
              </w:pPrChange>
            </w:pPr>
            <w:del w:id="390" w:author="吴潇" w:date="2014-12-25T17:02:00Z">
              <w:r>
                <w:rPr>
                  <w:bCs/>
                  <w:sz w:val="20"/>
                  <w:szCs w:val="21"/>
                  <w:rPrChange w:id="391" w:author="吴潇" w:date="2014-12-25T17:02:00Z">
                    <w:rPr>
                      <w:bCs/>
                      <w:sz w:val="22"/>
                    </w:rPr>
                  </w:rPrChange>
                </w:rPr>
                <w:delText>10</w:delText>
              </w:r>
            </w:del>
          </w:p>
        </w:tc>
        <w:tc>
          <w:tcPr>
            <w:tcW w:w="1180" w:type="dxa"/>
            <w:vAlign w:val="center"/>
          </w:tcPr>
          <w:p>
            <w:pPr>
              <w:numPr>
                <w:ilvl w:val="0"/>
                <w:numId w:val="0"/>
              </w:numPr>
              <w:jc w:val="center"/>
              <w:outlineLvl w:val="4"/>
              <w:rPr>
                <w:rFonts w:eastAsia="宋体"/>
                <w:bCs/>
                <w:sz w:val="20"/>
                <w:szCs w:val="21"/>
                <w:rPrChange w:id="392" w:author="吴潇" w:date="2014-12-22T14:17:00Z">
                  <w:rPr>
                    <w:rFonts w:eastAsia="黑体"/>
                    <w:bCs/>
                    <w:sz w:val="22"/>
                    <w:szCs w:val="22"/>
                  </w:rPr>
                </w:rPrChange>
              </w:rPr>
            </w:pPr>
            <w:r>
              <w:rPr>
                <w:rFonts w:hint="eastAsia"/>
                <w:bCs/>
                <w:sz w:val="20"/>
                <w:szCs w:val="21"/>
                <w:rPrChange w:id="393" w:author="吴潇" w:date="2014-12-22T14:17:00Z">
                  <w:rPr>
                    <w:rFonts w:hint="eastAsia"/>
                    <w:bCs/>
                    <w:sz w:val="22"/>
                    <w:szCs w:val="22"/>
                  </w:rPr>
                </w:rPrChange>
              </w:rPr>
              <w:t>接入类型</w:t>
            </w:r>
          </w:p>
        </w:tc>
        <w:tc>
          <w:tcPr>
            <w:tcW w:w="1573" w:type="dxa"/>
            <w:vAlign w:val="center"/>
          </w:tcPr>
          <w:p>
            <w:pPr>
              <w:numPr>
                <w:ilvl w:val="0"/>
                <w:numId w:val="0"/>
              </w:numPr>
              <w:jc w:val="center"/>
              <w:outlineLvl w:val="4"/>
              <w:rPr>
                <w:rFonts w:eastAsia="宋体"/>
                <w:bCs/>
                <w:sz w:val="20"/>
                <w:szCs w:val="21"/>
                <w:rPrChange w:id="394" w:author="吴潇" w:date="2014-12-22T14:17:00Z">
                  <w:rPr>
                    <w:rFonts w:eastAsia="黑体"/>
                    <w:bCs/>
                    <w:sz w:val="22"/>
                    <w:szCs w:val="22"/>
                  </w:rPr>
                </w:rPrChange>
              </w:rPr>
            </w:pPr>
            <w:r>
              <w:rPr>
                <w:bCs/>
                <w:sz w:val="20"/>
                <w:szCs w:val="21"/>
                <w:rPrChange w:id="395" w:author="吴潇" w:date="2014-12-22T14:17:00Z">
                  <w:rPr>
                    <w:bCs/>
                    <w:sz w:val="22"/>
                    <w:szCs w:val="22"/>
                  </w:rPr>
                </w:rPrChange>
              </w:rPr>
              <w:t>accessType</w:t>
            </w:r>
          </w:p>
        </w:tc>
        <w:tc>
          <w:tcPr>
            <w:tcW w:w="992" w:type="dxa"/>
            <w:vAlign w:val="center"/>
          </w:tcPr>
          <w:p>
            <w:pPr>
              <w:numPr>
                <w:ilvl w:val="0"/>
                <w:numId w:val="0"/>
              </w:numPr>
              <w:jc w:val="center"/>
              <w:outlineLvl w:val="4"/>
              <w:rPr>
                <w:rFonts w:eastAsia="宋体"/>
                <w:bCs/>
                <w:sz w:val="20"/>
                <w:szCs w:val="21"/>
                <w:rPrChange w:id="396" w:author="吴潇" w:date="2014-12-22T14:17:00Z">
                  <w:rPr>
                    <w:rFonts w:eastAsia="黑体"/>
                    <w:bCs/>
                    <w:sz w:val="22"/>
                    <w:szCs w:val="22"/>
                  </w:rPr>
                </w:rPrChange>
              </w:rPr>
            </w:pPr>
            <w:r>
              <w:rPr>
                <w:bCs/>
                <w:sz w:val="20"/>
                <w:szCs w:val="21"/>
                <w:rPrChange w:id="397" w:author="吴潇" w:date="2014-12-22T14:17:00Z">
                  <w:rPr>
                    <w:bCs/>
                    <w:sz w:val="22"/>
                    <w:szCs w:val="22"/>
                  </w:rPr>
                </w:rPrChange>
              </w:rPr>
              <w:t>N1</w:t>
            </w:r>
          </w:p>
        </w:tc>
        <w:tc>
          <w:tcPr>
            <w:tcW w:w="5211" w:type="dxa"/>
            <w:vAlign w:val="center"/>
          </w:tcPr>
          <w:p>
            <w:pPr>
              <w:numPr>
                <w:ilvl w:val="0"/>
                <w:numId w:val="0"/>
              </w:numPr>
              <w:outlineLvl w:val="4"/>
              <w:rPr>
                <w:rFonts w:eastAsia="宋体"/>
                <w:szCs w:val="21"/>
                <w:rPrChange w:id="398" w:author="吴潇" w:date="2014-12-22T14:17:00Z">
                  <w:rPr>
                    <w:rFonts w:eastAsia="黑体"/>
                  </w:rPr>
                </w:rPrChange>
              </w:rPr>
            </w:pPr>
            <w:r>
              <w:rPr>
                <w:szCs w:val="21"/>
              </w:rPr>
              <w:t>0</w:t>
            </w:r>
            <w:r>
              <w:rPr>
                <w:rFonts w:hint="eastAsia"/>
                <w:szCs w:val="21"/>
              </w:rPr>
              <w:t>：商户直连接入</w:t>
            </w:r>
          </w:p>
          <w:p>
            <w:pPr>
              <w:numPr>
                <w:ilvl w:val="0"/>
                <w:numId w:val="0"/>
              </w:numPr>
              <w:outlineLvl w:val="4"/>
              <w:rPr>
                <w:rFonts w:eastAsia="宋体"/>
                <w:szCs w:val="21"/>
                <w:rPrChange w:id="399" w:author="吴潇" w:date="2014-12-22T14:17:00Z">
                  <w:rPr>
                    <w:rFonts w:eastAsia="黑体"/>
                  </w:rPr>
                </w:rPrChange>
              </w:rPr>
            </w:pPr>
            <w:r>
              <w:rPr>
                <w:szCs w:val="21"/>
                <w:rPrChange w:id="400" w:author="吴潇" w:date="2014-12-22T14:17:00Z">
                  <w:rPr/>
                </w:rPrChange>
              </w:rPr>
              <w:t>1</w:t>
            </w:r>
            <w:r>
              <w:rPr>
                <w:rFonts w:hint="eastAsia"/>
                <w:szCs w:val="21"/>
                <w:rPrChange w:id="401" w:author="吴潇" w:date="2014-12-22T14:17:00Z">
                  <w:rPr>
                    <w:rFonts w:hint="eastAsia"/>
                  </w:rPr>
                </w:rPrChange>
              </w:rPr>
              <w:t>：收单机构接入</w:t>
            </w:r>
          </w:p>
          <w:p>
            <w:pPr>
              <w:numPr>
                <w:ilvl w:val="0"/>
                <w:numId w:val="0"/>
              </w:numPr>
              <w:rPr>
                <w:szCs w:val="21"/>
                <w:rPrChange w:id="402" w:author="吴潇" w:date="2014-12-22T14:17:00Z">
                  <w:rPr/>
                </w:rPrChange>
              </w:rPr>
            </w:pPr>
            <w:r>
              <w:rPr>
                <w:szCs w:val="21"/>
                <w:rPrChange w:id="403" w:author="吴潇" w:date="2014-12-22T14:17:00Z">
                  <w:rPr/>
                </w:rPrChange>
              </w:rPr>
              <w:t>2</w:t>
            </w:r>
            <w:r>
              <w:rPr>
                <w:rFonts w:hint="eastAsia"/>
                <w:szCs w:val="21"/>
                <w:rPrChange w:id="404" w:author="吴潇" w:date="2014-12-22T14:17:00Z">
                  <w:rPr>
                    <w:rFonts w:hint="eastAsia"/>
                  </w:rPr>
                </w:rPrChange>
              </w:rPr>
              <w:t>：平台商户接入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06" w:author="吴潇" w:date="2014-12-25T17:02:00Z">
                  <w:rPr>
                    <w:rFonts w:eastAsia="黑体"/>
                    <w:bCs/>
                    <w:sz w:val="22"/>
                    <w:szCs w:val="22"/>
                  </w:rPr>
                </w:rPrChange>
              </w:rPr>
              <w:pPrChange w:id="405" w:author="吴潇" w:date="2014-12-25T17:02:00Z">
                <w:pPr>
                  <w:numPr>
                    <w:ilvl w:val="0"/>
                    <w:numId w:val="0"/>
                  </w:numPr>
                  <w:tabs>
                    <w:tab w:val="clear" w:pos="360"/>
                    <w:tab w:val="clear" w:pos="784"/>
                  </w:tabs>
                  <w:jc w:val="center"/>
                  <w:outlineLvl w:val="4"/>
                </w:pPr>
              </w:pPrChange>
            </w:pPr>
            <w:del w:id="407" w:author="吴潇" w:date="2014-12-25T17:02:00Z">
              <w:r>
                <w:rPr>
                  <w:bCs/>
                  <w:sz w:val="20"/>
                  <w:szCs w:val="21"/>
                  <w:rPrChange w:id="408" w:author="吴潇" w:date="2014-12-25T17:02:00Z">
                    <w:rPr>
                      <w:bCs/>
                      <w:sz w:val="22"/>
                    </w:rPr>
                  </w:rPrChange>
                </w:rPr>
                <w:delText>11</w:delText>
              </w:r>
            </w:del>
          </w:p>
        </w:tc>
        <w:tc>
          <w:tcPr>
            <w:tcW w:w="1180" w:type="dxa"/>
            <w:vAlign w:val="center"/>
          </w:tcPr>
          <w:p>
            <w:pPr>
              <w:numPr>
                <w:ilvl w:val="0"/>
                <w:numId w:val="0"/>
              </w:numPr>
              <w:jc w:val="center"/>
              <w:outlineLvl w:val="4"/>
              <w:rPr>
                <w:rFonts w:eastAsia="宋体"/>
                <w:bCs/>
                <w:sz w:val="20"/>
                <w:szCs w:val="21"/>
                <w:rPrChange w:id="409" w:author="吴潇" w:date="2014-12-22T14:17:00Z">
                  <w:rPr>
                    <w:rFonts w:eastAsia="黑体"/>
                    <w:bCs/>
                    <w:sz w:val="22"/>
                    <w:szCs w:val="22"/>
                  </w:rPr>
                </w:rPrChange>
              </w:rPr>
            </w:pPr>
            <w:r>
              <w:rPr>
                <w:rFonts w:hint="eastAsia"/>
                <w:bCs/>
                <w:sz w:val="20"/>
                <w:szCs w:val="21"/>
                <w:rPrChange w:id="410" w:author="吴潇" w:date="2014-12-22T14:17:00Z">
                  <w:rPr>
                    <w:rFonts w:hint="eastAsia"/>
                    <w:bCs/>
                    <w:sz w:val="22"/>
                    <w:szCs w:val="22"/>
                  </w:rPr>
                </w:rPrChange>
              </w:rPr>
              <w:t>收单机构代码</w:t>
            </w:r>
          </w:p>
        </w:tc>
        <w:tc>
          <w:tcPr>
            <w:tcW w:w="1573" w:type="dxa"/>
            <w:vAlign w:val="center"/>
          </w:tcPr>
          <w:p>
            <w:pPr>
              <w:numPr>
                <w:ilvl w:val="0"/>
                <w:numId w:val="0"/>
              </w:numPr>
              <w:jc w:val="center"/>
              <w:outlineLvl w:val="4"/>
              <w:rPr>
                <w:rFonts w:eastAsia="宋体"/>
                <w:bCs/>
                <w:sz w:val="20"/>
                <w:szCs w:val="21"/>
                <w:rPrChange w:id="411" w:author="吴潇" w:date="2014-12-22T14:17:00Z">
                  <w:rPr>
                    <w:rFonts w:eastAsia="黑体"/>
                    <w:bCs/>
                    <w:sz w:val="22"/>
                    <w:szCs w:val="22"/>
                  </w:rPr>
                </w:rPrChange>
              </w:rPr>
            </w:pPr>
            <w:r>
              <w:rPr>
                <w:bCs/>
                <w:sz w:val="20"/>
                <w:szCs w:val="21"/>
                <w:rPrChange w:id="412" w:author="吴潇" w:date="2014-12-22T14:17:00Z">
                  <w:rPr>
                    <w:bCs/>
                    <w:sz w:val="22"/>
                    <w:szCs w:val="22"/>
                  </w:rPr>
                </w:rPrChange>
              </w:rPr>
              <w:t>acqInsCode</w:t>
            </w:r>
          </w:p>
        </w:tc>
        <w:tc>
          <w:tcPr>
            <w:tcW w:w="992" w:type="dxa"/>
            <w:vAlign w:val="center"/>
          </w:tcPr>
          <w:p>
            <w:pPr>
              <w:numPr>
                <w:ilvl w:val="0"/>
                <w:numId w:val="0"/>
              </w:numPr>
              <w:jc w:val="center"/>
              <w:outlineLvl w:val="4"/>
              <w:rPr>
                <w:rFonts w:eastAsia="宋体"/>
                <w:bCs/>
                <w:sz w:val="20"/>
                <w:szCs w:val="21"/>
                <w:rPrChange w:id="413" w:author="吴潇" w:date="2014-12-22T14:17:00Z">
                  <w:rPr>
                    <w:rFonts w:eastAsia="黑体"/>
                    <w:bCs/>
                    <w:sz w:val="22"/>
                    <w:szCs w:val="22"/>
                  </w:rPr>
                </w:rPrChange>
              </w:rPr>
            </w:pPr>
            <w:r>
              <w:rPr>
                <w:bCs/>
                <w:sz w:val="20"/>
                <w:szCs w:val="21"/>
                <w:rPrChange w:id="414" w:author="吴潇" w:date="2014-12-22T14:17:00Z">
                  <w:rPr>
                    <w:bCs/>
                    <w:sz w:val="22"/>
                    <w:szCs w:val="22"/>
                  </w:rPr>
                </w:rPrChange>
              </w:rPr>
              <w:t>AN8..11</w:t>
            </w:r>
          </w:p>
        </w:tc>
        <w:tc>
          <w:tcPr>
            <w:tcW w:w="5211" w:type="dxa"/>
            <w:vAlign w:val="center"/>
          </w:tcPr>
          <w:p>
            <w:pPr>
              <w:numPr>
                <w:ilvl w:val="0"/>
                <w:numId w:val="0"/>
              </w:numPr>
              <w:spacing w:line="0" w:lineRule="atLeast"/>
              <w:outlineLvl w:val="4"/>
              <w:rPr>
                <w:rFonts w:eastAsia="宋体"/>
                <w:szCs w:val="21"/>
                <w:rPrChange w:id="415" w:author="吴潇" w:date="2014-12-22T14:17:00Z">
                  <w:rPr>
                    <w:rFonts w:eastAsia="黑体"/>
                  </w:rPr>
                </w:rPrChange>
              </w:rPr>
            </w:pPr>
            <w:r>
              <w:rPr>
                <w:rFonts w:hint="eastAsia"/>
                <w:szCs w:val="21"/>
              </w:rPr>
              <w:t>已被批准加入银联互联网系统的收单机构代码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17" w:author="吴潇" w:date="2014-12-25T17:02:00Z">
                  <w:rPr>
                    <w:rFonts w:eastAsia="黑体"/>
                    <w:bCs/>
                    <w:sz w:val="22"/>
                    <w:szCs w:val="22"/>
                  </w:rPr>
                </w:rPrChange>
              </w:rPr>
              <w:pPrChange w:id="416" w:author="吴潇" w:date="2014-12-25T17:02:00Z">
                <w:pPr>
                  <w:numPr>
                    <w:ilvl w:val="0"/>
                    <w:numId w:val="0"/>
                  </w:numPr>
                  <w:tabs>
                    <w:tab w:val="clear" w:pos="360"/>
                    <w:tab w:val="clear" w:pos="784"/>
                  </w:tabs>
                  <w:jc w:val="center"/>
                  <w:outlineLvl w:val="4"/>
                </w:pPr>
              </w:pPrChange>
            </w:pPr>
            <w:del w:id="418" w:author="吴潇" w:date="2014-12-25T17:02:00Z">
              <w:r>
                <w:rPr>
                  <w:bCs/>
                  <w:sz w:val="20"/>
                  <w:szCs w:val="21"/>
                  <w:rPrChange w:id="419" w:author="吴潇" w:date="2014-12-25T17:02:00Z">
                    <w:rPr>
                      <w:bCs/>
                      <w:sz w:val="22"/>
                    </w:rPr>
                  </w:rPrChange>
                </w:rPr>
                <w:delText>12</w:delText>
              </w:r>
            </w:del>
          </w:p>
        </w:tc>
        <w:tc>
          <w:tcPr>
            <w:tcW w:w="1180" w:type="dxa"/>
            <w:vAlign w:val="center"/>
          </w:tcPr>
          <w:p>
            <w:pPr>
              <w:numPr>
                <w:ilvl w:val="0"/>
                <w:numId w:val="0"/>
              </w:numPr>
              <w:jc w:val="center"/>
              <w:outlineLvl w:val="4"/>
              <w:rPr>
                <w:rFonts w:eastAsia="宋体"/>
                <w:bCs/>
                <w:sz w:val="20"/>
                <w:szCs w:val="21"/>
                <w:rPrChange w:id="420" w:author="吴潇" w:date="2014-12-22T14:17:00Z">
                  <w:rPr>
                    <w:rFonts w:eastAsia="黑体"/>
                    <w:bCs/>
                    <w:sz w:val="22"/>
                    <w:szCs w:val="22"/>
                  </w:rPr>
                </w:rPrChange>
              </w:rPr>
            </w:pPr>
            <w:r>
              <w:rPr>
                <w:rFonts w:hint="eastAsia"/>
                <w:bCs/>
                <w:sz w:val="20"/>
                <w:szCs w:val="21"/>
                <w:rPrChange w:id="421" w:author="吴潇" w:date="2014-12-22T14:17:00Z">
                  <w:rPr>
                    <w:rFonts w:hint="eastAsia"/>
                    <w:bCs/>
                    <w:sz w:val="22"/>
                    <w:szCs w:val="22"/>
                  </w:rPr>
                </w:rPrChange>
              </w:rPr>
              <w:t>商户类别</w:t>
            </w:r>
          </w:p>
        </w:tc>
        <w:tc>
          <w:tcPr>
            <w:tcW w:w="1573" w:type="dxa"/>
            <w:vAlign w:val="center"/>
          </w:tcPr>
          <w:p>
            <w:pPr>
              <w:numPr>
                <w:ilvl w:val="0"/>
                <w:numId w:val="0"/>
              </w:numPr>
              <w:jc w:val="center"/>
              <w:outlineLvl w:val="4"/>
              <w:rPr>
                <w:rFonts w:eastAsia="宋体"/>
                <w:bCs/>
                <w:sz w:val="20"/>
                <w:szCs w:val="21"/>
                <w:rPrChange w:id="422" w:author="吴潇" w:date="2014-12-22T14:17:00Z">
                  <w:rPr>
                    <w:rFonts w:eastAsia="黑体"/>
                    <w:bCs/>
                    <w:sz w:val="22"/>
                    <w:szCs w:val="22"/>
                  </w:rPr>
                </w:rPrChange>
              </w:rPr>
            </w:pPr>
            <w:r>
              <w:rPr>
                <w:bCs/>
                <w:sz w:val="20"/>
                <w:szCs w:val="21"/>
                <w:rPrChange w:id="423" w:author="吴潇" w:date="2014-12-22T14:17:00Z">
                  <w:rPr>
                    <w:bCs/>
                    <w:sz w:val="22"/>
                    <w:szCs w:val="22"/>
                  </w:rPr>
                </w:rPrChange>
              </w:rPr>
              <w:t>merCatCode</w:t>
            </w:r>
          </w:p>
        </w:tc>
        <w:tc>
          <w:tcPr>
            <w:tcW w:w="992" w:type="dxa"/>
            <w:vAlign w:val="center"/>
          </w:tcPr>
          <w:p>
            <w:pPr>
              <w:numPr>
                <w:ilvl w:val="0"/>
                <w:numId w:val="0"/>
              </w:numPr>
              <w:jc w:val="center"/>
              <w:outlineLvl w:val="4"/>
              <w:rPr>
                <w:rFonts w:eastAsia="宋体"/>
                <w:bCs/>
                <w:sz w:val="20"/>
                <w:szCs w:val="21"/>
                <w:rPrChange w:id="424" w:author="吴潇" w:date="2014-12-22T14:17:00Z">
                  <w:rPr>
                    <w:rFonts w:eastAsia="黑体"/>
                    <w:bCs/>
                    <w:sz w:val="22"/>
                    <w:szCs w:val="22"/>
                  </w:rPr>
                </w:rPrChange>
              </w:rPr>
            </w:pPr>
            <w:r>
              <w:rPr>
                <w:bCs/>
                <w:sz w:val="20"/>
                <w:szCs w:val="21"/>
                <w:rPrChange w:id="425" w:author="吴潇" w:date="2014-12-22T14:17:00Z">
                  <w:rPr>
                    <w:bCs/>
                    <w:sz w:val="22"/>
                    <w:szCs w:val="22"/>
                  </w:rPr>
                </w:rPrChange>
              </w:rPr>
              <w:t>N4</w:t>
            </w:r>
          </w:p>
        </w:tc>
        <w:tc>
          <w:tcPr>
            <w:tcW w:w="5211" w:type="dxa"/>
            <w:vAlign w:val="center"/>
          </w:tcPr>
          <w:p>
            <w:pPr>
              <w:numPr>
                <w:ilvl w:val="0"/>
                <w:numId w:val="0"/>
              </w:numPr>
              <w:spacing w:line="0" w:lineRule="atLeast"/>
              <w:outlineLvl w:val="4"/>
              <w:rPr>
                <w:rFonts w:eastAsia="宋体"/>
                <w:szCs w:val="21"/>
                <w:rPrChange w:id="426" w:author="吴潇" w:date="2014-12-22T14:17:00Z">
                  <w:rPr>
                    <w:rFonts w:eastAsia="黑体"/>
                  </w:rPr>
                </w:rPrChange>
              </w:rPr>
            </w:pPr>
            <w:r>
              <w:rPr>
                <w:rFonts w:hint="eastAsia"/>
                <w:szCs w:val="21"/>
              </w:rPr>
              <w:t>填写</w:t>
            </w:r>
            <w:r>
              <w:rPr>
                <w:szCs w:val="21"/>
              </w:rPr>
              <w:t>MCC</w:t>
            </w:r>
            <w:r>
              <w:rPr>
                <w:rFonts w:hint="eastAsia"/>
                <w:szCs w:val="21"/>
              </w:rPr>
              <w:t>码，接入类型为收单机构接入时需上送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28" w:author="吴潇" w:date="2014-12-25T17:02:00Z">
                  <w:rPr>
                    <w:rFonts w:eastAsia="黑体"/>
                    <w:bCs/>
                    <w:sz w:val="22"/>
                    <w:szCs w:val="22"/>
                  </w:rPr>
                </w:rPrChange>
              </w:rPr>
              <w:pPrChange w:id="427" w:author="吴潇" w:date="2014-12-25T17:02:00Z">
                <w:pPr>
                  <w:numPr>
                    <w:ilvl w:val="0"/>
                    <w:numId w:val="0"/>
                  </w:numPr>
                  <w:tabs>
                    <w:tab w:val="clear" w:pos="360"/>
                    <w:tab w:val="clear" w:pos="784"/>
                  </w:tabs>
                  <w:jc w:val="center"/>
                  <w:outlineLvl w:val="4"/>
                </w:pPr>
              </w:pPrChange>
            </w:pPr>
            <w:del w:id="429" w:author="吴潇" w:date="2014-12-25T17:02:00Z">
              <w:r>
                <w:rPr>
                  <w:bCs/>
                  <w:sz w:val="20"/>
                  <w:szCs w:val="21"/>
                  <w:rPrChange w:id="430" w:author="吴潇" w:date="2014-12-25T17:02:00Z">
                    <w:rPr>
                      <w:bCs/>
                      <w:sz w:val="22"/>
                    </w:rPr>
                  </w:rPrChange>
                </w:rPr>
                <w:delText>13</w:delText>
              </w:r>
            </w:del>
          </w:p>
        </w:tc>
        <w:tc>
          <w:tcPr>
            <w:tcW w:w="1180" w:type="dxa"/>
            <w:vAlign w:val="center"/>
          </w:tcPr>
          <w:p>
            <w:pPr>
              <w:numPr>
                <w:ilvl w:val="0"/>
                <w:numId w:val="0"/>
              </w:numPr>
              <w:jc w:val="center"/>
              <w:outlineLvl w:val="4"/>
              <w:rPr>
                <w:rFonts w:eastAsia="宋体"/>
                <w:bCs/>
                <w:sz w:val="20"/>
                <w:szCs w:val="21"/>
                <w:rPrChange w:id="431" w:author="吴潇" w:date="2014-12-22T14:17:00Z">
                  <w:rPr>
                    <w:rFonts w:eastAsia="黑体"/>
                    <w:bCs/>
                    <w:sz w:val="22"/>
                    <w:szCs w:val="22"/>
                  </w:rPr>
                </w:rPrChange>
              </w:rPr>
            </w:pPr>
            <w:r>
              <w:rPr>
                <w:rFonts w:hint="eastAsia"/>
                <w:bCs/>
                <w:sz w:val="20"/>
                <w:szCs w:val="21"/>
                <w:rPrChange w:id="432" w:author="吴潇" w:date="2014-12-22T14:17:00Z">
                  <w:rPr>
                    <w:rFonts w:hint="eastAsia"/>
                    <w:bCs/>
                    <w:sz w:val="22"/>
                    <w:szCs w:val="22"/>
                  </w:rPr>
                </w:rPrChange>
              </w:rPr>
              <w:t>商户代码</w:t>
            </w:r>
          </w:p>
        </w:tc>
        <w:tc>
          <w:tcPr>
            <w:tcW w:w="1573" w:type="dxa"/>
            <w:vAlign w:val="center"/>
          </w:tcPr>
          <w:p>
            <w:pPr>
              <w:numPr>
                <w:ilvl w:val="0"/>
                <w:numId w:val="0"/>
              </w:numPr>
              <w:jc w:val="center"/>
              <w:outlineLvl w:val="4"/>
              <w:rPr>
                <w:rFonts w:eastAsia="宋体"/>
                <w:bCs/>
                <w:sz w:val="20"/>
                <w:szCs w:val="21"/>
                <w:rPrChange w:id="433" w:author="吴潇" w:date="2014-12-22T14:17:00Z">
                  <w:rPr>
                    <w:rFonts w:eastAsia="黑体"/>
                    <w:bCs/>
                    <w:sz w:val="22"/>
                    <w:szCs w:val="22"/>
                  </w:rPr>
                </w:rPrChange>
              </w:rPr>
            </w:pPr>
            <w:r>
              <w:rPr>
                <w:bCs/>
                <w:sz w:val="20"/>
                <w:szCs w:val="21"/>
                <w:rPrChange w:id="434" w:author="吴潇" w:date="2014-12-22T14:17:00Z">
                  <w:rPr>
                    <w:bCs/>
                    <w:sz w:val="22"/>
                    <w:szCs w:val="22"/>
                  </w:rPr>
                </w:rPrChange>
              </w:rPr>
              <w:t>merId</w:t>
            </w:r>
          </w:p>
        </w:tc>
        <w:tc>
          <w:tcPr>
            <w:tcW w:w="992" w:type="dxa"/>
            <w:vAlign w:val="center"/>
          </w:tcPr>
          <w:p>
            <w:pPr>
              <w:numPr>
                <w:ilvl w:val="0"/>
                <w:numId w:val="0"/>
              </w:numPr>
              <w:jc w:val="center"/>
              <w:outlineLvl w:val="4"/>
              <w:rPr>
                <w:rFonts w:eastAsia="宋体"/>
                <w:bCs/>
                <w:sz w:val="20"/>
                <w:szCs w:val="21"/>
                <w:rPrChange w:id="435" w:author="吴潇" w:date="2014-12-22T14:17:00Z">
                  <w:rPr>
                    <w:rFonts w:eastAsia="黑体"/>
                    <w:bCs/>
                    <w:sz w:val="22"/>
                    <w:szCs w:val="22"/>
                  </w:rPr>
                </w:rPrChange>
              </w:rPr>
            </w:pPr>
            <w:r>
              <w:rPr>
                <w:bCs/>
                <w:sz w:val="20"/>
                <w:szCs w:val="21"/>
                <w:rPrChange w:id="436" w:author="吴潇" w:date="2014-12-22T14:17:00Z">
                  <w:rPr>
                    <w:bCs/>
                    <w:sz w:val="22"/>
                    <w:szCs w:val="22"/>
                  </w:rPr>
                </w:rPrChange>
              </w:rPr>
              <w:t>AN15</w:t>
            </w:r>
          </w:p>
        </w:tc>
        <w:tc>
          <w:tcPr>
            <w:tcW w:w="5211" w:type="dxa"/>
            <w:vAlign w:val="center"/>
          </w:tcPr>
          <w:p>
            <w:pPr>
              <w:numPr>
                <w:ilvl w:val="0"/>
                <w:numId w:val="0"/>
              </w:numPr>
              <w:spacing w:line="0" w:lineRule="atLeast"/>
              <w:outlineLvl w:val="4"/>
              <w:rPr>
                <w:rFonts w:eastAsia="宋体"/>
                <w:szCs w:val="21"/>
                <w:rPrChange w:id="437" w:author="吴潇" w:date="2014-12-22T14:17:00Z">
                  <w:rPr>
                    <w:rFonts w:eastAsia="黑体"/>
                  </w:rPr>
                </w:rPrChange>
              </w:rPr>
            </w:pPr>
            <w:r>
              <w:rPr>
                <w:rFonts w:hint="eastAsia"/>
                <w:szCs w:val="21"/>
              </w:rPr>
              <w:t>已被批准加入银联互联网系统的商户代码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39" w:author="吴潇" w:date="2014-12-25T17:02:00Z">
                  <w:rPr>
                    <w:rFonts w:eastAsia="黑体"/>
                    <w:bCs/>
                    <w:sz w:val="22"/>
                    <w:szCs w:val="22"/>
                  </w:rPr>
                </w:rPrChange>
              </w:rPr>
              <w:pPrChange w:id="438" w:author="吴潇" w:date="2014-12-25T17:02:00Z">
                <w:pPr>
                  <w:numPr>
                    <w:ilvl w:val="0"/>
                    <w:numId w:val="0"/>
                  </w:numPr>
                  <w:tabs>
                    <w:tab w:val="clear" w:pos="360"/>
                    <w:tab w:val="clear" w:pos="784"/>
                  </w:tabs>
                  <w:jc w:val="center"/>
                  <w:outlineLvl w:val="4"/>
                </w:pPr>
              </w:pPrChange>
            </w:pPr>
            <w:del w:id="440" w:author="吴潇" w:date="2014-12-25T17:02:00Z">
              <w:r>
                <w:rPr>
                  <w:bCs/>
                  <w:sz w:val="20"/>
                  <w:szCs w:val="21"/>
                  <w:rPrChange w:id="441" w:author="吴潇" w:date="2014-12-25T17:02:00Z">
                    <w:rPr>
                      <w:bCs/>
                      <w:sz w:val="22"/>
                    </w:rPr>
                  </w:rPrChange>
                </w:rPr>
                <w:delText>14</w:delText>
              </w:r>
            </w:del>
          </w:p>
        </w:tc>
        <w:tc>
          <w:tcPr>
            <w:tcW w:w="1180" w:type="dxa"/>
            <w:vAlign w:val="center"/>
          </w:tcPr>
          <w:p>
            <w:pPr>
              <w:numPr>
                <w:ilvl w:val="0"/>
                <w:numId w:val="0"/>
              </w:numPr>
              <w:jc w:val="center"/>
              <w:outlineLvl w:val="4"/>
              <w:rPr>
                <w:rFonts w:eastAsia="宋体"/>
                <w:bCs/>
                <w:sz w:val="20"/>
                <w:szCs w:val="21"/>
                <w:rPrChange w:id="442" w:author="吴潇" w:date="2014-12-22T14:17:00Z">
                  <w:rPr>
                    <w:rFonts w:eastAsia="黑体"/>
                    <w:bCs/>
                    <w:sz w:val="22"/>
                    <w:szCs w:val="22"/>
                  </w:rPr>
                </w:rPrChange>
              </w:rPr>
            </w:pPr>
            <w:r>
              <w:rPr>
                <w:rFonts w:hint="eastAsia"/>
                <w:bCs/>
                <w:sz w:val="20"/>
                <w:szCs w:val="21"/>
                <w:rPrChange w:id="443" w:author="吴潇" w:date="2014-12-22T14:17:00Z">
                  <w:rPr>
                    <w:rFonts w:hint="eastAsia"/>
                    <w:bCs/>
                    <w:sz w:val="22"/>
                    <w:szCs w:val="22"/>
                  </w:rPr>
                </w:rPrChange>
              </w:rPr>
              <w:t>商户名称</w:t>
            </w:r>
          </w:p>
        </w:tc>
        <w:tc>
          <w:tcPr>
            <w:tcW w:w="1573" w:type="dxa"/>
            <w:vAlign w:val="center"/>
          </w:tcPr>
          <w:p>
            <w:pPr>
              <w:numPr>
                <w:ilvl w:val="0"/>
                <w:numId w:val="0"/>
              </w:numPr>
              <w:jc w:val="center"/>
              <w:outlineLvl w:val="4"/>
              <w:rPr>
                <w:rFonts w:eastAsia="宋体"/>
                <w:bCs/>
                <w:sz w:val="20"/>
                <w:szCs w:val="21"/>
                <w:rPrChange w:id="444" w:author="吴潇" w:date="2014-12-22T14:17:00Z">
                  <w:rPr>
                    <w:rFonts w:eastAsia="黑体"/>
                    <w:bCs/>
                    <w:sz w:val="22"/>
                    <w:szCs w:val="22"/>
                  </w:rPr>
                </w:rPrChange>
              </w:rPr>
            </w:pPr>
            <w:r>
              <w:rPr>
                <w:bCs/>
                <w:sz w:val="20"/>
                <w:szCs w:val="21"/>
                <w:rPrChange w:id="445" w:author="吴潇" w:date="2014-12-22T14:17:00Z">
                  <w:rPr>
                    <w:bCs/>
                    <w:sz w:val="22"/>
                    <w:szCs w:val="22"/>
                  </w:rPr>
                </w:rPrChange>
              </w:rPr>
              <w:t>merName</w:t>
            </w:r>
          </w:p>
        </w:tc>
        <w:tc>
          <w:tcPr>
            <w:tcW w:w="992" w:type="dxa"/>
            <w:vAlign w:val="center"/>
          </w:tcPr>
          <w:p>
            <w:pPr>
              <w:numPr>
                <w:ilvl w:val="0"/>
                <w:numId w:val="0"/>
              </w:numPr>
              <w:jc w:val="center"/>
              <w:outlineLvl w:val="4"/>
              <w:rPr>
                <w:rFonts w:eastAsia="宋体"/>
                <w:bCs/>
                <w:sz w:val="20"/>
                <w:szCs w:val="21"/>
                <w:rPrChange w:id="446" w:author="吴潇" w:date="2014-12-22T14:17:00Z">
                  <w:rPr>
                    <w:rFonts w:eastAsia="黑体"/>
                    <w:bCs/>
                    <w:sz w:val="22"/>
                    <w:szCs w:val="22"/>
                  </w:rPr>
                </w:rPrChange>
              </w:rPr>
            </w:pPr>
            <w:r>
              <w:rPr>
                <w:bCs/>
                <w:sz w:val="20"/>
                <w:szCs w:val="21"/>
                <w:rPrChange w:id="447" w:author="吴潇" w:date="2014-12-22T14:17:00Z">
                  <w:rPr>
                    <w:bCs/>
                    <w:sz w:val="22"/>
                    <w:szCs w:val="22"/>
                  </w:rPr>
                </w:rPrChange>
              </w:rPr>
              <w:t>ANS1..40</w:t>
            </w:r>
          </w:p>
        </w:tc>
        <w:tc>
          <w:tcPr>
            <w:tcW w:w="5211" w:type="dxa"/>
            <w:vAlign w:val="center"/>
          </w:tcPr>
          <w:p>
            <w:pPr>
              <w:numPr>
                <w:ilvl w:val="0"/>
                <w:numId w:val="0"/>
              </w:numPr>
              <w:spacing w:line="0" w:lineRule="atLeast"/>
              <w:outlineLvl w:val="4"/>
              <w:rPr>
                <w:rFonts w:eastAsia="宋体"/>
                <w:szCs w:val="21"/>
                <w:rPrChange w:id="448" w:author="吴潇" w:date="2014-12-22T14:17:00Z">
                  <w:rPr>
                    <w:rFonts w:eastAsia="黑体"/>
                  </w:rPr>
                </w:rPrChange>
              </w:rPr>
            </w:pPr>
            <w:r>
              <w:rPr>
                <w:rFonts w:hint="eastAsia"/>
                <w:szCs w:val="21"/>
              </w:rPr>
              <w:t>接入类型为收单机构接入时需上送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50" w:author="吴潇" w:date="2014-12-25T17:02:00Z">
                  <w:rPr>
                    <w:rFonts w:eastAsia="黑体"/>
                    <w:bCs/>
                    <w:sz w:val="22"/>
                    <w:szCs w:val="22"/>
                  </w:rPr>
                </w:rPrChange>
              </w:rPr>
              <w:pPrChange w:id="449" w:author="吴潇" w:date="2014-12-25T17:02:00Z">
                <w:pPr>
                  <w:numPr>
                    <w:ilvl w:val="0"/>
                    <w:numId w:val="0"/>
                  </w:numPr>
                  <w:tabs>
                    <w:tab w:val="clear" w:pos="360"/>
                    <w:tab w:val="clear" w:pos="784"/>
                  </w:tabs>
                  <w:jc w:val="center"/>
                  <w:outlineLvl w:val="4"/>
                </w:pPr>
              </w:pPrChange>
            </w:pPr>
            <w:del w:id="451" w:author="吴潇" w:date="2014-12-25T17:02:00Z">
              <w:r>
                <w:rPr>
                  <w:bCs/>
                  <w:sz w:val="20"/>
                  <w:szCs w:val="21"/>
                  <w:rPrChange w:id="452" w:author="吴潇" w:date="2014-12-25T17:02:00Z">
                    <w:rPr>
                      <w:bCs/>
                      <w:sz w:val="22"/>
                    </w:rPr>
                  </w:rPrChange>
                </w:rPr>
                <w:delText>15</w:delText>
              </w:r>
            </w:del>
          </w:p>
        </w:tc>
        <w:tc>
          <w:tcPr>
            <w:tcW w:w="1180" w:type="dxa"/>
            <w:vAlign w:val="center"/>
          </w:tcPr>
          <w:p>
            <w:pPr>
              <w:numPr>
                <w:ilvl w:val="0"/>
                <w:numId w:val="0"/>
              </w:numPr>
              <w:jc w:val="center"/>
              <w:outlineLvl w:val="4"/>
              <w:rPr>
                <w:rFonts w:eastAsia="宋体"/>
                <w:bCs/>
                <w:sz w:val="20"/>
                <w:szCs w:val="21"/>
                <w:rPrChange w:id="453" w:author="吴潇" w:date="2014-12-22T14:17:00Z">
                  <w:rPr>
                    <w:rFonts w:eastAsia="黑体"/>
                    <w:bCs/>
                    <w:sz w:val="22"/>
                    <w:szCs w:val="22"/>
                  </w:rPr>
                </w:rPrChange>
              </w:rPr>
            </w:pPr>
            <w:r>
              <w:rPr>
                <w:rFonts w:hint="eastAsia"/>
                <w:bCs/>
                <w:sz w:val="20"/>
                <w:szCs w:val="21"/>
                <w:rPrChange w:id="454" w:author="吴潇" w:date="2014-12-22T14:17:00Z">
                  <w:rPr>
                    <w:rFonts w:hint="eastAsia"/>
                    <w:bCs/>
                    <w:sz w:val="22"/>
                    <w:szCs w:val="22"/>
                  </w:rPr>
                </w:rPrChange>
              </w:rPr>
              <w:t>商户简称</w:t>
            </w:r>
          </w:p>
        </w:tc>
        <w:tc>
          <w:tcPr>
            <w:tcW w:w="1573" w:type="dxa"/>
            <w:vAlign w:val="center"/>
          </w:tcPr>
          <w:p>
            <w:pPr>
              <w:numPr>
                <w:ilvl w:val="0"/>
                <w:numId w:val="0"/>
              </w:numPr>
              <w:jc w:val="center"/>
              <w:outlineLvl w:val="4"/>
              <w:rPr>
                <w:rFonts w:eastAsia="宋体"/>
                <w:bCs/>
                <w:sz w:val="20"/>
                <w:szCs w:val="21"/>
                <w:rPrChange w:id="455" w:author="吴潇" w:date="2014-12-22T14:17:00Z">
                  <w:rPr>
                    <w:rFonts w:eastAsia="黑体"/>
                    <w:bCs/>
                    <w:sz w:val="22"/>
                    <w:szCs w:val="22"/>
                  </w:rPr>
                </w:rPrChange>
              </w:rPr>
            </w:pPr>
            <w:r>
              <w:rPr>
                <w:bCs/>
                <w:sz w:val="20"/>
                <w:szCs w:val="21"/>
                <w:rPrChange w:id="456" w:author="吴潇" w:date="2014-12-22T14:17:00Z">
                  <w:rPr>
                    <w:bCs/>
                    <w:sz w:val="22"/>
                    <w:szCs w:val="22"/>
                  </w:rPr>
                </w:rPrChange>
              </w:rPr>
              <w:t>merAbbr</w:t>
            </w:r>
          </w:p>
        </w:tc>
        <w:tc>
          <w:tcPr>
            <w:tcW w:w="992" w:type="dxa"/>
            <w:vAlign w:val="center"/>
          </w:tcPr>
          <w:p>
            <w:pPr>
              <w:numPr>
                <w:ilvl w:val="0"/>
                <w:numId w:val="0"/>
              </w:numPr>
              <w:jc w:val="center"/>
              <w:outlineLvl w:val="4"/>
              <w:rPr>
                <w:rFonts w:eastAsia="宋体"/>
                <w:bCs/>
                <w:sz w:val="20"/>
                <w:szCs w:val="21"/>
                <w:rPrChange w:id="457" w:author="吴潇" w:date="2014-12-22T14:17:00Z">
                  <w:rPr>
                    <w:rFonts w:eastAsia="黑体"/>
                    <w:bCs/>
                    <w:sz w:val="22"/>
                    <w:szCs w:val="22"/>
                  </w:rPr>
                </w:rPrChange>
              </w:rPr>
            </w:pPr>
            <w:r>
              <w:rPr>
                <w:bCs/>
                <w:sz w:val="20"/>
                <w:szCs w:val="21"/>
                <w:rPrChange w:id="458" w:author="吴潇" w:date="2014-12-22T14:17:00Z">
                  <w:rPr>
                    <w:bCs/>
                    <w:sz w:val="22"/>
                    <w:szCs w:val="22"/>
                  </w:rPr>
                </w:rPrChange>
              </w:rPr>
              <w:t>ANS1..16</w:t>
            </w:r>
          </w:p>
        </w:tc>
        <w:tc>
          <w:tcPr>
            <w:tcW w:w="5211" w:type="dxa"/>
            <w:vAlign w:val="center"/>
          </w:tcPr>
          <w:p>
            <w:pPr>
              <w:numPr>
                <w:ilvl w:val="0"/>
                <w:numId w:val="0"/>
              </w:numPr>
              <w:spacing w:line="0" w:lineRule="atLeast"/>
              <w:outlineLvl w:val="4"/>
              <w:rPr>
                <w:rFonts w:eastAsia="宋体"/>
                <w:szCs w:val="21"/>
                <w:rPrChange w:id="459" w:author="吴潇" w:date="2014-12-22T14:17:00Z">
                  <w:rPr>
                    <w:rFonts w:eastAsia="黑体"/>
                  </w:rPr>
                </w:rPrChange>
              </w:rPr>
            </w:pPr>
            <w:r>
              <w:rPr>
                <w:rFonts w:hint="eastAsia"/>
                <w:szCs w:val="21"/>
              </w:rPr>
              <w:t>接入类型为收单机构接入时需上送</w:t>
            </w:r>
          </w:p>
          <w:p>
            <w:pPr>
              <w:numPr>
                <w:ilvl w:val="0"/>
                <w:numId w:val="0"/>
              </w:numPr>
              <w:spacing w:line="0" w:lineRule="atLeast"/>
              <w:outlineLvl w:val="4"/>
              <w:rPr>
                <w:rFonts w:eastAsia="宋体"/>
                <w:szCs w:val="21"/>
                <w:rPrChange w:id="460" w:author="吴潇" w:date="2014-12-22T14:17:00Z">
                  <w:rPr>
                    <w:rFonts w:eastAsia="黑体"/>
                  </w:rPr>
                </w:rPrChange>
              </w:rPr>
            </w:pPr>
            <w:r>
              <w:rPr>
                <w:szCs w:val="21"/>
                <w:rPrChange w:id="461" w:author="吴潇" w:date="2014-12-22T14:17:00Z">
                  <w:rPr/>
                </w:rPrChange>
              </w:rPr>
              <w:t>8</w:t>
            </w:r>
            <w:r>
              <w:rPr>
                <w:rFonts w:hint="eastAsia"/>
                <w:szCs w:val="21"/>
                <w:rPrChange w:id="462" w:author="吴潇" w:date="2014-12-22T14:17:00Z">
                  <w:rPr>
                    <w:rFonts w:hint="eastAsia"/>
                  </w:rPr>
                </w:rPrChange>
              </w:rPr>
              <w:t>个汉字或</w:t>
            </w:r>
            <w:r>
              <w:rPr>
                <w:szCs w:val="21"/>
                <w:rPrChange w:id="463" w:author="吴潇" w:date="2014-12-22T14:17:00Z">
                  <w:rPr/>
                </w:rPrChange>
              </w:rPr>
              <w:t>8</w:t>
            </w:r>
            <w:r>
              <w:rPr>
                <w:rFonts w:hint="eastAsia"/>
                <w:szCs w:val="21"/>
                <w:rPrChange w:id="464" w:author="吴潇" w:date="2014-12-22T14:17:00Z">
                  <w:rPr>
                    <w:rFonts w:hint="eastAsia"/>
                  </w:rPr>
                </w:rPrChange>
              </w:rPr>
              <w:t>个字母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66" w:author="吴潇" w:date="2014-12-25T17:02:00Z">
                  <w:rPr>
                    <w:rFonts w:eastAsia="黑体"/>
                    <w:bCs/>
                    <w:sz w:val="22"/>
                    <w:szCs w:val="22"/>
                  </w:rPr>
                </w:rPrChange>
              </w:rPr>
              <w:pPrChange w:id="465" w:author="吴潇" w:date="2014-12-25T17:02:00Z">
                <w:pPr>
                  <w:numPr>
                    <w:ilvl w:val="0"/>
                    <w:numId w:val="0"/>
                  </w:numPr>
                  <w:tabs>
                    <w:tab w:val="clear" w:pos="360"/>
                    <w:tab w:val="clear" w:pos="784"/>
                  </w:tabs>
                  <w:jc w:val="center"/>
                  <w:outlineLvl w:val="4"/>
                </w:pPr>
              </w:pPrChange>
            </w:pPr>
            <w:del w:id="467" w:author="吴潇" w:date="2014-12-25T17:02:00Z">
              <w:r>
                <w:rPr>
                  <w:bCs/>
                  <w:sz w:val="20"/>
                  <w:szCs w:val="21"/>
                  <w:rPrChange w:id="468" w:author="吴潇" w:date="2014-12-25T17:02:00Z">
                    <w:rPr>
                      <w:bCs/>
                      <w:sz w:val="22"/>
                    </w:rPr>
                  </w:rPrChange>
                </w:rPr>
                <w:delText>16</w:delText>
              </w:r>
            </w:del>
          </w:p>
        </w:tc>
        <w:tc>
          <w:tcPr>
            <w:tcW w:w="1180" w:type="dxa"/>
            <w:vAlign w:val="center"/>
          </w:tcPr>
          <w:p>
            <w:pPr>
              <w:numPr>
                <w:ilvl w:val="0"/>
                <w:numId w:val="0"/>
              </w:numPr>
              <w:jc w:val="center"/>
              <w:outlineLvl w:val="4"/>
              <w:rPr>
                <w:rFonts w:eastAsia="宋体"/>
                <w:bCs/>
                <w:sz w:val="20"/>
                <w:szCs w:val="21"/>
                <w:rPrChange w:id="469" w:author="吴潇" w:date="2014-12-22T14:17:00Z">
                  <w:rPr>
                    <w:rFonts w:eastAsia="黑体"/>
                    <w:bCs/>
                    <w:sz w:val="22"/>
                    <w:szCs w:val="22"/>
                  </w:rPr>
                </w:rPrChange>
              </w:rPr>
            </w:pPr>
            <w:r>
              <w:rPr>
                <w:rFonts w:hint="eastAsia"/>
                <w:bCs/>
                <w:sz w:val="20"/>
                <w:szCs w:val="21"/>
                <w:rPrChange w:id="470" w:author="吴潇" w:date="2014-12-22T14:17:00Z">
                  <w:rPr>
                    <w:rFonts w:hint="eastAsia"/>
                    <w:bCs/>
                    <w:sz w:val="22"/>
                    <w:szCs w:val="22"/>
                  </w:rPr>
                </w:rPrChange>
              </w:rPr>
              <w:t>二级商户代码</w:t>
            </w:r>
          </w:p>
        </w:tc>
        <w:tc>
          <w:tcPr>
            <w:tcW w:w="1573" w:type="dxa"/>
            <w:vAlign w:val="center"/>
          </w:tcPr>
          <w:p>
            <w:pPr>
              <w:numPr>
                <w:ilvl w:val="0"/>
                <w:numId w:val="0"/>
              </w:numPr>
              <w:jc w:val="center"/>
              <w:outlineLvl w:val="4"/>
              <w:rPr>
                <w:rFonts w:eastAsia="宋体"/>
                <w:bCs/>
                <w:sz w:val="20"/>
                <w:szCs w:val="21"/>
                <w:rPrChange w:id="471" w:author="吴潇" w:date="2014-12-22T14:17:00Z">
                  <w:rPr>
                    <w:rFonts w:eastAsia="黑体"/>
                    <w:bCs/>
                    <w:sz w:val="22"/>
                    <w:szCs w:val="22"/>
                  </w:rPr>
                </w:rPrChange>
              </w:rPr>
            </w:pPr>
            <w:r>
              <w:rPr>
                <w:bCs/>
                <w:sz w:val="20"/>
                <w:szCs w:val="21"/>
                <w:rPrChange w:id="472" w:author="吴潇" w:date="2014-12-22T14:17:00Z">
                  <w:rPr>
                    <w:bCs/>
                    <w:sz w:val="22"/>
                    <w:szCs w:val="22"/>
                  </w:rPr>
                </w:rPrChange>
              </w:rPr>
              <w:t>subMerId</w:t>
            </w:r>
          </w:p>
        </w:tc>
        <w:tc>
          <w:tcPr>
            <w:tcW w:w="992" w:type="dxa"/>
            <w:vAlign w:val="center"/>
          </w:tcPr>
          <w:p>
            <w:pPr>
              <w:numPr>
                <w:ilvl w:val="0"/>
                <w:numId w:val="0"/>
              </w:numPr>
              <w:jc w:val="center"/>
              <w:outlineLvl w:val="4"/>
              <w:rPr>
                <w:rFonts w:eastAsia="宋体"/>
                <w:bCs/>
                <w:sz w:val="20"/>
                <w:szCs w:val="21"/>
                <w:rPrChange w:id="473" w:author="吴潇" w:date="2014-12-22T14:17:00Z">
                  <w:rPr>
                    <w:rFonts w:eastAsia="黑体"/>
                    <w:bCs/>
                    <w:sz w:val="22"/>
                    <w:szCs w:val="22"/>
                  </w:rPr>
                </w:rPrChange>
              </w:rPr>
            </w:pPr>
            <w:r>
              <w:rPr>
                <w:bCs/>
                <w:sz w:val="20"/>
                <w:szCs w:val="21"/>
                <w:rPrChange w:id="474" w:author="吴潇" w:date="2014-12-22T14:17:00Z">
                  <w:rPr>
                    <w:bCs/>
                    <w:sz w:val="22"/>
                    <w:szCs w:val="22"/>
                  </w:rPr>
                </w:rPrChange>
              </w:rPr>
              <w:t>AN5..15</w:t>
            </w:r>
          </w:p>
        </w:tc>
        <w:tc>
          <w:tcPr>
            <w:tcW w:w="5211" w:type="dxa"/>
            <w:vAlign w:val="center"/>
          </w:tcPr>
          <w:p>
            <w:pPr>
              <w:numPr>
                <w:ilvl w:val="0"/>
                <w:numId w:val="0"/>
              </w:numPr>
              <w:spacing w:line="0" w:lineRule="atLeast"/>
              <w:outlineLvl w:val="4"/>
              <w:rPr>
                <w:rFonts w:eastAsia="宋体"/>
                <w:szCs w:val="21"/>
                <w:rPrChange w:id="475" w:author="吴潇" w:date="2014-12-22T14:17:00Z">
                  <w:rPr>
                    <w:rFonts w:eastAsia="黑体"/>
                  </w:rPr>
                </w:rPrChange>
              </w:rPr>
            </w:pPr>
            <w:r>
              <w:rPr>
                <w:rFonts w:hint="eastAsia"/>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77" w:author="吴潇" w:date="2014-12-25T17:02:00Z">
                  <w:rPr>
                    <w:rFonts w:eastAsia="黑体"/>
                    <w:bCs/>
                    <w:sz w:val="22"/>
                    <w:szCs w:val="22"/>
                  </w:rPr>
                </w:rPrChange>
              </w:rPr>
              <w:pPrChange w:id="476" w:author="吴潇" w:date="2014-12-25T17:02:00Z">
                <w:pPr>
                  <w:numPr>
                    <w:ilvl w:val="0"/>
                    <w:numId w:val="0"/>
                  </w:numPr>
                  <w:tabs>
                    <w:tab w:val="clear" w:pos="360"/>
                    <w:tab w:val="clear" w:pos="784"/>
                  </w:tabs>
                  <w:jc w:val="center"/>
                  <w:outlineLvl w:val="4"/>
                </w:pPr>
              </w:pPrChange>
            </w:pPr>
            <w:del w:id="478" w:author="吴潇" w:date="2014-12-25T17:02:00Z">
              <w:r>
                <w:rPr>
                  <w:bCs/>
                  <w:sz w:val="20"/>
                  <w:szCs w:val="21"/>
                  <w:rPrChange w:id="479" w:author="吴潇" w:date="2014-12-25T17:02:00Z">
                    <w:rPr>
                      <w:bCs/>
                      <w:sz w:val="22"/>
                    </w:rPr>
                  </w:rPrChange>
                </w:rPr>
                <w:delText>17</w:delText>
              </w:r>
            </w:del>
          </w:p>
        </w:tc>
        <w:tc>
          <w:tcPr>
            <w:tcW w:w="1180" w:type="dxa"/>
            <w:vAlign w:val="center"/>
          </w:tcPr>
          <w:p>
            <w:pPr>
              <w:numPr>
                <w:ilvl w:val="0"/>
                <w:numId w:val="0"/>
              </w:numPr>
              <w:jc w:val="center"/>
              <w:outlineLvl w:val="4"/>
              <w:rPr>
                <w:rFonts w:eastAsia="宋体"/>
                <w:bCs/>
                <w:sz w:val="20"/>
                <w:szCs w:val="21"/>
                <w:rPrChange w:id="480" w:author="吴潇" w:date="2014-12-22T14:17:00Z">
                  <w:rPr>
                    <w:rFonts w:eastAsia="黑体"/>
                    <w:bCs/>
                    <w:sz w:val="22"/>
                    <w:szCs w:val="22"/>
                  </w:rPr>
                </w:rPrChange>
              </w:rPr>
            </w:pPr>
            <w:r>
              <w:rPr>
                <w:rFonts w:hint="eastAsia"/>
                <w:bCs/>
                <w:sz w:val="20"/>
                <w:szCs w:val="21"/>
                <w:rPrChange w:id="481" w:author="吴潇" w:date="2014-12-22T14:17:00Z">
                  <w:rPr>
                    <w:rFonts w:hint="eastAsia"/>
                    <w:bCs/>
                    <w:sz w:val="22"/>
                    <w:szCs w:val="22"/>
                  </w:rPr>
                </w:rPrChange>
              </w:rPr>
              <w:t>二级商户名称</w:t>
            </w:r>
          </w:p>
        </w:tc>
        <w:tc>
          <w:tcPr>
            <w:tcW w:w="1573" w:type="dxa"/>
            <w:vAlign w:val="center"/>
          </w:tcPr>
          <w:p>
            <w:pPr>
              <w:numPr>
                <w:ilvl w:val="0"/>
                <w:numId w:val="0"/>
              </w:numPr>
              <w:jc w:val="center"/>
              <w:outlineLvl w:val="4"/>
              <w:rPr>
                <w:rFonts w:eastAsia="宋体"/>
                <w:bCs/>
                <w:sz w:val="20"/>
                <w:szCs w:val="21"/>
                <w:rPrChange w:id="482" w:author="吴潇" w:date="2014-12-22T14:17:00Z">
                  <w:rPr>
                    <w:rFonts w:eastAsia="黑体"/>
                    <w:bCs/>
                    <w:sz w:val="22"/>
                    <w:szCs w:val="22"/>
                  </w:rPr>
                </w:rPrChange>
              </w:rPr>
            </w:pPr>
            <w:r>
              <w:rPr>
                <w:bCs/>
                <w:sz w:val="20"/>
                <w:szCs w:val="21"/>
                <w:rPrChange w:id="483" w:author="吴潇" w:date="2014-12-22T14:17:00Z">
                  <w:rPr>
                    <w:bCs/>
                    <w:sz w:val="22"/>
                    <w:szCs w:val="22"/>
                  </w:rPr>
                </w:rPrChange>
              </w:rPr>
              <w:t>subMerName</w:t>
            </w:r>
          </w:p>
        </w:tc>
        <w:tc>
          <w:tcPr>
            <w:tcW w:w="992" w:type="dxa"/>
            <w:vAlign w:val="center"/>
          </w:tcPr>
          <w:p>
            <w:pPr>
              <w:numPr>
                <w:ilvl w:val="0"/>
                <w:numId w:val="0"/>
              </w:numPr>
              <w:jc w:val="center"/>
              <w:outlineLvl w:val="4"/>
              <w:rPr>
                <w:rFonts w:eastAsia="宋体"/>
                <w:bCs/>
                <w:sz w:val="20"/>
                <w:szCs w:val="21"/>
                <w:rPrChange w:id="484" w:author="吴潇" w:date="2014-12-22T14:17:00Z">
                  <w:rPr>
                    <w:rFonts w:eastAsia="黑体"/>
                    <w:bCs/>
                    <w:sz w:val="22"/>
                    <w:szCs w:val="22"/>
                  </w:rPr>
                </w:rPrChange>
              </w:rPr>
            </w:pPr>
            <w:r>
              <w:rPr>
                <w:bCs/>
                <w:sz w:val="20"/>
                <w:szCs w:val="21"/>
                <w:rPrChange w:id="485" w:author="吴潇" w:date="2014-12-22T14:17:00Z">
                  <w:rPr>
                    <w:bCs/>
                    <w:sz w:val="22"/>
                    <w:szCs w:val="22"/>
                  </w:rPr>
                </w:rPrChange>
              </w:rPr>
              <w:t>ANS1..40</w:t>
            </w:r>
          </w:p>
        </w:tc>
        <w:tc>
          <w:tcPr>
            <w:tcW w:w="5211" w:type="dxa"/>
            <w:vAlign w:val="center"/>
          </w:tcPr>
          <w:p>
            <w:pPr>
              <w:numPr>
                <w:ilvl w:val="0"/>
                <w:numId w:val="0"/>
              </w:numPr>
              <w:spacing w:line="0" w:lineRule="atLeast"/>
              <w:outlineLvl w:val="4"/>
              <w:rPr>
                <w:rFonts w:eastAsia="宋体"/>
                <w:szCs w:val="21"/>
                <w:rPrChange w:id="486" w:author="吴潇" w:date="2014-12-22T14:17:00Z">
                  <w:rPr>
                    <w:rFonts w:eastAsia="黑体"/>
                  </w:rPr>
                </w:rPrChange>
              </w:rPr>
            </w:pPr>
            <w:r>
              <w:rPr>
                <w:rFonts w:hint="eastAsia"/>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88" w:author="吴潇" w:date="2014-12-25T17:02:00Z">
                  <w:rPr>
                    <w:rFonts w:eastAsia="黑体"/>
                    <w:bCs/>
                    <w:sz w:val="22"/>
                    <w:szCs w:val="22"/>
                  </w:rPr>
                </w:rPrChange>
              </w:rPr>
              <w:pPrChange w:id="487" w:author="吴潇" w:date="2014-12-25T17:02:00Z">
                <w:pPr>
                  <w:numPr>
                    <w:ilvl w:val="0"/>
                    <w:numId w:val="0"/>
                  </w:numPr>
                  <w:tabs>
                    <w:tab w:val="clear" w:pos="360"/>
                    <w:tab w:val="clear" w:pos="784"/>
                  </w:tabs>
                  <w:jc w:val="center"/>
                  <w:outlineLvl w:val="4"/>
                </w:pPr>
              </w:pPrChange>
            </w:pPr>
            <w:del w:id="489" w:author="吴潇" w:date="2014-12-25T17:02:00Z">
              <w:r>
                <w:rPr>
                  <w:bCs/>
                  <w:sz w:val="20"/>
                  <w:szCs w:val="21"/>
                  <w:rPrChange w:id="490" w:author="吴潇" w:date="2014-12-25T17:02:00Z">
                    <w:rPr>
                      <w:bCs/>
                      <w:sz w:val="22"/>
                    </w:rPr>
                  </w:rPrChange>
                </w:rPr>
                <w:delText>18</w:delText>
              </w:r>
            </w:del>
          </w:p>
        </w:tc>
        <w:tc>
          <w:tcPr>
            <w:tcW w:w="1180" w:type="dxa"/>
            <w:vAlign w:val="center"/>
          </w:tcPr>
          <w:p>
            <w:pPr>
              <w:numPr>
                <w:ilvl w:val="0"/>
                <w:numId w:val="0"/>
              </w:numPr>
              <w:jc w:val="center"/>
              <w:outlineLvl w:val="4"/>
              <w:rPr>
                <w:rFonts w:eastAsia="宋体"/>
                <w:bCs/>
                <w:sz w:val="20"/>
                <w:szCs w:val="21"/>
                <w:rPrChange w:id="491" w:author="吴潇" w:date="2014-12-22T14:17:00Z">
                  <w:rPr>
                    <w:rFonts w:eastAsia="黑体"/>
                    <w:bCs/>
                    <w:sz w:val="22"/>
                    <w:szCs w:val="22"/>
                  </w:rPr>
                </w:rPrChange>
              </w:rPr>
            </w:pPr>
            <w:r>
              <w:rPr>
                <w:rFonts w:hint="eastAsia"/>
                <w:bCs/>
                <w:sz w:val="20"/>
                <w:szCs w:val="21"/>
                <w:rPrChange w:id="492" w:author="吴潇" w:date="2014-12-22T14:17:00Z">
                  <w:rPr>
                    <w:rFonts w:hint="eastAsia"/>
                    <w:bCs/>
                    <w:sz w:val="22"/>
                    <w:szCs w:val="22"/>
                  </w:rPr>
                </w:rPrChange>
              </w:rPr>
              <w:t>二级商户简称</w:t>
            </w:r>
          </w:p>
        </w:tc>
        <w:tc>
          <w:tcPr>
            <w:tcW w:w="1573" w:type="dxa"/>
            <w:vAlign w:val="center"/>
          </w:tcPr>
          <w:p>
            <w:pPr>
              <w:numPr>
                <w:ilvl w:val="0"/>
                <w:numId w:val="0"/>
              </w:numPr>
              <w:jc w:val="center"/>
              <w:outlineLvl w:val="4"/>
              <w:rPr>
                <w:rFonts w:eastAsia="宋体"/>
                <w:bCs/>
                <w:sz w:val="20"/>
                <w:szCs w:val="21"/>
                <w:rPrChange w:id="493" w:author="吴潇" w:date="2014-12-22T14:17:00Z">
                  <w:rPr>
                    <w:rFonts w:eastAsia="黑体"/>
                    <w:bCs/>
                    <w:sz w:val="22"/>
                    <w:szCs w:val="22"/>
                  </w:rPr>
                </w:rPrChange>
              </w:rPr>
            </w:pPr>
            <w:r>
              <w:rPr>
                <w:bCs/>
                <w:sz w:val="20"/>
                <w:szCs w:val="21"/>
                <w:rPrChange w:id="494" w:author="吴潇" w:date="2014-12-22T14:17:00Z">
                  <w:rPr>
                    <w:bCs/>
                    <w:sz w:val="22"/>
                    <w:szCs w:val="22"/>
                  </w:rPr>
                </w:rPrChange>
              </w:rPr>
              <w:t>subMerAbbr</w:t>
            </w:r>
          </w:p>
        </w:tc>
        <w:tc>
          <w:tcPr>
            <w:tcW w:w="992" w:type="dxa"/>
            <w:vAlign w:val="center"/>
          </w:tcPr>
          <w:p>
            <w:pPr>
              <w:numPr>
                <w:ilvl w:val="0"/>
                <w:numId w:val="0"/>
              </w:numPr>
              <w:jc w:val="center"/>
              <w:outlineLvl w:val="4"/>
              <w:rPr>
                <w:rFonts w:eastAsia="宋体"/>
                <w:bCs/>
                <w:sz w:val="20"/>
                <w:szCs w:val="21"/>
                <w:rPrChange w:id="495" w:author="吴潇" w:date="2014-12-22T14:17:00Z">
                  <w:rPr>
                    <w:rFonts w:eastAsia="黑体"/>
                    <w:bCs/>
                    <w:sz w:val="22"/>
                    <w:szCs w:val="22"/>
                  </w:rPr>
                </w:rPrChange>
              </w:rPr>
            </w:pPr>
            <w:r>
              <w:rPr>
                <w:bCs/>
                <w:sz w:val="20"/>
                <w:szCs w:val="21"/>
                <w:rPrChange w:id="496" w:author="吴潇" w:date="2014-12-22T14:17:00Z">
                  <w:rPr>
                    <w:bCs/>
                    <w:sz w:val="22"/>
                    <w:szCs w:val="22"/>
                  </w:rPr>
                </w:rPrChange>
              </w:rPr>
              <w:t>ANS1..16</w:t>
            </w:r>
          </w:p>
        </w:tc>
        <w:tc>
          <w:tcPr>
            <w:tcW w:w="5211" w:type="dxa"/>
            <w:vAlign w:val="center"/>
          </w:tcPr>
          <w:p>
            <w:pPr>
              <w:numPr>
                <w:ilvl w:val="0"/>
                <w:numId w:val="0"/>
              </w:numPr>
              <w:spacing w:line="0" w:lineRule="atLeast"/>
              <w:outlineLvl w:val="4"/>
              <w:rPr>
                <w:rFonts w:eastAsia="宋体"/>
                <w:szCs w:val="21"/>
                <w:rPrChange w:id="497" w:author="吴潇" w:date="2014-12-22T14:17:00Z">
                  <w:rPr>
                    <w:rFonts w:eastAsia="黑体"/>
                  </w:rPr>
                </w:rPrChange>
              </w:rPr>
            </w:pPr>
            <w:r>
              <w:rPr>
                <w:rFonts w:hint="eastAsia"/>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499" w:author="吴潇" w:date="2014-12-25T17:02:00Z">
                  <w:rPr>
                    <w:rFonts w:eastAsia="黑体"/>
                    <w:bCs/>
                    <w:sz w:val="22"/>
                    <w:szCs w:val="22"/>
                  </w:rPr>
                </w:rPrChange>
              </w:rPr>
              <w:pPrChange w:id="498" w:author="吴潇" w:date="2014-12-25T17:02:00Z">
                <w:pPr>
                  <w:numPr>
                    <w:ilvl w:val="0"/>
                    <w:numId w:val="0"/>
                  </w:numPr>
                  <w:tabs>
                    <w:tab w:val="clear" w:pos="360"/>
                    <w:tab w:val="clear" w:pos="784"/>
                  </w:tabs>
                  <w:jc w:val="center"/>
                  <w:outlineLvl w:val="4"/>
                </w:pPr>
              </w:pPrChange>
            </w:pPr>
            <w:del w:id="500" w:author="吴潇" w:date="2014-12-25T17:02:00Z">
              <w:r>
                <w:rPr>
                  <w:bCs/>
                  <w:sz w:val="20"/>
                  <w:szCs w:val="21"/>
                  <w:rPrChange w:id="501" w:author="吴潇" w:date="2014-12-25T17:02:00Z">
                    <w:rPr>
                      <w:bCs/>
                      <w:sz w:val="22"/>
                    </w:rPr>
                  </w:rPrChange>
                </w:rPr>
                <w:delText>19</w:delText>
              </w:r>
            </w:del>
          </w:p>
        </w:tc>
        <w:tc>
          <w:tcPr>
            <w:tcW w:w="1180" w:type="dxa"/>
            <w:vAlign w:val="center"/>
          </w:tcPr>
          <w:p>
            <w:pPr>
              <w:numPr>
                <w:ilvl w:val="0"/>
                <w:numId w:val="0"/>
              </w:numPr>
              <w:jc w:val="center"/>
              <w:outlineLvl w:val="4"/>
              <w:rPr>
                <w:rFonts w:eastAsia="宋体"/>
                <w:bCs/>
                <w:sz w:val="20"/>
                <w:szCs w:val="21"/>
                <w:rPrChange w:id="502" w:author="吴潇" w:date="2014-12-22T14:17:00Z">
                  <w:rPr>
                    <w:rFonts w:eastAsia="黑体"/>
                    <w:bCs/>
                    <w:sz w:val="22"/>
                    <w:szCs w:val="22"/>
                  </w:rPr>
                </w:rPrChange>
              </w:rPr>
            </w:pPr>
            <w:r>
              <w:rPr>
                <w:rFonts w:hint="eastAsia"/>
                <w:bCs/>
                <w:sz w:val="20"/>
                <w:szCs w:val="21"/>
                <w:rPrChange w:id="503" w:author="吴潇" w:date="2014-12-22T14:17:00Z">
                  <w:rPr>
                    <w:rFonts w:hint="eastAsia"/>
                    <w:bCs/>
                    <w:sz w:val="22"/>
                    <w:szCs w:val="22"/>
                  </w:rPr>
                </w:rPrChange>
              </w:rPr>
              <w:t>商户订单号</w:t>
            </w:r>
          </w:p>
        </w:tc>
        <w:tc>
          <w:tcPr>
            <w:tcW w:w="1573" w:type="dxa"/>
            <w:vAlign w:val="center"/>
          </w:tcPr>
          <w:p>
            <w:pPr>
              <w:numPr>
                <w:ilvl w:val="0"/>
                <w:numId w:val="0"/>
              </w:numPr>
              <w:jc w:val="center"/>
              <w:outlineLvl w:val="4"/>
              <w:rPr>
                <w:rFonts w:eastAsia="宋体"/>
                <w:bCs/>
                <w:sz w:val="20"/>
                <w:szCs w:val="21"/>
                <w:rPrChange w:id="504" w:author="吴潇" w:date="2014-12-22T14:17:00Z">
                  <w:rPr>
                    <w:rFonts w:eastAsia="黑体"/>
                    <w:bCs/>
                    <w:sz w:val="22"/>
                    <w:szCs w:val="22"/>
                  </w:rPr>
                </w:rPrChange>
              </w:rPr>
            </w:pPr>
            <w:r>
              <w:rPr>
                <w:bCs/>
                <w:sz w:val="20"/>
                <w:szCs w:val="21"/>
                <w:rPrChange w:id="505" w:author="吴潇" w:date="2014-12-22T14:17:00Z">
                  <w:rPr>
                    <w:bCs/>
                    <w:sz w:val="22"/>
                    <w:szCs w:val="22"/>
                  </w:rPr>
                </w:rPrChange>
              </w:rPr>
              <w:t>orderId</w:t>
            </w:r>
          </w:p>
        </w:tc>
        <w:tc>
          <w:tcPr>
            <w:tcW w:w="992" w:type="dxa"/>
            <w:vAlign w:val="center"/>
          </w:tcPr>
          <w:p>
            <w:pPr>
              <w:numPr>
                <w:ilvl w:val="0"/>
                <w:numId w:val="0"/>
              </w:numPr>
              <w:jc w:val="center"/>
              <w:outlineLvl w:val="4"/>
              <w:rPr>
                <w:rFonts w:eastAsia="宋体"/>
                <w:bCs/>
                <w:sz w:val="20"/>
                <w:szCs w:val="21"/>
                <w:rPrChange w:id="506" w:author="吴潇" w:date="2014-12-22T14:17:00Z">
                  <w:rPr>
                    <w:rFonts w:eastAsia="黑体"/>
                    <w:bCs/>
                    <w:sz w:val="22"/>
                    <w:szCs w:val="22"/>
                  </w:rPr>
                </w:rPrChange>
              </w:rPr>
            </w:pPr>
            <w:r>
              <w:rPr>
                <w:bCs/>
                <w:sz w:val="20"/>
                <w:szCs w:val="21"/>
                <w:rPrChange w:id="507" w:author="吴潇" w:date="2014-12-22T14:17:00Z">
                  <w:rPr>
                    <w:bCs/>
                    <w:sz w:val="22"/>
                    <w:szCs w:val="22"/>
                  </w:rPr>
                </w:rPrChange>
              </w:rPr>
              <w:t>AN</w:t>
            </w:r>
            <w:r>
              <w:rPr>
                <w:bCs/>
                <w:sz w:val="20"/>
                <w:szCs w:val="21"/>
                <w:rPrChange w:id="508" w:author="吴潇" w:date="2014-12-22T14:17:00Z">
                  <w:rPr>
                    <w:bCs/>
                    <w:sz w:val="22"/>
                    <w:szCs w:val="22"/>
                  </w:rPr>
                </w:rPrChange>
              </w:rPr>
              <w:t>8</w:t>
            </w:r>
            <w:r>
              <w:rPr>
                <w:bCs/>
                <w:sz w:val="20"/>
                <w:szCs w:val="21"/>
                <w:rPrChange w:id="509" w:author="吴潇" w:date="2014-12-22T14:17:00Z">
                  <w:rPr>
                    <w:bCs/>
                    <w:sz w:val="22"/>
                    <w:szCs w:val="22"/>
                  </w:rPr>
                </w:rPrChange>
              </w:rPr>
              <w:t>..</w:t>
            </w:r>
            <w:r>
              <w:rPr>
                <w:bCs/>
                <w:sz w:val="20"/>
                <w:szCs w:val="21"/>
                <w:rPrChange w:id="510" w:author="吴潇" w:date="2014-12-22T14:17:00Z">
                  <w:rPr>
                    <w:bCs/>
                    <w:sz w:val="22"/>
                    <w:szCs w:val="22"/>
                  </w:rPr>
                </w:rPrChange>
              </w:rPr>
              <w:t>40</w:t>
            </w:r>
          </w:p>
        </w:tc>
        <w:tc>
          <w:tcPr>
            <w:tcW w:w="5211" w:type="dxa"/>
            <w:vAlign w:val="center"/>
          </w:tcPr>
          <w:p>
            <w:pPr>
              <w:numPr>
                <w:ilvl w:val="0"/>
                <w:numId w:val="0"/>
              </w:numPr>
              <w:spacing w:line="0" w:lineRule="atLeast"/>
              <w:outlineLvl w:val="4"/>
              <w:rPr>
                <w:rFonts w:eastAsia="宋体"/>
                <w:szCs w:val="21"/>
                <w:rPrChange w:id="511" w:author="吴潇" w:date="2014-12-22T14:17:00Z">
                  <w:rPr>
                    <w:rFonts w:eastAsia="黑体"/>
                  </w:rPr>
                </w:rPrChange>
              </w:rPr>
            </w:pPr>
            <w:r>
              <w:rPr>
                <w:rFonts w:hint="eastAsia"/>
                <w:szCs w:val="21"/>
              </w:rPr>
              <w:t>商户订单号，不能含“</w:t>
            </w:r>
            <w:r>
              <w:rPr>
                <w:szCs w:val="21"/>
              </w:rPr>
              <w:t>-”</w:t>
            </w:r>
            <w:r>
              <w:rPr>
                <w:rFonts w:hint="eastAsia"/>
                <w:szCs w:val="21"/>
              </w:rPr>
              <w:t>或“</w:t>
            </w:r>
            <w:r>
              <w:rPr>
                <w:szCs w:val="21"/>
                <w:rPrChange w:id="512" w:author="吴潇" w:date="2014-12-22T14:17:00Z">
                  <w:rPr/>
                </w:rPrChange>
              </w:rPr>
              <w:t>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514" w:author="吴潇" w:date="2014-12-25T17:02:00Z">
                  <w:rPr>
                    <w:rFonts w:eastAsia="黑体"/>
                    <w:bCs/>
                    <w:sz w:val="22"/>
                    <w:szCs w:val="22"/>
                  </w:rPr>
                </w:rPrChange>
              </w:rPr>
              <w:pPrChange w:id="513" w:author="吴潇" w:date="2014-12-25T17:02:00Z">
                <w:pPr>
                  <w:numPr>
                    <w:ilvl w:val="0"/>
                    <w:numId w:val="0"/>
                  </w:numPr>
                  <w:tabs>
                    <w:tab w:val="clear" w:pos="360"/>
                    <w:tab w:val="clear" w:pos="784"/>
                  </w:tabs>
                  <w:jc w:val="center"/>
                  <w:outlineLvl w:val="4"/>
                </w:pPr>
              </w:pPrChange>
            </w:pPr>
            <w:del w:id="515" w:author="吴潇" w:date="2014-12-25T17:02:00Z">
              <w:r>
                <w:rPr>
                  <w:bCs/>
                  <w:sz w:val="20"/>
                  <w:szCs w:val="21"/>
                  <w:rPrChange w:id="516" w:author="吴潇" w:date="2014-12-25T17:02:00Z">
                    <w:rPr>
                      <w:bCs/>
                      <w:sz w:val="22"/>
                    </w:rPr>
                  </w:rPrChange>
                </w:rPr>
                <w:delText>20</w:delText>
              </w:r>
            </w:del>
          </w:p>
        </w:tc>
        <w:tc>
          <w:tcPr>
            <w:tcW w:w="1180" w:type="dxa"/>
            <w:vAlign w:val="center"/>
          </w:tcPr>
          <w:p>
            <w:pPr>
              <w:numPr>
                <w:ilvl w:val="0"/>
                <w:numId w:val="0"/>
              </w:numPr>
              <w:jc w:val="center"/>
              <w:outlineLvl w:val="4"/>
              <w:rPr>
                <w:rFonts w:eastAsia="宋体"/>
                <w:bCs/>
                <w:sz w:val="20"/>
                <w:szCs w:val="21"/>
                <w:rPrChange w:id="517" w:author="吴潇" w:date="2014-12-22T14:17:00Z">
                  <w:rPr>
                    <w:rFonts w:eastAsia="黑体"/>
                    <w:bCs/>
                    <w:sz w:val="22"/>
                    <w:szCs w:val="22"/>
                  </w:rPr>
                </w:rPrChange>
              </w:rPr>
            </w:pPr>
            <w:r>
              <w:rPr>
                <w:rFonts w:hint="eastAsia"/>
                <w:bCs/>
                <w:sz w:val="20"/>
                <w:szCs w:val="21"/>
                <w:rPrChange w:id="518" w:author="吴潇" w:date="2014-12-22T14:17:00Z">
                  <w:rPr>
                    <w:rFonts w:hint="eastAsia"/>
                    <w:bCs/>
                    <w:sz w:val="22"/>
                    <w:szCs w:val="22"/>
                  </w:rPr>
                </w:rPrChange>
              </w:rPr>
              <w:t>订单发送时间</w:t>
            </w:r>
          </w:p>
        </w:tc>
        <w:tc>
          <w:tcPr>
            <w:tcW w:w="1573" w:type="dxa"/>
            <w:vAlign w:val="center"/>
          </w:tcPr>
          <w:p>
            <w:pPr>
              <w:numPr>
                <w:ilvl w:val="0"/>
                <w:numId w:val="0"/>
              </w:numPr>
              <w:jc w:val="center"/>
              <w:outlineLvl w:val="4"/>
              <w:rPr>
                <w:rFonts w:eastAsia="宋体"/>
                <w:bCs/>
                <w:sz w:val="20"/>
                <w:szCs w:val="21"/>
                <w:rPrChange w:id="519" w:author="吴潇" w:date="2014-12-22T14:17:00Z">
                  <w:rPr>
                    <w:rFonts w:eastAsia="黑体"/>
                    <w:bCs/>
                    <w:sz w:val="22"/>
                    <w:szCs w:val="22"/>
                  </w:rPr>
                </w:rPrChange>
              </w:rPr>
            </w:pPr>
            <w:r>
              <w:rPr>
                <w:bCs/>
                <w:sz w:val="20"/>
                <w:szCs w:val="21"/>
                <w:rPrChange w:id="520" w:author="吴潇" w:date="2014-12-22T14:17:00Z">
                  <w:rPr>
                    <w:bCs/>
                    <w:sz w:val="22"/>
                    <w:szCs w:val="22"/>
                  </w:rPr>
                </w:rPrChange>
              </w:rPr>
              <w:t>txnTime</w:t>
            </w:r>
          </w:p>
        </w:tc>
        <w:tc>
          <w:tcPr>
            <w:tcW w:w="992" w:type="dxa"/>
            <w:vAlign w:val="center"/>
          </w:tcPr>
          <w:p>
            <w:pPr>
              <w:numPr>
                <w:ilvl w:val="0"/>
                <w:numId w:val="0"/>
              </w:numPr>
              <w:jc w:val="center"/>
              <w:outlineLvl w:val="4"/>
              <w:rPr>
                <w:rFonts w:eastAsia="宋体"/>
                <w:bCs/>
                <w:sz w:val="20"/>
                <w:szCs w:val="21"/>
                <w:rPrChange w:id="521" w:author="吴潇" w:date="2014-12-22T14:17:00Z">
                  <w:rPr>
                    <w:rFonts w:eastAsia="黑体"/>
                    <w:bCs/>
                    <w:sz w:val="22"/>
                    <w:szCs w:val="22"/>
                  </w:rPr>
                </w:rPrChange>
              </w:rPr>
            </w:pPr>
            <w:r>
              <w:rPr>
                <w:bCs/>
                <w:sz w:val="20"/>
                <w:szCs w:val="21"/>
                <w:rPrChange w:id="522" w:author="吴潇" w:date="2014-12-22T14:17:00Z">
                  <w:rPr>
                    <w:bCs/>
                    <w:sz w:val="22"/>
                    <w:szCs w:val="22"/>
                  </w:rPr>
                </w:rPrChange>
              </w:rPr>
              <w:t>YYYYMMDDhhmmss</w:t>
            </w:r>
          </w:p>
        </w:tc>
        <w:tc>
          <w:tcPr>
            <w:tcW w:w="5211" w:type="dxa"/>
            <w:vAlign w:val="center"/>
          </w:tcPr>
          <w:p>
            <w:pPr>
              <w:numPr>
                <w:ilvl w:val="0"/>
                <w:numId w:val="0"/>
              </w:numPr>
              <w:spacing w:line="0" w:lineRule="atLeast"/>
              <w:outlineLvl w:val="4"/>
              <w:rPr>
                <w:rFonts w:eastAsia="宋体"/>
                <w:szCs w:val="21"/>
                <w:rPrChange w:id="523" w:author="吴潇" w:date="2014-12-22T14:17:00Z">
                  <w:rPr>
                    <w:rFonts w:eastAsia="黑体"/>
                  </w:rPr>
                </w:rPrChange>
              </w:rPr>
            </w:pPr>
            <w:r>
              <w:rPr>
                <w:rFonts w:hint="eastAsia"/>
                <w:szCs w:val="21"/>
              </w:rPr>
              <w:t>商户发送交易时间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525" w:author="吴潇" w:date="2014-12-25T17:02:00Z">
                  <w:rPr>
                    <w:rFonts w:eastAsia="黑体"/>
                    <w:bCs/>
                    <w:sz w:val="22"/>
                    <w:szCs w:val="22"/>
                  </w:rPr>
                </w:rPrChange>
              </w:rPr>
              <w:pPrChange w:id="524" w:author="吴潇" w:date="2014-12-25T17:02:00Z">
                <w:pPr>
                  <w:numPr>
                    <w:ilvl w:val="0"/>
                    <w:numId w:val="0"/>
                  </w:numPr>
                  <w:tabs>
                    <w:tab w:val="clear" w:pos="360"/>
                    <w:tab w:val="clear" w:pos="784"/>
                  </w:tabs>
                  <w:jc w:val="center"/>
                  <w:outlineLvl w:val="4"/>
                </w:pPr>
              </w:pPrChange>
            </w:pPr>
            <w:del w:id="526" w:author="吴潇" w:date="2014-12-25T17:02:00Z">
              <w:r>
                <w:rPr>
                  <w:bCs/>
                  <w:sz w:val="20"/>
                  <w:szCs w:val="21"/>
                  <w:rPrChange w:id="527" w:author="吴潇" w:date="2014-12-25T17:02:00Z">
                    <w:rPr>
                      <w:bCs/>
                      <w:sz w:val="22"/>
                    </w:rPr>
                  </w:rPrChange>
                </w:rPr>
                <w:delText>21</w:delText>
              </w:r>
            </w:del>
          </w:p>
        </w:tc>
        <w:tc>
          <w:tcPr>
            <w:tcW w:w="1180" w:type="dxa"/>
            <w:vAlign w:val="center"/>
          </w:tcPr>
          <w:p>
            <w:pPr>
              <w:numPr>
                <w:ilvl w:val="0"/>
                <w:numId w:val="0"/>
              </w:numPr>
              <w:jc w:val="center"/>
              <w:outlineLvl w:val="4"/>
              <w:rPr>
                <w:rFonts w:eastAsia="宋体"/>
                <w:bCs/>
                <w:sz w:val="20"/>
                <w:szCs w:val="21"/>
                <w:rPrChange w:id="528" w:author="吴潇" w:date="2014-12-22T14:17:00Z">
                  <w:rPr>
                    <w:rFonts w:eastAsia="黑体"/>
                    <w:bCs/>
                    <w:sz w:val="22"/>
                    <w:szCs w:val="22"/>
                  </w:rPr>
                </w:rPrChange>
              </w:rPr>
            </w:pPr>
            <w:r>
              <w:rPr>
                <w:rFonts w:hint="eastAsia"/>
                <w:bCs/>
                <w:sz w:val="20"/>
                <w:szCs w:val="21"/>
                <w:rPrChange w:id="529" w:author="吴潇" w:date="2014-12-22T14:17:00Z">
                  <w:rPr>
                    <w:rFonts w:hint="eastAsia"/>
                    <w:bCs/>
                    <w:sz w:val="22"/>
                    <w:szCs w:val="22"/>
                  </w:rPr>
                </w:rPrChange>
              </w:rPr>
              <w:t>订单接收超时时间</w:t>
            </w:r>
          </w:p>
        </w:tc>
        <w:tc>
          <w:tcPr>
            <w:tcW w:w="1573" w:type="dxa"/>
            <w:vAlign w:val="center"/>
          </w:tcPr>
          <w:p>
            <w:pPr>
              <w:numPr>
                <w:ilvl w:val="0"/>
                <w:numId w:val="0"/>
              </w:numPr>
              <w:jc w:val="center"/>
              <w:outlineLvl w:val="4"/>
              <w:rPr>
                <w:rFonts w:eastAsia="宋体"/>
                <w:bCs/>
                <w:sz w:val="20"/>
                <w:szCs w:val="21"/>
                <w:rPrChange w:id="530" w:author="吴潇" w:date="2014-12-22T14:17:00Z">
                  <w:rPr>
                    <w:rFonts w:eastAsia="黑体"/>
                    <w:bCs/>
                    <w:sz w:val="22"/>
                    <w:szCs w:val="22"/>
                  </w:rPr>
                </w:rPrChange>
              </w:rPr>
            </w:pPr>
            <w:r>
              <w:rPr>
                <w:bCs/>
                <w:sz w:val="20"/>
                <w:szCs w:val="21"/>
                <w:rPrChange w:id="531" w:author="吴潇" w:date="2014-12-22T14:17:00Z">
                  <w:rPr>
                    <w:bCs/>
                    <w:sz w:val="22"/>
                    <w:szCs w:val="22"/>
                  </w:rPr>
                </w:rPrChange>
              </w:rPr>
              <w:t>orderTimeout</w:t>
            </w:r>
          </w:p>
        </w:tc>
        <w:tc>
          <w:tcPr>
            <w:tcW w:w="992" w:type="dxa"/>
            <w:vAlign w:val="center"/>
          </w:tcPr>
          <w:p>
            <w:pPr>
              <w:numPr>
                <w:ilvl w:val="0"/>
                <w:numId w:val="0"/>
              </w:numPr>
              <w:jc w:val="center"/>
              <w:outlineLvl w:val="4"/>
              <w:rPr>
                <w:rFonts w:eastAsia="宋体"/>
                <w:bCs/>
                <w:sz w:val="20"/>
                <w:szCs w:val="21"/>
                <w:rPrChange w:id="532" w:author="吴潇" w:date="2014-12-22T14:17:00Z">
                  <w:rPr>
                    <w:rFonts w:eastAsia="黑体"/>
                    <w:bCs/>
                    <w:sz w:val="22"/>
                    <w:szCs w:val="22"/>
                  </w:rPr>
                </w:rPrChange>
              </w:rPr>
            </w:pPr>
            <w:r>
              <w:rPr>
                <w:bCs/>
                <w:sz w:val="20"/>
                <w:szCs w:val="21"/>
                <w:rPrChange w:id="533" w:author="吴潇" w:date="2014-12-22T14:17:00Z">
                  <w:rPr>
                    <w:bCs/>
                    <w:sz w:val="22"/>
                    <w:szCs w:val="22"/>
                  </w:rPr>
                </w:rPrChange>
              </w:rPr>
              <w:t>N1..10</w:t>
            </w:r>
          </w:p>
        </w:tc>
        <w:tc>
          <w:tcPr>
            <w:tcW w:w="5211" w:type="dxa"/>
            <w:vAlign w:val="center"/>
          </w:tcPr>
          <w:p>
            <w:pPr>
              <w:numPr>
                <w:ilvl w:val="0"/>
                <w:numId w:val="0"/>
              </w:numPr>
              <w:outlineLvl w:val="4"/>
              <w:rPr>
                <w:rFonts w:eastAsia="宋体"/>
                <w:szCs w:val="21"/>
                <w:rPrChange w:id="534" w:author="吴潇" w:date="2014-12-22T14:17:00Z">
                  <w:rPr>
                    <w:rFonts w:eastAsia="黑体"/>
                  </w:rPr>
                </w:rPrChange>
              </w:rPr>
            </w:pPr>
            <w:r>
              <w:rPr>
                <w:rFonts w:hint="eastAsia"/>
                <w:szCs w:val="21"/>
              </w:rPr>
              <w:t>单位为毫秒，交易发生时，该笔交易在银联互联网系统中有效的最长时间。当距离交易发送时间超过该时间时，银联互联网系统不再为该笔交易提供支付服务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536" w:author="吴潇" w:date="2014-12-25T17:02:00Z">
                  <w:rPr>
                    <w:rFonts w:eastAsia="黑体"/>
                    <w:bCs/>
                    <w:sz w:val="22"/>
                    <w:szCs w:val="22"/>
                  </w:rPr>
                </w:rPrChange>
              </w:rPr>
              <w:pPrChange w:id="535" w:author="吴潇" w:date="2014-12-25T17:02:00Z">
                <w:pPr>
                  <w:numPr>
                    <w:ilvl w:val="0"/>
                    <w:numId w:val="0"/>
                  </w:numPr>
                  <w:tabs>
                    <w:tab w:val="clear" w:pos="360"/>
                    <w:tab w:val="clear" w:pos="784"/>
                  </w:tabs>
                  <w:jc w:val="center"/>
                  <w:outlineLvl w:val="4"/>
                </w:pPr>
              </w:pPrChange>
            </w:pPr>
            <w:del w:id="537" w:author="吴潇" w:date="2014-12-25T17:02:00Z">
              <w:r>
                <w:rPr>
                  <w:bCs/>
                  <w:sz w:val="20"/>
                  <w:szCs w:val="21"/>
                  <w:rPrChange w:id="538" w:author="吴潇" w:date="2014-12-25T17:02:00Z">
                    <w:rPr>
                      <w:bCs/>
                      <w:sz w:val="22"/>
                    </w:rPr>
                  </w:rPrChange>
                </w:rPr>
                <w:delText>2</w:delText>
              </w:r>
            </w:del>
            <w:del w:id="539" w:author="吴潇" w:date="2014-12-25T17:02:00Z">
              <w:r>
                <w:rPr>
                  <w:bCs/>
                  <w:sz w:val="20"/>
                  <w:szCs w:val="21"/>
                  <w:rPrChange w:id="540" w:author="吴潇" w:date="2014-12-25T17:02:00Z">
                    <w:rPr>
                      <w:bCs/>
                      <w:sz w:val="22"/>
                    </w:rPr>
                  </w:rPrChange>
                </w:rPr>
                <w:delText>2</w:delText>
              </w:r>
            </w:del>
          </w:p>
        </w:tc>
        <w:tc>
          <w:tcPr>
            <w:tcW w:w="1180" w:type="dxa"/>
            <w:vAlign w:val="center"/>
          </w:tcPr>
          <w:p>
            <w:pPr>
              <w:numPr>
                <w:ilvl w:val="0"/>
                <w:numId w:val="0"/>
              </w:numPr>
              <w:jc w:val="center"/>
              <w:outlineLvl w:val="4"/>
              <w:rPr>
                <w:rFonts w:eastAsia="宋体"/>
                <w:bCs/>
                <w:sz w:val="20"/>
                <w:szCs w:val="21"/>
                <w:rPrChange w:id="541" w:author="吴潇" w:date="2014-12-22T14:17:00Z">
                  <w:rPr>
                    <w:rFonts w:eastAsia="黑体"/>
                    <w:bCs/>
                    <w:sz w:val="22"/>
                    <w:szCs w:val="22"/>
                  </w:rPr>
                </w:rPrChange>
              </w:rPr>
            </w:pPr>
            <w:r>
              <w:rPr>
                <w:rFonts w:hint="eastAsia"/>
                <w:bCs/>
                <w:sz w:val="20"/>
                <w:szCs w:val="21"/>
                <w:rPrChange w:id="542" w:author="吴潇" w:date="2014-12-22T14:17:00Z">
                  <w:rPr>
                    <w:rFonts w:hint="eastAsia"/>
                    <w:bCs/>
                    <w:sz w:val="22"/>
                    <w:szCs w:val="22"/>
                  </w:rPr>
                </w:rPrChange>
              </w:rPr>
              <w:t>支付超时</w:t>
            </w:r>
            <w:r>
              <w:rPr>
                <w:rFonts w:hint="eastAsia"/>
                <w:bCs/>
                <w:sz w:val="20"/>
                <w:szCs w:val="21"/>
                <w:rPrChange w:id="543" w:author="吴潇" w:date="2014-12-22T14:17:00Z">
                  <w:rPr>
                    <w:rFonts w:hint="eastAsia"/>
                    <w:bCs/>
                    <w:sz w:val="22"/>
                    <w:szCs w:val="22"/>
                  </w:rPr>
                </w:rPrChange>
              </w:rPr>
              <w:t>时间</w:t>
            </w:r>
          </w:p>
        </w:tc>
        <w:tc>
          <w:tcPr>
            <w:tcW w:w="1573" w:type="dxa"/>
            <w:vAlign w:val="center"/>
          </w:tcPr>
          <w:p>
            <w:pPr>
              <w:numPr>
                <w:ilvl w:val="0"/>
                <w:numId w:val="0"/>
              </w:numPr>
              <w:jc w:val="center"/>
              <w:outlineLvl w:val="4"/>
              <w:rPr>
                <w:rFonts w:eastAsia="宋体"/>
                <w:bCs/>
                <w:sz w:val="20"/>
                <w:szCs w:val="21"/>
                <w:rPrChange w:id="544" w:author="吴潇" w:date="2014-12-22T14:17:00Z">
                  <w:rPr>
                    <w:rFonts w:eastAsia="黑体"/>
                    <w:bCs/>
                    <w:sz w:val="22"/>
                    <w:szCs w:val="22"/>
                  </w:rPr>
                </w:rPrChange>
              </w:rPr>
            </w:pPr>
            <w:r>
              <w:rPr>
                <w:bCs/>
                <w:sz w:val="20"/>
                <w:szCs w:val="21"/>
                <w:rPrChange w:id="545" w:author="吴潇" w:date="2014-12-22T14:17:00Z">
                  <w:rPr>
                    <w:bCs/>
                    <w:sz w:val="22"/>
                    <w:szCs w:val="22"/>
                  </w:rPr>
                </w:rPrChange>
              </w:rPr>
              <w:t>payTimeout</w:t>
            </w:r>
          </w:p>
        </w:tc>
        <w:tc>
          <w:tcPr>
            <w:tcW w:w="992" w:type="dxa"/>
            <w:vAlign w:val="center"/>
          </w:tcPr>
          <w:p>
            <w:pPr>
              <w:numPr>
                <w:ilvl w:val="0"/>
                <w:numId w:val="0"/>
              </w:numPr>
              <w:jc w:val="center"/>
              <w:outlineLvl w:val="4"/>
              <w:rPr>
                <w:rFonts w:eastAsia="宋体"/>
                <w:bCs/>
                <w:sz w:val="20"/>
                <w:szCs w:val="21"/>
                <w:rPrChange w:id="546" w:author="吴潇" w:date="2014-12-22T14:17:00Z">
                  <w:rPr>
                    <w:rFonts w:eastAsia="黑体"/>
                    <w:bCs/>
                    <w:sz w:val="22"/>
                    <w:szCs w:val="22"/>
                  </w:rPr>
                </w:rPrChange>
              </w:rPr>
            </w:pPr>
            <w:r>
              <w:rPr>
                <w:bCs/>
                <w:sz w:val="20"/>
                <w:szCs w:val="21"/>
                <w:rPrChange w:id="547" w:author="吴潇" w:date="2014-12-22T14:17:00Z">
                  <w:rPr>
                    <w:bCs/>
                    <w:sz w:val="22"/>
                    <w:szCs w:val="22"/>
                  </w:rPr>
                </w:rPrChange>
              </w:rPr>
              <w:t>YYYY</w:t>
            </w:r>
            <w:r>
              <w:rPr>
                <w:bCs/>
                <w:sz w:val="20"/>
                <w:szCs w:val="21"/>
                <w:rPrChange w:id="548" w:author="吴潇" w:date="2014-12-22T14:17:00Z">
                  <w:rPr>
                    <w:bCs/>
                    <w:sz w:val="22"/>
                    <w:szCs w:val="22"/>
                  </w:rPr>
                </w:rPrChange>
              </w:rPr>
              <w:t>MMDDhhmmss</w:t>
            </w:r>
          </w:p>
        </w:tc>
        <w:tc>
          <w:tcPr>
            <w:tcW w:w="5211" w:type="dxa"/>
            <w:vAlign w:val="center"/>
          </w:tcPr>
          <w:p>
            <w:pPr>
              <w:numPr>
                <w:ilvl w:val="0"/>
                <w:numId w:val="0"/>
              </w:numPr>
              <w:outlineLvl w:val="4"/>
              <w:rPr>
                <w:rFonts w:eastAsia="宋体"/>
                <w:szCs w:val="21"/>
                <w:rPrChange w:id="549" w:author="吴潇" w:date="2014-12-22T14:17:00Z">
                  <w:rPr>
                    <w:rFonts w:eastAsia="黑体"/>
                  </w:rPr>
                </w:rPrChange>
              </w:rPr>
            </w:pPr>
            <w:r>
              <w:rPr>
                <w:rFonts w:hint="eastAsia"/>
                <w:szCs w:val="21"/>
              </w:rPr>
              <w:t>订单支付超时时间，超过此时间用户支付成功的交易，不通知商户，系统自动退款，大约</w:t>
            </w:r>
            <w:r>
              <w:rPr>
                <w:szCs w:val="21"/>
              </w:rPr>
              <w:t>5</w:t>
            </w:r>
            <w:r>
              <w:rPr>
                <w:rFonts w:hint="eastAsia"/>
                <w:szCs w:val="21"/>
              </w:rPr>
              <w:t>个工作日金额返还到用户账户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551" w:author="吴潇" w:date="2014-12-25T17:02:00Z">
                  <w:rPr>
                    <w:rFonts w:eastAsia="黑体"/>
                    <w:bCs/>
                    <w:sz w:val="22"/>
                    <w:szCs w:val="22"/>
                  </w:rPr>
                </w:rPrChange>
              </w:rPr>
              <w:pPrChange w:id="550" w:author="吴潇" w:date="2014-12-25T17:02:00Z">
                <w:pPr>
                  <w:numPr>
                    <w:ilvl w:val="0"/>
                    <w:numId w:val="0"/>
                  </w:numPr>
                  <w:tabs>
                    <w:tab w:val="clear" w:pos="360"/>
                    <w:tab w:val="clear" w:pos="784"/>
                  </w:tabs>
                  <w:jc w:val="center"/>
                  <w:outlineLvl w:val="4"/>
                </w:pPr>
              </w:pPrChange>
            </w:pPr>
            <w:del w:id="552" w:author="吴潇" w:date="2014-12-25T17:02:00Z">
              <w:r>
                <w:rPr>
                  <w:bCs/>
                  <w:sz w:val="20"/>
                  <w:szCs w:val="21"/>
                  <w:rPrChange w:id="553" w:author="吴潇" w:date="2014-12-25T17:02:00Z">
                    <w:rPr>
                      <w:bCs/>
                      <w:sz w:val="22"/>
                    </w:rPr>
                  </w:rPrChange>
                </w:rPr>
                <w:delText>23</w:delText>
              </w:r>
            </w:del>
          </w:p>
        </w:tc>
        <w:tc>
          <w:tcPr>
            <w:tcW w:w="1180" w:type="dxa"/>
            <w:vAlign w:val="center"/>
          </w:tcPr>
          <w:p>
            <w:pPr>
              <w:numPr>
                <w:ilvl w:val="0"/>
                <w:numId w:val="0"/>
              </w:numPr>
              <w:jc w:val="center"/>
              <w:outlineLvl w:val="4"/>
              <w:rPr>
                <w:rFonts w:eastAsia="宋体"/>
                <w:bCs/>
                <w:sz w:val="20"/>
                <w:szCs w:val="21"/>
                <w:rPrChange w:id="554" w:author="吴潇" w:date="2014-12-22T14:17:00Z">
                  <w:rPr>
                    <w:rFonts w:eastAsia="黑体"/>
                    <w:bCs/>
                    <w:sz w:val="22"/>
                    <w:szCs w:val="22"/>
                  </w:rPr>
                </w:rPrChange>
              </w:rPr>
            </w:pPr>
            <w:r>
              <w:rPr>
                <w:rFonts w:hint="eastAsia"/>
                <w:bCs/>
                <w:sz w:val="20"/>
                <w:szCs w:val="21"/>
                <w:rPrChange w:id="555" w:author="吴潇" w:date="2014-12-22T14:17:00Z">
                  <w:rPr>
                    <w:rFonts w:hint="eastAsia"/>
                    <w:bCs/>
                    <w:sz w:val="22"/>
                    <w:szCs w:val="22"/>
                  </w:rPr>
                </w:rPrChange>
              </w:rPr>
              <w:t>默认支付方式</w:t>
            </w:r>
          </w:p>
        </w:tc>
        <w:tc>
          <w:tcPr>
            <w:tcW w:w="1573" w:type="dxa"/>
            <w:vAlign w:val="center"/>
          </w:tcPr>
          <w:p>
            <w:pPr>
              <w:numPr>
                <w:ilvl w:val="0"/>
                <w:numId w:val="0"/>
              </w:numPr>
              <w:jc w:val="center"/>
              <w:outlineLvl w:val="4"/>
              <w:rPr>
                <w:rFonts w:eastAsia="宋体"/>
                <w:bCs/>
                <w:sz w:val="20"/>
                <w:szCs w:val="21"/>
                <w:rPrChange w:id="556" w:author="吴潇" w:date="2014-12-22T14:17:00Z">
                  <w:rPr>
                    <w:rFonts w:eastAsia="黑体"/>
                    <w:bCs/>
                    <w:sz w:val="22"/>
                    <w:szCs w:val="22"/>
                  </w:rPr>
                </w:rPrChange>
              </w:rPr>
            </w:pPr>
            <w:r>
              <w:rPr>
                <w:bCs/>
                <w:sz w:val="20"/>
                <w:szCs w:val="21"/>
                <w:rPrChange w:id="557" w:author="吴潇" w:date="2014-12-22T14:17:00Z">
                  <w:rPr>
                    <w:bCs/>
                    <w:sz w:val="22"/>
                    <w:szCs w:val="22"/>
                  </w:rPr>
                </w:rPrChange>
              </w:rPr>
              <w:t>defaultPayType</w:t>
            </w:r>
          </w:p>
        </w:tc>
        <w:tc>
          <w:tcPr>
            <w:tcW w:w="992" w:type="dxa"/>
            <w:vAlign w:val="center"/>
          </w:tcPr>
          <w:p>
            <w:pPr>
              <w:numPr>
                <w:ilvl w:val="0"/>
                <w:numId w:val="0"/>
              </w:numPr>
              <w:jc w:val="center"/>
              <w:outlineLvl w:val="4"/>
              <w:rPr>
                <w:rFonts w:eastAsia="宋体"/>
                <w:bCs/>
                <w:sz w:val="20"/>
                <w:szCs w:val="21"/>
                <w:rPrChange w:id="558" w:author="吴潇" w:date="2014-12-22T14:17:00Z">
                  <w:rPr>
                    <w:rFonts w:eastAsia="黑体"/>
                    <w:bCs/>
                    <w:sz w:val="22"/>
                    <w:szCs w:val="22"/>
                  </w:rPr>
                </w:rPrChange>
              </w:rPr>
            </w:pPr>
            <w:r>
              <w:rPr>
                <w:bCs/>
                <w:sz w:val="20"/>
                <w:szCs w:val="21"/>
                <w:rPrChange w:id="559" w:author="吴潇" w:date="2014-12-22T14:17:00Z">
                  <w:rPr>
                    <w:bCs/>
                    <w:sz w:val="22"/>
                    <w:szCs w:val="22"/>
                  </w:rPr>
                </w:rPrChange>
              </w:rPr>
              <w:t>N4</w:t>
            </w:r>
          </w:p>
        </w:tc>
        <w:tc>
          <w:tcPr>
            <w:tcW w:w="5211" w:type="dxa"/>
            <w:vAlign w:val="center"/>
          </w:tcPr>
          <w:p>
            <w:pPr>
              <w:numPr>
                <w:ilvl w:val="0"/>
                <w:numId w:val="0"/>
              </w:numPr>
              <w:outlineLvl w:val="4"/>
              <w:rPr>
                <w:rFonts w:eastAsia="宋体"/>
                <w:szCs w:val="21"/>
                <w:rPrChange w:id="560" w:author="吴潇" w:date="2014-12-22T14:17:00Z">
                  <w:rPr>
                    <w:rFonts w:eastAsia="黑体"/>
                  </w:rPr>
                </w:rPrChange>
              </w:rPr>
            </w:pPr>
            <w:r>
              <w:rPr>
                <w:rFonts w:hint="eastAsia"/>
                <w:szCs w:val="21"/>
              </w:rPr>
              <w:t>取值如下：</w:t>
            </w:r>
          </w:p>
          <w:p>
            <w:pPr>
              <w:numPr>
                <w:ilvl w:val="0"/>
                <w:numId w:val="0"/>
              </w:numPr>
              <w:spacing w:line="0" w:lineRule="atLeast"/>
              <w:ind w:left="315"/>
              <w:outlineLvl w:val="4"/>
              <w:rPr>
                <w:rFonts w:eastAsia="宋体"/>
                <w:szCs w:val="21"/>
                <w:rPrChange w:id="561" w:author="吴潇" w:date="2014-12-22T14:17:00Z">
                  <w:rPr>
                    <w:rFonts w:eastAsia="黑体"/>
                  </w:rPr>
                </w:rPrChange>
              </w:rPr>
            </w:pPr>
            <w:r>
              <w:rPr>
                <w:szCs w:val="21"/>
                <w:rPrChange w:id="562" w:author="吴潇" w:date="2014-12-22T14:17:00Z">
                  <w:rPr/>
                </w:rPrChange>
              </w:rPr>
              <w:t>0001</w:t>
            </w:r>
            <w:r>
              <w:rPr>
                <w:rFonts w:hint="eastAsia"/>
                <w:szCs w:val="21"/>
                <w:rPrChange w:id="563" w:author="吴潇" w:date="2014-12-22T14:17:00Z">
                  <w:rPr>
                    <w:rFonts w:hint="eastAsia"/>
                  </w:rPr>
                </w:rPrChange>
              </w:rPr>
              <w:t>：认证支付</w:t>
            </w:r>
          </w:p>
          <w:p>
            <w:pPr>
              <w:numPr>
                <w:ilvl w:val="0"/>
                <w:numId w:val="0"/>
              </w:numPr>
              <w:spacing w:line="0" w:lineRule="atLeast"/>
              <w:rPr>
                <w:szCs w:val="21"/>
                <w:rPrChange w:id="564" w:author="吴潇" w:date="2014-12-22T14:17:00Z">
                  <w:rPr/>
                </w:rPrChange>
              </w:rPr>
            </w:pPr>
            <w:r>
              <w:rPr>
                <w:szCs w:val="21"/>
                <w:rPrChange w:id="565" w:author="吴潇" w:date="2014-12-22T14:17:00Z">
                  <w:rPr/>
                </w:rPrChange>
              </w:rPr>
              <w:t xml:space="preserve">   0004</w:t>
            </w:r>
            <w:r>
              <w:rPr>
                <w:rFonts w:hint="eastAsia"/>
                <w:szCs w:val="21"/>
                <w:rPrChange w:id="566" w:author="吴潇" w:date="2014-12-22T14:17:00Z">
                  <w:rPr>
                    <w:rFonts w:hint="eastAsia"/>
                  </w:rPr>
                </w:rPrChange>
              </w:rPr>
              <w:t>：储值卡支付</w:t>
            </w:r>
          </w:p>
          <w:p>
            <w:pPr>
              <w:numPr>
                <w:ilvl w:val="0"/>
                <w:numId w:val="0"/>
              </w:numPr>
              <w:spacing w:line="0" w:lineRule="atLeast"/>
              <w:rPr>
                <w:szCs w:val="21"/>
                <w:rPrChange w:id="567" w:author="吴潇" w:date="2014-12-22T14:17:00Z">
                  <w:rPr/>
                </w:rPrChange>
              </w:rPr>
            </w:pPr>
            <w:r>
              <w:rPr>
                <w:szCs w:val="21"/>
                <w:rPrChange w:id="568" w:author="吴潇" w:date="2014-12-22T14:17:00Z">
                  <w:rPr/>
                </w:rPrChange>
              </w:rPr>
              <w:t xml:space="preserve">   0005</w:t>
            </w:r>
            <w:r>
              <w:rPr>
                <w:rFonts w:hint="eastAsia"/>
                <w:szCs w:val="21"/>
                <w:rPrChange w:id="569" w:author="吴潇" w:date="2014-12-22T14:17:00Z">
                  <w:rPr>
                    <w:rFonts w:hint="eastAsia"/>
                  </w:rPr>
                </w:rPrChange>
              </w:rPr>
              <w:t>：</w:t>
            </w:r>
            <w:r>
              <w:rPr>
                <w:szCs w:val="21"/>
                <w:rPrChange w:id="570" w:author="吴潇" w:date="2014-12-22T14:17:00Z">
                  <w:rPr/>
                </w:rPrChange>
              </w:rPr>
              <w:t>IC</w:t>
            </w:r>
            <w:r>
              <w:rPr>
                <w:rFonts w:hint="eastAsia"/>
                <w:szCs w:val="21"/>
                <w:rPrChange w:id="571" w:author="吴潇" w:date="2014-12-22T14:17:00Z">
                  <w:rPr>
                    <w:rFonts w:hint="eastAsia"/>
                  </w:rPr>
                </w:rPrChange>
              </w:rPr>
              <w:t>卡支付</w:t>
            </w:r>
          </w:p>
          <w:p>
            <w:pPr>
              <w:numPr>
                <w:ilvl w:val="0"/>
                <w:numId w:val="0"/>
              </w:numPr>
              <w:spacing w:line="0" w:lineRule="atLeast"/>
              <w:rPr>
                <w:szCs w:val="21"/>
                <w:rPrChange w:id="572" w:author="吴潇" w:date="2014-12-22T14:17:00Z">
                  <w:rPr/>
                </w:rPrChange>
              </w:rPr>
            </w:pPr>
            <w:r>
              <w:rPr>
                <w:szCs w:val="21"/>
                <w:rPrChange w:id="573" w:author="吴潇" w:date="2014-12-22T14:17:00Z">
                  <w:rPr/>
                </w:rPrChange>
              </w:rPr>
              <w:t xml:space="preserve">   0201</w:t>
            </w:r>
            <w:r>
              <w:rPr>
                <w:rFonts w:hint="eastAsia"/>
                <w:szCs w:val="21"/>
                <w:rPrChange w:id="574" w:author="吴潇" w:date="2014-12-22T14:17:00Z">
                  <w:rPr>
                    <w:rFonts w:hint="eastAsia"/>
                  </w:rPr>
                </w:rPrChange>
              </w:rPr>
              <w:t>：网银支付</w:t>
            </w:r>
          </w:p>
          <w:p>
            <w:pPr>
              <w:numPr>
                <w:ilvl w:val="0"/>
                <w:numId w:val="0"/>
              </w:numPr>
              <w:spacing w:line="0" w:lineRule="atLeast"/>
              <w:rPr>
                <w:szCs w:val="21"/>
                <w:rPrChange w:id="575" w:author="吴潇" w:date="2014-12-22T14:17:00Z">
                  <w:rPr/>
                </w:rPrChange>
              </w:rPr>
            </w:pPr>
            <w:r>
              <w:rPr>
                <w:szCs w:val="21"/>
                <w:rPrChange w:id="576" w:author="吴潇" w:date="2014-12-22T14:17:00Z">
                  <w:rPr/>
                </w:rPrChange>
              </w:rPr>
              <w:t xml:space="preserve">   0404</w:t>
            </w:r>
            <w:r>
              <w:rPr>
                <w:rFonts w:hint="eastAsia"/>
                <w:szCs w:val="21"/>
                <w:rPrChange w:id="577" w:author="吴潇" w:date="2014-12-22T14:17:00Z">
                  <w:rPr>
                    <w:rFonts w:hint="eastAsia"/>
                  </w:rPr>
                </w:rPrChange>
              </w:rPr>
              <w:t>：互联网订单手机支付</w:t>
            </w:r>
            <w:r>
              <w:rPr>
                <w:szCs w:val="21"/>
                <w:rPrChange w:id="578" w:author="吴潇" w:date="2014-12-22T14:17:00Z">
                  <w:rPr/>
                </w:rPrChang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580" w:author="吴潇" w:date="2014-12-25T17:02:00Z">
                  <w:rPr>
                    <w:rFonts w:eastAsia="黑体"/>
                    <w:bCs/>
                    <w:sz w:val="22"/>
                    <w:szCs w:val="22"/>
                  </w:rPr>
                </w:rPrChange>
              </w:rPr>
              <w:pPrChange w:id="579" w:author="吴潇" w:date="2014-12-25T17:02:00Z">
                <w:pPr>
                  <w:numPr>
                    <w:ilvl w:val="0"/>
                    <w:numId w:val="0"/>
                  </w:numPr>
                  <w:tabs>
                    <w:tab w:val="clear" w:pos="360"/>
                    <w:tab w:val="clear" w:pos="784"/>
                  </w:tabs>
                  <w:jc w:val="center"/>
                  <w:outlineLvl w:val="4"/>
                </w:pPr>
              </w:pPrChange>
            </w:pPr>
            <w:del w:id="581" w:author="吴潇" w:date="2014-12-25T17:02:00Z">
              <w:r>
                <w:rPr>
                  <w:bCs/>
                  <w:sz w:val="20"/>
                  <w:szCs w:val="21"/>
                  <w:rPrChange w:id="582" w:author="吴潇" w:date="2014-12-25T17:02:00Z">
                    <w:rPr>
                      <w:bCs/>
                      <w:sz w:val="22"/>
                    </w:rPr>
                  </w:rPrChange>
                </w:rPr>
                <w:delText>24</w:delText>
              </w:r>
            </w:del>
          </w:p>
        </w:tc>
        <w:tc>
          <w:tcPr>
            <w:tcW w:w="1180" w:type="dxa"/>
            <w:vAlign w:val="center"/>
          </w:tcPr>
          <w:p>
            <w:pPr>
              <w:numPr>
                <w:ilvl w:val="0"/>
                <w:numId w:val="0"/>
              </w:numPr>
              <w:jc w:val="center"/>
              <w:outlineLvl w:val="4"/>
              <w:rPr>
                <w:rFonts w:eastAsia="宋体"/>
                <w:bCs/>
                <w:sz w:val="20"/>
                <w:szCs w:val="21"/>
                <w:rPrChange w:id="583" w:author="吴潇" w:date="2014-12-22T14:17:00Z">
                  <w:rPr>
                    <w:rFonts w:eastAsia="黑体"/>
                    <w:bCs/>
                    <w:sz w:val="22"/>
                    <w:szCs w:val="22"/>
                  </w:rPr>
                </w:rPrChange>
              </w:rPr>
            </w:pPr>
            <w:r>
              <w:rPr>
                <w:rFonts w:hint="eastAsia"/>
                <w:bCs/>
                <w:sz w:val="20"/>
                <w:szCs w:val="21"/>
                <w:rPrChange w:id="584" w:author="吴潇" w:date="2014-12-22T14:17:00Z">
                  <w:rPr>
                    <w:rFonts w:hint="eastAsia"/>
                    <w:bCs/>
                    <w:sz w:val="22"/>
                    <w:szCs w:val="22"/>
                  </w:rPr>
                </w:rPrChange>
              </w:rPr>
              <w:t>支持支付方式</w:t>
            </w:r>
          </w:p>
        </w:tc>
        <w:tc>
          <w:tcPr>
            <w:tcW w:w="1573" w:type="dxa"/>
            <w:vAlign w:val="center"/>
          </w:tcPr>
          <w:p>
            <w:pPr>
              <w:numPr>
                <w:ilvl w:val="0"/>
                <w:numId w:val="0"/>
              </w:numPr>
              <w:jc w:val="center"/>
              <w:outlineLvl w:val="4"/>
              <w:rPr>
                <w:rFonts w:eastAsia="宋体"/>
                <w:bCs/>
                <w:sz w:val="20"/>
                <w:szCs w:val="21"/>
                <w:rPrChange w:id="585" w:author="吴潇" w:date="2014-12-22T14:17:00Z">
                  <w:rPr>
                    <w:rFonts w:eastAsia="黑体"/>
                    <w:bCs/>
                    <w:sz w:val="22"/>
                    <w:szCs w:val="22"/>
                  </w:rPr>
                </w:rPrChange>
              </w:rPr>
            </w:pPr>
            <w:r>
              <w:rPr>
                <w:bCs/>
                <w:sz w:val="20"/>
                <w:szCs w:val="21"/>
                <w:rPrChange w:id="586" w:author="吴潇" w:date="2014-12-22T14:17:00Z">
                  <w:rPr>
                    <w:bCs/>
                    <w:sz w:val="22"/>
                    <w:szCs w:val="22"/>
                  </w:rPr>
                </w:rPrChange>
              </w:rPr>
              <w:t>supPayType</w:t>
            </w:r>
          </w:p>
        </w:tc>
        <w:tc>
          <w:tcPr>
            <w:tcW w:w="992" w:type="dxa"/>
            <w:vAlign w:val="center"/>
          </w:tcPr>
          <w:p>
            <w:pPr>
              <w:numPr>
                <w:ilvl w:val="0"/>
                <w:numId w:val="0"/>
              </w:numPr>
              <w:jc w:val="center"/>
              <w:outlineLvl w:val="4"/>
              <w:rPr>
                <w:rFonts w:eastAsia="宋体"/>
                <w:bCs/>
                <w:sz w:val="20"/>
                <w:szCs w:val="21"/>
                <w:rPrChange w:id="587" w:author="吴潇" w:date="2014-12-22T14:17:00Z">
                  <w:rPr>
                    <w:rFonts w:eastAsia="黑体"/>
                    <w:bCs/>
                    <w:sz w:val="22"/>
                    <w:szCs w:val="22"/>
                  </w:rPr>
                </w:rPrChange>
              </w:rPr>
            </w:pPr>
            <w:r>
              <w:rPr>
                <w:bCs/>
                <w:sz w:val="20"/>
                <w:szCs w:val="21"/>
                <w:rPrChange w:id="588" w:author="吴潇" w:date="2014-12-22T14:17:00Z">
                  <w:rPr>
                    <w:bCs/>
                    <w:sz w:val="22"/>
                    <w:szCs w:val="22"/>
                  </w:rPr>
                </w:rPrChange>
              </w:rPr>
              <w:t>AN1..128</w:t>
            </w:r>
          </w:p>
        </w:tc>
        <w:tc>
          <w:tcPr>
            <w:tcW w:w="5211" w:type="dxa"/>
            <w:vAlign w:val="center"/>
          </w:tcPr>
          <w:p>
            <w:pPr>
              <w:numPr>
                <w:ilvl w:val="0"/>
                <w:numId w:val="0"/>
              </w:numPr>
              <w:spacing w:line="0" w:lineRule="atLeast"/>
              <w:outlineLvl w:val="4"/>
              <w:rPr>
                <w:rFonts w:eastAsia="宋体"/>
                <w:szCs w:val="21"/>
                <w:rPrChange w:id="589" w:author="吴潇" w:date="2014-12-22T14:17:00Z">
                  <w:rPr>
                    <w:rFonts w:eastAsia="黑体"/>
                  </w:rPr>
                </w:rPrChange>
              </w:rPr>
            </w:pPr>
            <w:r>
              <w:rPr>
                <w:rFonts w:hint="eastAsia"/>
                <w:szCs w:val="21"/>
              </w:rPr>
              <w:t>由收单机构填写，取值为以下内容的一种或多种，通过逗号（，）分割。</w:t>
            </w:r>
          </w:p>
          <w:p>
            <w:pPr>
              <w:numPr>
                <w:ilvl w:val="0"/>
                <w:numId w:val="0"/>
              </w:numPr>
              <w:spacing w:line="0" w:lineRule="atLeast"/>
              <w:ind w:left="315"/>
              <w:outlineLvl w:val="4"/>
              <w:rPr>
                <w:rFonts w:eastAsia="宋体"/>
                <w:szCs w:val="21"/>
                <w:rPrChange w:id="590" w:author="吴潇" w:date="2014-12-22T14:17:00Z">
                  <w:rPr>
                    <w:rFonts w:eastAsia="黑体"/>
                  </w:rPr>
                </w:rPrChange>
              </w:rPr>
            </w:pPr>
            <w:r>
              <w:rPr>
                <w:szCs w:val="21"/>
                <w:rPrChange w:id="591" w:author="吴潇" w:date="2014-12-22T14:17:00Z">
                  <w:rPr/>
                </w:rPrChange>
              </w:rPr>
              <w:t>0001</w:t>
            </w:r>
            <w:r>
              <w:rPr>
                <w:rFonts w:hint="eastAsia"/>
                <w:szCs w:val="21"/>
                <w:rPrChange w:id="592" w:author="吴潇" w:date="2014-12-22T14:17:00Z">
                  <w:rPr>
                    <w:rFonts w:hint="eastAsia"/>
                  </w:rPr>
                </w:rPrChange>
              </w:rPr>
              <w:t>：认证支付</w:t>
            </w:r>
          </w:p>
          <w:p>
            <w:pPr>
              <w:numPr>
                <w:ilvl w:val="0"/>
                <w:numId w:val="0"/>
              </w:numPr>
              <w:spacing w:line="0" w:lineRule="atLeast"/>
              <w:rPr>
                <w:szCs w:val="21"/>
                <w:rPrChange w:id="593" w:author="吴潇" w:date="2014-12-22T14:17:00Z">
                  <w:rPr/>
                </w:rPrChange>
              </w:rPr>
            </w:pPr>
            <w:r>
              <w:rPr>
                <w:szCs w:val="21"/>
                <w:rPrChange w:id="594" w:author="吴潇" w:date="2014-12-22T14:17:00Z">
                  <w:rPr/>
                </w:rPrChange>
              </w:rPr>
              <w:t xml:space="preserve">   0004</w:t>
            </w:r>
            <w:r>
              <w:rPr>
                <w:rFonts w:hint="eastAsia"/>
                <w:szCs w:val="21"/>
                <w:rPrChange w:id="595" w:author="吴潇" w:date="2014-12-22T14:17:00Z">
                  <w:rPr>
                    <w:rFonts w:hint="eastAsia"/>
                  </w:rPr>
                </w:rPrChange>
              </w:rPr>
              <w:t>：储值卡支付</w:t>
            </w:r>
          </w:p>
          <w:p>
            <w:pPr>
              <w:numPr>
                <w:ilvl w:val="0"/>
                <w:numId w:val="0"/>
              </w:numPr>
              <w:spacing w:line="0" w:lineRule="atLeast"/>
              <w:rPr>
                <w:szCs w:val="21"/>
                <w:rPrChange w:id="596" w:author="吴潇" w:date="2014-12-22T14:17:00Z">
                  <w:rPr/>
                </w:rPrChange>
              </w:rPr>
            </w:pPr>
            <w:r>
              <w:rPr>
                <w:szCs w:val="21"/>
                <w:rPrChange w:id="597" w:author="吴潇" w:date="2014-12-22T14:17:00Z">
                  <w:rPr/>
                </w:rPrChange>
              </w:rPr>
              <w:t xml:space="preserve">   0005</w:t>
            </w:r>
            <w:r>
              <w:rPr>
                <w:rFonts w:hint="eastAsia"/>
                <w:szCs w:val="21"/>
                <w:rPrChange w:id="598" w:author="吴潇" w:date="2014-12-22T14:17:00Z">
                  <w:rPr>
                    <w:rFonts w:hint="eastAsia"/>
                  </w:rPr>
                </w:rPrChange>
              </w:rPr>
              <w:t>：</w:t>
            </w:r>
            <w:r>
              <w:rPr>
                <w:szCs w:val="21"/>
                <w:rPrChange w:id="599" w:author="吴潇" w:date="2014-12-22T14:17:00Z">
                  <w:rPr/>
                </w:rPrChange>
              </w:rPr>
              <w:t>IC</w:t>
            </w:r>
            <w:r>
              <w:rPr>
                <w:rFonts w:hint="eastAsia"/>
                <w:szCs w:val="21"/>
                <w:rPrChange w:id="600" w:author="吴潇" w:date="2014-12-22T14:17:00Z">
                  <w:rPr>
                    <w:rFonts w:hint="eastAsia"/>
                  </w:rPr>
                </w:rPrChange>
              </w:rPr>
              <w:t>卡支付</w:t>
            </w:r>
          </w:p>
          <w:p>
            <w:pPr>
              <w:numPr>
                <w:ilvl w:val="0"/>
                <w:numId w:val="0"/>
              </w:numPr>
              <w:spacing w:line="0" w:lineRule="atLeast"/>
              <w:rPr>
                <w:szCs w:val="21"/>
                <w:rPrChange w:id="601" w:author="吴潇" w:date="2014-12-22T14:17:00Z">
                  <w:rPr/>
                </w:rPrChange>
              </w:rPr>
            </w:pPr>
            <w:r>
              <w:rPr>
                <w:szCs w:val="21"/>
                <w:rPrChange w:id="602" w:author="吴潇" w:date="2014-12-22T14:17:00Z">
                  <w:rPr/>
                </w:rPrChange>
              </w:rPr>
              <w:t xml:space="preserve">   0201</w:t>
            </w:r>
            <w:r>
              <w:rPr>
                <w:rFonts w:hint="eastAsia"/>
                <w:szCs w:val="21"/>
                <w:rPrChange w:id="603" w:author="吴潇" w:date="2014-12-22T14:17:00Z">
                  <w:rPr>
                    <w:rFonts w:hint="eastAsia"/>
                  </w:rPr>
                </w:rPrChange>
              </w:rPr>
              <w:t>：网银支付</w:t>
            </w:r>
          </w:p>
          <w:p>
            <w:pPr>
              <w:numPr>
                <w:ilvl w:val="0"/>
                <w:numId w:val="0"/>
              </w:numPr>
              <w:spacing w:line="0" w:lineRule="atLeast"/>
              <w:rPr>
                <w:szCs w:val="21"/>
                <w:rPrChange w:id="604" w:author="吴潇" w:date="2014-12-22T14:17:00Z">
                  <w:rPr/>
                </w:rPrChange>
              </w:rPr>
            </w:pPr>
            <w:r>
              <w:rPr>
                <w:szCs w:val="21"/>
                <w:rPrChange w:id="605" w:author="吴潇" w:date="2014-12-22T14:17:00Z">
                  <w:rPr/>
                </w:rPrChange>
              </w:rPr>
              <w:t xml:space="preserve">   0404</w:t>
            </w:r>
            <w:r>
              <w:rPr>
                <w:rFonts w:hint="eastAsia"/>
                <w:szCs w:val="21"/>
                <w:rPrChange w:id="606" w:author="吴潇" w:date="2014-12-22T14:17:00Z">
                  <w:rPr>
                    <w:rFonts w:hint="eastAsia"/>
                  </w:rPr>
                </w:rPrChange>
              </w:rPr>
              <w:t>：互联网订单手机支付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608" w:author="吴潇" w:date="2014-12-25T17:02:00Z">
                  <w:rPr>
                    <w:rFonts w:eastAsia="黑体"/>
                    <w:bCs/>
                    <w:sz w:val="22"/>
                    <w:szCs w:val="22"/>
                  </w:rPr>
                </w:rPrChange>
              </w:rPr>
              <w:pPrChange w:id="607" w:author="吴潇" w:date="2014-12-25T17:02:00Z">
                <w:pPr>
                  <w:numPr>
                    <w:ilvl w:val="0"/>
                    <w:numId w:val="0"/>
                  </w:numPr>
                  <w:tabs>
                    <w:tab w:val="clear" w:pos="360"/>
                    <w:tab w:val="clear" w:pos="784"/>
                  </w:tabs>
                  <w:jc w:val="center"/>
                  <w:outlineLvl w:val="4"/>
                </w:pPr>
              </w:pPrChange>
            </w:pPr>
            <w:del w:id="609" w:author="吴潇" w:date="2014-12-25T17:02:00Z">
              <w:r>
                <w:rPr>
                  <w:bCs/>
                  <w:sz w:val="20"/>
                  <w:szCs w:val="21"/>
                  <w:rPrChange w:id="610" w:author="吴潇" w:date="2014-12-25T17:02:00Z">
                    <w:rPr>
                      <w:bCs/>
                      <w:sz w:val="22"/>
                    </w:rPr>
                  </w:rPrChange>
                </w:rPr>
                <w:delText>25</w:delText>
              </w:r>
            </w:del>
          </w:p>
        </w:tc>
        <w:tc>
          <w:tcPr>
            <w:tcW w:w="1180" w:type="dxa"/>
            <w:vAlign w:val="center"/>
          </w:tcPr>
          <w:p>
            <w:pPr>
              <w:numPr>
                <w:ilvl w:val="0"/>
                <w:numId w:val="0"/>
              </w:numPr>
              <w:jc w:val="center"/>
              <w:outlineLvl w:val="4"/>
              <w:rPr>
                <w:rFonts w:eastAsia="宋体"/>
                <w:bCs/>
                <w:sz w:val="20"/>
                <w:szCs w:val="21"/>
                <w:rPrChange w:id="611" w:author="吴潇" w:date="2014-12-22T14:17:00Z">
                  <w:rPr>
                    <w:rFonts w:eastAsia="黑体"/>
                    <w:bCs/>
                    <w:sz w:val="22"/>
                    <w:szCs w:val="22"/>
                  </w:rPr>
                </w:rPrChange>
              </w:rPr>
            </w:pPr>
            <w:r>
              <w:rPr>
                <w:rFonts w:hint="eastAsia"/>
                <w:bCs/>
                <w:sz w:val="20"/>
                <w:szCs w:val="21"/>
                <w:rPrChange w:id="612" w:author="吴潇" w:date="2014-12-22T14:17:00Z">
                  <w:rPr>
                    <w:rFonts w:hint="eastAsia"/>
                    <w:bCs/>
                    <w:sz w:val="22"/>
                    <w:szCs w:val="22"/>
                  </w:rPr>
                </w:rPrChange>
              </w:rPr>
              <w:t>支付方式</w:t>
            </w:r>
          </w:p>
        </w:tc>
        <w:tc>
          <w:tcPr>
            <w:tcW w:w="1573" w:type="dxa"/>
            <w:vAlign w:val="center"/>
          </w:tcPr>
          <w:p>
            <w:pPr>
              <w:numPr>
                <w:ilvl w:val="0"/>
                <w:numId w:val="0"/>
              </w:numPr>
              <w:jc w:val="center"/>
              <w:outlineLvl w:val="4"/>
              <w:rPr>
                <w:rFonts w:eastAsia="宋体"/>
                <w:bCs/>
                <w:sz w:val="20"/>
                <w:szCs w:val="21"/>
                <w:rPrChange w:id="613" w:author="吴潇" w:date="2014-12-22T14:17:00Z">
                  <w:rPr>
                    <w:rFonts w:eastAsia="黑体"/>
                    <w:bCs/>
                    <w:sz w:val="22"/>
                    <w:szCs w:val="22"/>
                  </w:rPr>
                </w:rPrChange>
              </w:rPr>
            </w:pPr>
            <w:r>
              <w:rPr>
                <w:bCs/>
                <w:sz w:val="20"/>
                <w:szCs w:val="21"/>
                <w:rPrChange w:id="614" w:author="吴潇" w:date="2014-12-22T14:17:00Z">
                  <w:rPr>
                    <w:bCs/>
                    <w:sz w:val="22"/>
                    <w:szCs w:val="22"/>
                  </w:rPr>
                </w:rPrChange>
              </w:rPr>
              <w:t>payType</w:t>
            </w:r>
          </w:p>
        </w:tc>
        <w:tc>
          <w:tcPr>
            <w:tcW w:w="992" w:type="dxa"/>
            <w:vAlign w:val="center"/>
          </w:tcPr>
          <w:p>
            <w:pPr>
              <w:numPr>
                <w:ilvl w:val="0"/>
                <w:numId w:val="0"/>
              </w:numPr>
              <w:jc w:val="center"/>
              <w:outlineLvl w:val="4"/>
              <w:rPr>
                <w:rFonts w:eastAsia="宋体"/>
                <w:bCs/>
                <w:sz w:val="20"/>
                <w:szCs w:val="21"/>
                <w:rPrChange w:id="615" w:author="吴潇" w:date="2014-12-22T14:17:00Z">
                  <w:rPr>
                    <w:rFonts w:eastAsia="黑体"/>
                    <w:bCs/>
                    <w:sz w:val="22"/>
                    <w:szCs w:val="22"/>
                  </w:rPr>
                </w:rPrChange>
              </w:rPr>
            </w:pPr>
            <w:r>
              <w:rPr>
                <w:bCs/>
                <w:sz w:val="20"/>
                <w:szCs w:val="21"/>
                <w:rPrChange w:id="616" w:author="吴潇" w:date="2014-12-22T14:17:00Z">
                  <w:rPr>
                    <w:bCs/>
                    <w:sz w:val="22"/>
                    <w:szCs w:val="22"/>
                  </w:rPr>
                </w:rPrChange>
              </w:rPr>
              <w:t>N4</w:t>
            </w:r>
          </w:p>
        </w:tc>
        <w:tc>
          <w:tcPr>
            <w:tcW w:w="5211" w:type="dxa"/>
            <w:vAlign w:val="center"/>
          </w:tcPr>
          <w:p>
            <w:pPr>
              <w:numPr>
                <w:ilvl w:val="0"/>
                <w:numId w:val="0"/>
              </w:numPr>
              <w:spacing w:line="0" w:lineRule="atLeast"/>
              <w:outlineLvl w:val="4"/>
              <w:rPr>
                <w:rFonts w:eastAsia="宋体"/>
                <w:szCs w:val="21"/>
                <w:rPrChange w:id="617" w:author="吴潇" w:date="2014-12-22T14:17:00Z">
                  <w:rPr>
                    <w:rFonts w:eastAsia="黑体"/>
                  </w:rPr>
                </w:rPrChange>
              </w:rPr>
            </w:pPr>
            <w:r>
              <w:rPr>
                <w:rFonts w:hint="eastAsia"/>
                <w:szCs w:val="21"/>
              </w:rPr>
              <w:t>默认不返回此域，如需要返此域，需要提交申请，视商户配置返回，可在消费类交易中返回以下中的一种：</w:t>
            </w:r>
          </w:p>
          <w:p>
            <w:pPr>
              <w:numPr>
                <w:ilvl w:val="0"/>
                <w:numId w:val="0"/>
              </w:numPr>
              <w:spacing w:line="0" w:lineRule="atLeast"/>
              <w:ind w:left="315"/>
              <w:outlineLvl w:val="4"/>
              <w:rPr>
                <w:rFonts w:eastAsia="宋体"/>
                <w:szCs w:val="21"/>
                <w:rPrChange w:id="618" w:author="吴潇" w:date="2014-12-22T14:17:00Z">
                  <w:rPr>
                    <w:rFonts w:eastAsia="黑体"/>
                  </w:rPr>
                </w:rPrChange>
              </w:rPr>
            </w:pPr>
            <w:r>
              <w:rPr>
                <w:szCs w:val="21"/>
                <w:rPrChange w:id="619" w:author="吴潇" w:date="2014-12-22T14:17:00Z">
                  <w:rPr/>
                </w:rPrChange>
              </w:rPr>
              <w:t>0001</w:t>
            </w:r>
            <w:r>
              <w:rPr>
                <w:rFonts w:hint="eastAsia"/>
                <w:szCs w:val="21"/>
                <w:rPrChange w:id="620" w:author="吴潇" w:date="2014-12-22T14:17:00Z">
                  <w:rPr>
                    <w:rFonts w:hint="eastAsia"/>
                  </w:rPr>
                </w:rPrChange>
              </w:rPr>
              <w:t>：认证支付</w:t>
            </w:r>
          </w:p>
          <w:p>
            <w:pPr>
              <w:numPr>
                <w:ilvl w:val="0"/>
                <w:numId w:val="0"/>
              </w:numPr>
              <w:spacing w:line="0" w:lineRule="atLeast"/>
              <w:rPr>
                <w:szCs w:val="21"/>
                <w:rPrChange w:id="621" w:author="吴潇" w:date="2014-12-22T14:17:00Z">
                  <w:rPr/>
                </w:rPrChange>
              </w:rPr>
            </w:pPr>
            <w:r>
              <w:rPr>
                <w:szCs w:val="21"/>
                <w:rPrChange w:id="622" w:author="吴潇" w:date="2014-12-22T14:17:00Z">
                  <w:rPr/>
                </w:rPrChange>
              </w:rPr>
              <w:t xml:space="preserve">   0002</w:t>
            </w:r>
            <w:r>
              <w:rPr>
                <w:rFonts w:hint="eastAsia"/>
                <w:szCs w:val="21"/>
                <w:rPrChange w:id="623" w:author="吴潇" w:date="2014-12-22T14:17:00Z">
                  <w:rPr>
                    <w:rFonts w:hint="eastAsia"/>
                  </w:rPr>
                </w:rPrChange>
              </w:rPr>
              <w:t>：快捷支付</w:t>
            </w:r>
          </w:p>
          <w:p>
            <w:pPr>
              <w:numPr>
                <w:ilvl w:val="0"/>
                <w:numId w:val="0"/>
              </w:numPr>
              <w:spacing w:line="0" w:lineRule="atLeast"/>
              <w:rPr>
                <w:szCs w:val="21"/>
                <w:rPrChange w:id="624" w:author="吴潇" w:date="2014-12-22T14:17:00Z">
                  <w:rPr/>
                </w:rPrChange>
              </w:rPr>
            </w:pPr>
            <w:r>
              <w:rPr>
                <w:szCs w:val="21"/>
                <w:rPrChange w:id="625" w:author="吴潇" w:date="2014-12-22T14:17:00Z">
                  <w:rPr/>
                </w:rPrChange>
              </w:rPr>
              <w:t xml:space="preserve">   0004</w:t>
            </w:r>
            <w:r>
              <w:rPr>
                <w:rFonts w:hint="eastAsia"/>
                <w:szCs w:val="21"/>
                <w:rPrChange w:id="626" w:author="吴潇" w:date="2014-12-22T14:17:00Z">
                  <w:rPr>
                    <w:rFonts w:hint="eastAsia"/>
                  </w:rPr>
                </w:rPrChange>
              </w:rPr>
              <w:t>：储值卡支付</w:t>
            </w:r>
          </w:p>
          <w:p>
            <w:pPr>
              <w:numPr>
                <w:ilvl w:val="0"/>
                <w:numId w:val="0"/>
              </w:numPr>
              <w:spacing w:line="0" w:lineRule="atLeast"/>
              <w:rPr>
                <w:szCs w:val="21"/>
                <w:rPrChange w:id="627" w:author="吴潇" w:date="2014-12-22T14:17:00Z">
                  <w:rPr/>
                </w:rPrChange>
              </w:rPr>
            </w:pPr>
            <w:r>
              <w:rPr>
                <w:szCs w:val="21"/>
                <w:rPrChange w:id="628" w:author="吴潇" w:date="2014-12-22T14:17:00Z">
                  <w:rPr/>
                </w:rPrChange>
              </w:rPr>
              <w:t xml:space="preserve">   0005</w:t>
            </w:r>
            <w:r>
              <w:rPr>
                <w:rFonts w:hint="eastAsia"/>
                <w:szCs w:val="21"/>
                <w:rPrChange w:id="629" w:author="吴潇" w:date="2014-12-22T14:17:00Z">
                  <w:rPr>
                    <w:rFonts w:hint="eastAsia"/>
                  </w:rPr>
                </w:rPrChange>
              </w:rPr>
              <w:t>：</w:t>
            </w:r>
            <w:r>
              <w:rPr>
                <w:szCs w:val="21"/>
                <w:rPrChange w:id="630" w:author="吴潇" w:date="2014-12-22T14:17:00Z">
                  <w:rPr/>
                </w:rPrChange>
              </w:rPr>
              <w:t>IC</w:t>
            </w:r>
            <w:r>
              <w:rPr>
                <w:rFonts w:hint="eastAsia"/>
                <w:szCs w:val="21"/>
                <w:rPrChange w:id="631" w:author="吴潇" w:date="2014-12-22T14:17:00Z">
                  <w:rPr>
                    <w:rFonts w:hint="eastAsia"/>
                  </w:rPr>
                </w:rPrChange>
              </w:rPr>
              <w:t>卡支付</w:t>
            </w:r>
          </w:p>
          <w:p>
            <w:pPr>
              <w:numPr>
                <w:ilvl w:val="0"/>
                <w:numId w:val="0"/>
              </w:numPr>
              <w:spacing w:line="0" w:lineRule="atLeast"/>
              <w:rPr>
                <w:szCs w:val="21"/>
                <w:rPrChange w:id="632" w:author="吴潇" w:date="2014-12-22T14:17:00Z">
                  <w:rPr/>
                </w:rPrChange>
              </w:rPr>
            </w:pPr>
            <w:r>
              <w:rPr>
                <w:szCs w:val="21"/>
                <w:rPrChange w:id="633" w:author="吴潇" w:date="2014-12-22T14:17:00Z">
                  <w:rPr/>
                </w:rPrChange>
              </w:rPr>
              <w:t xml:space="preserve">   0201</w:t>
            </w:r>
            <w:r>
              <w:rPr>
                <w:rFonts w:hint="eastAsia"/>
                <w:szCs w:val="21"/>
                <w:rPrChange w:id="634" w:author="吴潇" w:date="2014-12-22T14:17:00Z">
                  <w:rPr>
                    <w:rFonts w:hint="eastAsia"/>
                  </w:rPr>
                </w:rPrChange>
              </w:rPr>
              <w:t>：网银支付</w:t>
            </w:r>
          </w:p>
          <w:p>
            <w:pPr>
              <w:numPr>
                <w:ilvl w:val="0"/>
                <w:numId w:val="0"/>
              </w:numPr>
              <w:spacing w:line="0" w:lineRule="atLeast"/>
              <w:rPr>
                <w:szCs w:val="21"/>
                <w:rPrChange w:id="635" w:author="吴潇" w:date="2014-12-22T14:17:00Z">
                  <w:rPr/>
                </w:rPrChange>
              </w:rPr>
            </w:pPr>
            <w:r>
              <w:rPr>
                <w:szCs w:val="21"/>
                <w:rPrChange w:id="636" w:author="吴潇" w:date="2014-12-22T14:17:00Z">
                  <w:rPr/>
                </w:rPrChange>
              </w:rPr>
              <w:t xml:space="preserve">   1001</w:t>
            </w:r>
            <w:r>
              <w:rPr>
                <w:rFonts w:hint="eastAsia"/>
                <w:szCs w:val="21"/>
                <w:rPrChange w:id="637" w:author="吴潇" w:date="2014-12-22T14:17:00Z">
                  <w:rPr>
                    <w:rFonts w:hint="eastAsia"/>
                  </w:rPr>
                </w:rPrChange>
              </w:rPr>
              <w:t>：牡丹畅通卡支付</w:t>
            </w:r>
          </w:p>
          <w:p>
            <w:pPr>
              <w:numPr>
                <w:ilvl w:val="0"/>
                <w:numId w:val="0"/>
              </w:numPr>
              <w:spacing w:line="0" w:lineRule="atLeast"/>
              <w:rPr>
                <w:szCs w:val="21"/>
                <w:rPrChange w:id="638" w:author="吴潇" w:date="2014-12-22T14:17:00Z">
                  <w:rPr/>
                </w:rPrChange>
              </w:rPr>
            </w:pPr>
            <w:r>
              <w:rPr>
                <w:szCs w:val="21"/>
                <w:rPrChange w:id="639" w:author="吴潇" w:date="2014-12-22T14:17:00Z">
                  <w:rPr/>
                </w:rPrChange>
              </w:rPr>
              <w:t xml:space="preserve">   1002</w:t>
            </w:r>
            <w:r>
              <w:rPr>
                <w:rFonts w:hint="eastAsia"/>
                <w:szCs w:val="21"/>
                <w:rPrChange w:id="640" w:author="吴潇" w:date="2014-12-22T14:17:00Z">
                  <w:rPr>
                    <w:rFonts w:hint="eastAsia"/>
                  </w:rPr>
                </w:rPrChange>
              </w:rPr>
              <w:t>：中铁银通卡支付</w:t>
            </w:r>
          </w:p>
          <w:p>
            <w:pPr>
              <w:numPr>
                <w:ilvl w:val="0"/>
                <w:numId w:val="0"/>
              </w:numPr>
              <w:spacing w:line="0" w:lineRule="atLeast"/>
              <w:rPr>
                <w:szCs w:val="21"/>
                <w:rPrChange w:id="641" w:author="吴潇" w:date="2014-12-22T14:17:00Z">
                  <w:rPr/>
                </w:rPrChange>
              </w:rPr>
            </w:pPr>
            <w:r>
              <w:rPr>
                <w:szCs w:val="21"/>
                <w:rPrChange w:id="642" w:author="吴潇" w:date="2014-12-22T14:17:00Z">
                  <w:rPr/>
                </w:rPrChange>
              </w:rPr>
              <w:t xml:space="preserve">   0401</w:t>
            </w:r>
            <w:r>
              <w:rPr>
                <w:rFonts w:hint="eastAsia"/>
                <w:szCs w:val="21"/>
                <w:rPrChange w:id="643" w:author="吴潇" w:date="2014-12-22T14:17:00Z">
                  <w:rPr>
                    <w:rFonts w:hint="eastAsia"/>
                  </w:rPr>
                </w:rPrChange>
              </w:rPr>
              <w:t>：信用卡支付——暂定</w:t>
            </w:r>
          </w:p>
          <w:p>
            <w:pPr>
              <w:numPr>
                <w:ilvl w:val="0"/>
                <w:numId w:val="0"/>
              </w:numPr>
              <w:spacing w:line="0" w:lineRule="atLeast"/>
              <w:rPr>
                <w:szCs w:val="21"/>
                <w:rPrChange w:id="644" w:author="吴潇" w:date="2014-12-22T14:17:00Z">
                  <w:rPr/>
                </w:rPrChange>
              </w:rPr>
            </w:pPr>
            <w:r>
              <w:rPr>
                <w:szCs w:val="21"/>
                <w:rPrChange w:id="645" w:author="吴潇" w:date="2014-12-22T14:17:00Z">
                  <w:rPr/>
                </w:rPrChange>
              </w:rPr>
              <w:t xml:space="preserve">   0402</w:t>
            </w:r>
            <w:r>
              <w:rPr>
                <w:rFonts w:hint="eastAsia"/>
                <w:szCs w:val="21"/>
                <w:rPrChange w:id="646" w:author="吴潇" w:date="2014-12-22T14:17:00Z">
                  <w:rPr>
                    <w:rFonts w:hint="eastAsia"/>
                  </w:rPr>
                </w:rPrChange>
              </w:rPr>
              <w:t>：小额临时支付</w:t>
            </w:r>
          </w:p>
          <w:p>
            <w:pPr>
              <w:numPr>
                <w:ilvl w:val="0"/>
                <w:numId w:val="0"/>
              </w:numPr>
              <w:spacing w:line="0" w:lineRule="atLeast"/>
              <w:rPr>
                <w:szCs w:val="21"/>
                <w:rPrChange w:id="647" w:author="吴潇" w:date="2014-12-22T14:17:00Z">
                  <w:rPr/>
                </w:rPrChange>
              </w:rPr>
            </w:pPr>
            <w:r>
              <w:rPr>
                <w:szCs w:val="21"/>
                <w:rPrChange w:id="648" w:author="吴潇" w:date="2014-12-22T14:17:00Z">
                  <w:rPr/>
                </w:rPrChange>
              </w:rPr>
              <w:t xml:space="preserve">   0403</w:t>
            </w:r>
            <w:r>
              <w:rPr>
                <w:rFonts w:hint="eastAsia"/>
                <w:szCs w:val="21"/>
                <w:rPrChange w:id="649" w:author="吴潇" w:date="2014-12-22T14:17:00Z">
                  <w:rPr>
                    <w:rFonts w:hint="eastAsia"/>
                  </w:rPr>
                </w:rPrChange>
              </w:rPr>
              <w:t>：认证支付</w:t>
            </w:r>
            <w:r>
              <w:rPr>
                <w:szCs w:val="21"/>
                <w:rPrChange w:id="650" w:author="吴潇" w:date="2014-12-22T14:17:00Z">
                  <w:rPr/>
                </w:rPrChange>
              </w:rPr>
              <w:t>2.0</w:t>
            </w:r>
          </w:p>
          <w:p>
            <w:pPr>
              <w:numPr>
                <w:ilvl w:val="0"/>
                <w:numId w:val="0"/>
              </w:numPr>
              <w:spacing w:line="0" w:lineRule="atLeast"/>
              <w:rPr>
                <w:szCs w:val="21"/>
                <w:rPrChange w:id="651" w:author="吴潇" w:date="2014-12-22T14:17:00Z">
                  <w:rPr/>
                </w:rPrChange>
              </w:rPr>
            </w:pPr>
            <w:r>
              <w:rPr>
                <w:szCs w:val="21"/>
                <w:rPrChange w:id="652" w:author="吴潇" w:date="2014-12-22T14:17:00Z">
                  <w:rPr/>
                </w:rPrChange>
              </w:rPr>
              <w:t xml:space="preserve">   0404</w:t>
            </w:r>
            <w:r>
              <w:rPr>
                <w:rFonts w:hint="eastAsia"/>
                <w:szCs w:val="21"/>
                <w:rPrChange w:id="653" w:author="吴潇" w:date="2014-12-22T14:17:00Z">
                  <w:rPr>
                    <w:rFonts w:hint="eastAsia"/>
                  </w:rPr>
                </w:rPrChange>
              </w:rPr>
              <w:t>：互联网订单手机支付</w:t>
            </w:r>
          </w:p>
          <w:p>
            <w:pPr>
              <w:numPr>
                <w:ilvl w:val="0"/>
                <w:numId w:val="0"/>
              </w:numPr>
              <w:spacing w:line="0" w:lineRule="atLeast"/>
              <w:rPr>
                <w:szCs w:val="21"/>
                <w:rPrChange w:id="654" w:author="吴潇" w:date="2014-12-22T14:17:00Z">
                  <w:rPr/>
                </w:rPrChange>
              </w:rPr>
            </w:pPr>
            <w:r>
              <w:rPr>
                <w:szCs w:val="21"/>
                <w:rPrChange w:id="655" w:author="吴潇" w:date="2014-12-22T14:17:00Z">
                  <w:rPr/>
                </w:rPrChange>
              </w:rPr>
              <w:t xml:space="preserve">   9000</w:t>
            </w:r>
            <w:r>
              <w:rPr>
                <w:rFonts w:hint="eastAsia"/>
                <w:szCs w:val="21"/>
                <w:rPrChange w:id="656" w:author="吴潇" w:date="2014-12-22T14:17:00Z">
                  <w:rPr>
                    <w:rFonts w:hint="eastAsia"/>
                  </w:rPr>
                </w:rPrChange>
              </w:rPr>
              <w:t>：其他无卡支付</w:t>
            </w:r>
            <w:r>
              <w:rPr>
                <w:szCs w:val="21"/>
                <w:rPrChange w:id="657" w:author="吴潇" w:date="2014-12-22T14:17:00Z">
                  <w:rPr/>
                </w:rPrChange>
              </w:rPr>
              <w:t>(</w:t>
            </w:r>
            <w:r>
              <w:rPr>
                <w:rFonts w:hint="eastAsia"/>
                <w:szCs w:val="21"/>
                <w:rPrChange w:id="658" w:author="吴潇" w:date="2014-12-22T14:17:00Z">
                  <w:rPr>
                    <w:rFonts w:hint="eastAsia"/>
                  </w:rPr>
                </w:rPrChange>
              </w:rPr>
              <w:t>如手机客户端支付</w:t>
            </w:r>
            <w:r>
              <w:rPr>
                <w:szCs w:val="21"/>
                <w:rPrChange w:id="659" w:author="吴潇" w:date="2014-12-22T14:17:00Z">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661" w:author="吴潇" w:date="2014-12-25T17:02:00Z">
                  <w:rPr>
                    <w:rFonts w:eastAsia="黑体"/>
                    <w:bCs/>
                    <w:sz w:val="22"/>
                    <w:szCs w:val="22"/>
                  </w:rPr>
                </w:rPrChange>
              </w:rPr>
              <w:pPrChange w:id="660" w:author="吴潇" w:date="2014-12-25T17:02:00Z">
                <w:pPr>
                  <w:numPr>
                    <w:ilvl w:val="0"/>
                    <w:numId w:val="0"/>
                  </w:numPr>
                  <w:tabs>
                    <w:tab w:val="clear" w:pos="360"/>
                    <w:tab w:val="clear" w:pos="784"/>
                  </w:tabs>
                  <w:jc w:val="center"/>
                  <w:outlineLvl w:val="4"/>
                </w:pPr>
              </w:pPrChange>
            </w:pPr>
            <w:del w:id="662" w:author="吴潇" w:date="2014-12-25T17:02:00Z">
              <w:r>
                <w:rPr>
                  <w:bCs/>
                  <w:sz w:val="20"/>
                  <w:szCs w:val="21"/>
                  <w:rPrChange w:id="663" w:author="吴潇" w:date="2014-12-25T17:02:00Z">
                    <w:rPr>
                      <w:bCs/>
                      <w:sz w:val="22"/>
                    </w:rPr>
                  </w:rPrChange>
                </w:rPr>
                <w:delText>26</w:delText>
              </w:r>
            </w:del>
          </w:p>
        </w:tc>
        <w:tc>
          <w:tcPr>
            <w:tcW w:w="1180" w:type="dxa"/>
            <w:vAlign w:val="center"/>
          </w:tcPr>
          <w:p>
            <w:pPr>
              <w:numPr>
                <w:ilvl w:val="0"/>
                <w:numId w:val="0"/>
              </w:numPr>
              <w:jc w:val="center"/>
              <w:outlineLvl w:val="4"/>
              <w:rPr>
                <w:rFonts w:eastAsia="宋体"/>
                <w:bCs/>
                <w:sz w:val="20"/>
                <w:szCs w:val="21"/>
                <w:rPrChange w:id="664" w:author="吴潇" w:date="2014-12-22T14:17:00Z">
                  <w:rPr>
                    <w:rFonts w:eastAsia="黑体"/>
                    <w:bCs/>
                    <w:sz w:val="22"/>
                    <w:szCs w:val="22"/>
                  </w:rPr>
                </w:rPrChange>
              </w:rPr>
            </w:pPr>
            <w:r>
              <w:rPr>
                <w:rFonts w:hint="eastAsia"/>
                <w:bCs/>
                <w:sz w:val="20"/>
                <w:szCs w:val="21"/>
                <w:rPrChange w:id="665" w:author="吴潇" w:date="2014-12-22T14:17:00Z">
                  <w:rPr>
                    <w:rFonts w:hint="eastAsia"/>
                    <w:bCs/>
                    <w:sz w:val="22"/>
                    <w:szCs w:val="22"/>
                  </w:rPr>
                </w:rPrChange>
              </w:rPr>
              <w:t>预授权号</w:t>
            </w:r>
          </w:p>
        </w:tc>
        <w:tc>
          <w:tcPr>
            <w:tcW w:w="1573" w:type="dxa"/>
            <w:vAlign w:val="center"/>
          </w:tcPr>
          <w:p>
            <w:pPr>
              <w:numPr>
                <w:ilvl w:val="0"/>
                <w:numId w:val="0"/>
              </w:numPr>
              <w:jc w:val="center"/>
              <w:outlineLvl w:val="4"/>
              <w:rPr>
                <w:rFonts w:eastAsia="宋体"/>
                <w:bCs/>
                <w:sz w:val="20"/>
                <w:szCs w:val="21"/>
                <w:rPrChange w:id="666" w:author="吴潇" w:date="2014-12-22T14:17:00Z">
                  <w:rPr>
                    <w:rFonts w:eastAsia="黑体"/>
                    <w:bCs/>
                    <w:sz w:val="22"/>
                    <w:szCs w:val="22"/>
                  </w:rPr>
                </w:rPrChange>
              </w:rPr>
            </w:pPr>
            <w:r>
              <w:rPr>
                <w:bCs/>
                <w:sz w:val="20"/>
                <w:szCs w:val="21"/>
                <w:rPrChange w:id="667" w:author="吴潇" w:date="2014-12-22T14:17:00Z">
                  <w:rPr>
                    <w:bCs/>
                    <w:sz w:val="22"/>
                    <w:szCs w:val="22"/>
                  </w:rPr>
                </w:rPrChange>
              </w:rPr>
              <w:t>preAuthId</w:t>
            </w:r>
          </w:p>
        </w:tc>
        <w:tc>
          <w:tcPr>
            <w:tcW w:w="992" w:type="dxa"/>
            <w:vAlign w:val="center"/>
          </w:tcPr>
          <w:p>
            <w:pPr>
              <w:numPr>
                <w:ilvl w:val="0"/>
                <w:numId w:val="0"/>
              </w:numPr>
              <w:jc w:val="center"/>
              <w:outlineLvl w:val="4"/>
              <w:rPr>
                <w:rFonts w:eastAsia="宋体"/>
                <w:bCs/>
                <w:sz w:val="20"/>
                <w:szCs w:val="21"/>
                <w:rPrChange w:id="668" w:author="吴潇" w:date="2014-12-22T14:17:00Z">
                  <w:rPr>
                    <w:rFonts w:eastAsia="黑体"/>
                    <w:bCs/>
                    <w:sz w:val="22"/>
                    <w:szCs w:val="22"/>
                  </w:rPr>
                </w:rPrChange>
              </w:rPr>
            </w:pPr>
            <w:r>
              <w:rPr>
                <w:bCs/>
                <w:sz w:val="20"/>
                <w:szCs w:val="21"/>
                <w:rPrChange w:id="669" w:author="吴潇" w:date="2014-12-22T14:17:00Z">
                  <w:rPr>
                    <w:bCs/>
                    <w:sz w:val="22"/>
                    <w:szCs w:val="22"/>
                  </w:rPr>
                </w:rPrChange>
              </w:rPr>
              <w:t>N6</w:t>
            </w:r>
          </w:p>
        </w:tc>
        <w:tc>
          <w:tcPr>
            <w:tcW w:w="5211" w:type="dxa"/>
            <w:vAlign w:val="center"/>
          </w:tcPr>
          <w:p>
            <w:pPr>
              <w:numPr>
                <w:ilvl w:val="0"/>
                <w:numId w:val="0"/>
              </w:numPr>
              <w:jc w:val="left"/>
              <w:outlineLvl w:val="4"/>
              <w:rPr>
                <w:rFonts w:eastAsia="宋体"/>
                <w:bCs/>
                <w:sz w:val="20"/>
                <w:szCs w:val="21"/>
                <w:rPrChange w:id="670" w:author="吴潇" w:date="2014-12-22T14:17:00Z">
                  <w:rPr>
                    <w:rFonts w:eastAsia="黑体"/>
                    <w:bCs/>
                    <w:sz w:val="22"/>
                    <w:szCs w:val="22"/>
                  </w:rPr>
                </w:rPrChange>
              </w:rPr>
            </w:pPr>
            <w:r>
              <w:rPr>
                <w:rFonts w:hint="eastAsia"/>
                <w:bCs/>
                <w:sz w:val="20"/>
                <w:szCs w:val="21"/>
                <w:rPrChange w:id="671" w:author="吴潇" w:date="2014-12-22T14:17:00Z">
                  <w:rPr>
                    <w:rFonts w:hint="eastAsia"/>
                    <w:bCs/>
                    <w:sz w:val="22"/>
                    <w:szCs w:val="22"/>
                  </w:rPr>
                </w:rPrChange>
              </w:rPr>
              <w:t>预授权交易时返回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673" w:author="吴潇" w:date="2014-12-25T17:02:00Z">
                  <w:rPr>
                    <w:rFonts w:eastAsia="黑体"/>
                    <w:bCs/>
                    <w:sz w:val="22"/>
                    <w:szCs w:val="22"/>
                  </w:rPr>
                </w:rPrChange>
              </w:rPr>
              <w:pPrChange w:id="672" w:author="吴潇" w:date="2014-12-25T17:02:00Z">
                <w:pPr>
                  <w:numPr>
                    <w:ilvl w:val="0"/>
                    <w:numId w:val="0"/>
                  </w:numPr>
                  <w:tabs>
                    <w:tab w:val="clear" w:pos="360"/>
                    <w:tab w:val="clear" w:pos="784"/>
                  </w:tabs>
                  <w:jc w:val="center"/>
                  <w:outlineLvl w:val="4"/>
                </w:pPr>
              </w:pPrChange>
            </w:pPr>
            <w:del w:id="674" w:author="吴潇" w:date="2014-12-25T17:02:00Z">
              <w:r>
                <w:rPr>
                  <w:bCs/>
                  <w:sz w:val="20"/>
                  <w:szCs w:val="21"/>
                  <w:rPrChange w:id="675" w:author="吴潇" w:date="2014-12-25T17:02:00Z">
                    <w:rPr>
                      <w:bCs/>
                      <w:sz w:val="22"/>
                    </w:rPr>
                  </w:rPrChange>
                </w:rPr>
                <w:delText>2</w:delText>
              </w:r>
            </w:del>
            <w:del w:id="676" w:author="吴潇" w:date="2014-12-25T17:02:00Z">
              <w:r>
                <w:rPr>
                  <w:bCs/>
                  <w:sz w:val="20"/>
                  <w:szCs w:val="21"/>
                  <w:rPrChange w:id="677" w:author="吴潇" w:date="2014-12-25T17:02:00Z">
                    <w:rPr>
                      <w:bCs/>
                      <w:sz w:val="22"/>
                    </w:rPr>
                  </w:rPrChange>
                </w:rPr>
                <w:delText>7</w:delText>
              </w:r>
            </w:del>
          </w:p>
        </w:tc>
        <w:tc>
          <w:tcPr>
            <w:tcW w:w="1180" w:type="dxa"/>
            <w:vAlign w:val="center"/>
          </w:tcPr>
          <w:p>
            <w:pPr>
              <w:numPr>
                <w:ilvl w:val="0"/>
                <w:numId w:val="0"/>
              </w:numPr>
              <w:jc w:val="center"/>
              <w:outlineLvl w:val="4"/>
              <w:rPr>
                <w:rFonts w:eastAsia="宋体"/>
                <w:bCs/>
                <w:sz w:val="20"/>
                <w:szCs w:val="21"/>
                <w:rPrChange w:id="678" w:author="吴潇" w:date="2014-12-22T14:17:00Z">
                  <w:rPr>
                    <w:rFonts w:eastAsia="黑体"/>
                    <w:bCs/>
                    <w:sz w:val="22"/>
                    <w:szCs w:val="22"/>
                  </w:rPr>
                </w:rPrChange>
              </w:rPr>
            </w:pPr>
            <w:r>
              <w:rPr>
                <w:rFonts w:hint="eastAsia"/>
                <w:bCs/>
                <w:sz w:val="20"/>
                <w:szCs w:val="21"/>
                <w:rPrChange w:id="679" w:author="吴潇" w:date="2014-12-22T14:17:00Z">
                  <w:rPr>
                    <w:rFonts w:hint="eastAsia"/>
                    <w:bCs/>
                    <w:sz w:val="22"/>
                    <w:szCs w:val="22"/>
                  </w:rPr>
                </w:rPrChange>
              </w:rPr>
              <w:t>交易币种</w:t>
            </w:r>
          </w:p>
        </w:tc>
        <w:tc>
          <w:tcPr>
            <w:tcW w:w="1573" w:type="dxa"/>
            <w:vAlign w:val="center"/>
          </w:tcPr>
          <w:p>
            <w:pPr>
              <w:numPr>
                <w:ilvl w:val="0"/>
                <w:numId w:val="0"/>
              </w:numPr>
              <w:jc w:val="center"/>
              <w:outlineLvl w:val="4"/>
              <w:rPr>
                <w:rFonts w:eastAsia="宋体"/>
                <w:bCs/>
                <w:sz w:val="20"/>
                <w:szCs w:val="21"/>
                <w:rPrChange w:id="680" w:author="吴潇" w:date="2014-12-22T14:17:00Z">
                  <w:rPr>
                    <w:rFonts w:eastAsia="黑体"/>
                    <w:bCs/>
                    <w:sz w:val="22"/>
                    <w:szCs w:val="22"/>
                  </w:rPr>
                </w:rPrChange>
              </w:rPr>
            </w:pPr>
            <w:r>
              <w:rPr>
                <w:bCs/>
                <w:sz w:val="20"/>
                <w:szCs w:val="21"/>
                <w:rPrChange w:id="681" w:author="吴潇" w:date="2014-12-22T14:17:00Z">
                  <w:rPr>
                    <w:bCs/>
                    <w:sz w:val="22"/>
                    <w:szCs w:val="22"/>
                  </w:rPr>
                </w:rPrChange>
              </w:rPr>
              <w:t>currencyCode</w:t>
            </w:r>
          </w:p>
        </w:tc>
        <w:tc>
          <w:tcPr>
            <w:tcW w:w="992" w:type="dxa"/>
            <w:vAlign w:val="center"/>
          </w:tcPr>
          <w:p>
            <w:pPr>
              <w:numPr>
                <w:ilvl w:val="0"/>
                <w:numId w:val="0"/>
              </w:numPr>
              <w:jc w:val="center"/>
              <w:outlineLvl w:val="4"/>
              <w:rPr>
                <w:rFonts w:eastAsia="宋体"/>
                <w:bCs/>
                <w:sz w:val="20"/>
                <w:szCs w:val="21"/>
                <w:rPrChange w:id="682" w:author="吴潇" w:date="2014-12-22T14:17:00Z">
                  <w:rPr>
                    <w:rFonts w:eastAsia="黑体"/>
                    <w:bCs/>
                    <w:sz w:val="22"/>
                    <w:szCs w:val="22"/>
                  </w:rPr>
                </w:rPrChange>
              </w:rPr>
            </w:pPr>
            <w:r>
              <w:rPr>
                <w:bCs/>
                <w:sz w:val="20"/>
                <w:szCs w:val="21"/>
                <w:rPrChange w:id="683" w:author="吴潇" w:date="2014-12-22T14:17:00Z">
                  <w:rPr>
                    <w:bCs/>
                    <w:sz w:val="22"/>
                    <w:szCs w:val="22"/>
                  </w:rPr>
                </w:rPrChange>
              </w:rPr>
              <w:t>AN3</w:t>
            </w:r>
          </w:p>
        </w:tc>
        <w:tc>
          <w:tcPr>
            <w:tcW w:w="5211" w:type="dxa"/>
            <w:vAlign w:val="center"/>
          </w:tcPr>
          <w:p>
            <w:pPr>
              <w:numPr>
                <w:ilvl w:val="0"/>
                <w:numId w:val="0"/>
              </w:numPr>
              <w:jc w:val="left"/>
              <w:outlineLvl w:val="4"/>
              <w:rPr>
                <w:rFonts w:eastAsia="宋体"/>
                <w:bCs/>
                <w:sz w:val="20"/>
                <w:szCs w:val="21"/>
                <w:rPrChange w:id="684" w:author="吴潇" w:date="2014-12-22T14:17:00Z">
                  <w:rPr>
                    <w:rFonts w:eastAsia="黑体"/>
                    <w:bCs/>
                    <w:sz w:val="22"/>
                    <w:szCs w:val="22"/>
                  </w:rPr>
                </w:rPrChange>
              </w:rPr>
            </w:pPr>
            <w:r>
              <w:rPr>
                <w:rFonts w:hint="eastAsia"/>
                <w:bCs/>
                <w:sz w:val="20"/>
                <w:szCs w:val="21"/>
                <w:rPrChange w:id="685" w:author="吴潇" w:date="2014-12-22T14:17:00Z">
                  <w:rPr>
                    <w:rFonts w:hint="eastAsia"/>
                    <w:bCs/>
                    <w:sz w:val="22"/>
                    <w:szCs w:val="22"/>
                  </w:rPr>
                </w:rPrChange>
              </w:rPr>
              <w:t>币种格式必须为</w:t>
            </w:r>
            <w:r>
              <w:rPr>
                <w:bCs/>
                <w:sz w:val="20"/>
                <w:szCs w:val="21"/>
                <w:rPrChange w:id="686" w:author="吴潇" w:date="2014-12-22T14:17:00Z">
                  <w:rPr>
                    <w:bCs/>
                    <w:sz w:val="22"/>
                    <w:szCs w:val="22"/>
                  </w:rPr>
                </w:rPrChange>
              </w:rPr>
              <w:t>3</w:t>
            </w:r>
            <w:r>
              <w:rPr>
                <w:rFonts w:hint="eastAsia"/>
                <w:bCs/>
                <w:sz w:val="20"/>
                <w:szCs w:val="21"/>
                <w:rPrChange w:id="687" w:author="吴潇" w:date="2014-12-22T14:17:00Z">
                  <w:rPr>
                    <w:rFonts w:hint="eastAsia"/>
                    <w:bCs/>
                    <w:sz w:val="22"/>
                    <w:szCs w:val="22"/>
                  </w:rPr>
                </w:rPrChange>
              </w:rPr>
              <w:t>位代码，默认取值：</w:t>
            </w:r>
            <w:r>
              <w:rPr>
                <w:bCs/>
                <w:sz w:val="20"/>
                <w:szCs w:val="21"/>
                <w:rPrChange w:id="688" w:author="吴潇" w:date="2014-12-22T14:17:00Z">
                  <w:rPr>
                    <w:bCs/>
                    <w:sz w:val="22"/>
                    <w:szCs w:val="22"/>
                  </w:rPr>
                </w:rPrChange>
              </w:rPr>
              <w:t>156</w:t>
            </w:r>
            <w:r>
              <w:rPr>
                <w:rFonts w:hint="eastAsia"/>
                <w:bCs/>
                <w:sz w:val="20"/>
                <w:szCs w:val="21"/>
                <w:rPrChange w:id="689" w:author="吴潇" w:date="2014-12-22T14:17:00Z">
                  <w:rPr>
                    <w:rFonts w:hint="eastAsia"/>
                    <w:bCs/>
                    <w:sz w:val="22"/>
                    <w:szCs w:val="22"/>
                  </w:rPr>
                </w:rPrChange>
              </w:rPr>
              <w:t>（人民币）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691" w:author="吴潇" w:date="2014-12-25T17:02:00Z">
                  <w:rPr>
                    <w:rFonts w:eastAsia="黑体"/>
                    <w:bCs/>
                    <w:sz w:val="22"/>
                    <w:szCs w:val="22"/>
                  </w:rPr>
                </w:rPrChange>
              </w:rPr>
              <w:pPrChange w:id="690" w:author="吴潇" w:date="2014-12-25T17:02:00Z">
                <w:pPr>
                  <w:numPr>
                    <w:ilvl w:val="0"/>
                    <w:numId w:val="0"/>
                  </w:numPr>
                  <w:tabs>
                    <w:tab w:val="clear" w:pos="360"/>
                    <w:tab w:val="clear" w:pos="784"/>
                  </w:tabs>
                  <w:jc w:val="center"/>
                  <w:outlineLvl w:val="4"/>
                </w:pPr>
              </w:pPrChange>
            </w:pPr>
            <w:del w:id="692" w:author="吴潇" w:date="2014-12-25T17:02:00Z">
              <w:r>
                <w:rPr>
                  <w:bCs/>
                  <w:sz w:val="20"/>
                  <w:szCs w:val="21"/>
                  <w:rPrChange w:id="693" w:author="吴潇" w:date="2014-12-25T17:02:00Z">
                    <w:rPr>
                      <w:bCs/>
                      <w:sz w:val="22"/>
                    </w:rPr>
                  </w:rPrChange>
                </w:rPr>
                <w:delText>28</w:delText>
              </w:r>
            </w:del>
          </w:p>
        </w:tc>
        <w:tc>
          <w:tcPr>
            <w:tcW w:w="1180" w:type="dxa"/>
            <w:vAlign w:val="center"/>
          </w:tcPr>
          <w:p>
            <w:pPr>
              <w:numPr>
                <w:ilvl w:val="0"/>
                <w:numId w:val="0"/>
              </w:numPr>
              <w:jc w:val="center"/>
              <w:outlineLvl w:val="4"/>
              <w:rPr>
                <w:rFonts w:eastAsia="宋体"/>
                <w:bCs/>
                <w:sz w:val="20"/>
                <w:szCs w:val="21"/>
                <w:rPrChange w:id="694" w:author="吴潇" w:date="2014-12-22T14:17:00Z">
                  <w:rPr>
                    <w:rFonts w:eastAsia="黑体"/>
                    <w:bCs/>
                    <w:sz w:val="22"/>
                    <w:szCs w:val="22"/>
                  </w:rPr>
                </w:rPrChange>
              </w:rPr>
            </w:pPr>
            <w:r>
              <w:rPr>
                <w:rFonts w:hint="eastAsia"/>
                <w:bCs/>
                <w:sz w:val="20"/>
                <w:szCs w:val="21"/>
                <w:rPrChange w:id="695" w:author="吴潇" w:date="2014-12-22T14:17:00Z">
                  <w:rPr>
                    <w:rFonts w:hint="eastAsia"/>
                    <w:bCs/>
                    <w:sz w:val="22"/>
                    <w:szCs w:val="22"/>
                  </w:rPr>
                </w:rPrChange>
              </w:rPr>
              <w:t>帐号类型</w:t>
            </w:r>
            <w:r>
              <w:rPr>
                <w:bCs/>
                <w:sz w:val="20"/>
                <w:szCs w:val="21"/>
                <w:rPrChange w:id="696" w:author="吴潇" w:date="2014-12-22T14:17:00Z">
                  <w:rPr>
                    <w:bCs/>
                    <w:sz w:val="22"/>
                    <w:szCs w:val="22"/>
                  </w:rPr>
                </w:rPrChange>
              </w:rPr>
              <w:t>(</w:t>
            </w:r>
            <w:r>
              <w:rPr>
                <w:rFonts w:hint="eastAsia"/>
                <w:bCs/>
                <w:sz w:val="20"/>
                <w:szCs w:val="21"/>
                <w:rPrChange w:id="697" w:author="吴潇" w:date="2014-12-22T14:17:00Z">
                  <w:rPr>
                    <w:rFonts w:hint="eastAsia"/>
                    <w:bCs/>
                    <w:sz w:val="22"/>
                    <w:szCs w:val="22"/>
                  </w:rPr>
                </w:rPrChange>
              </w:rPr>
              <w:t>卡介质</w:t>
            </w:r>
            <w:r>
              <w:rPr>
                <w:bCs/>
                <w:sz w:val="20"/>
                <w:szCs w:val="21"/>
                <w:rPrChange w:id="698" w:author="吴潇" w:date="2014-12-22T14:17:00Z">
                  <w:rPr>
                    <w:bCs/>
                    <w:sz w:val="22"/>
                    <w:szCs w:val="22"/>
                  </w:rPr>
                </w:rPrChange>
              </w:rPr>
              <w:t>)</w:t>
            </w:r>
          </w:p>
        </w:tc>
        <w:tc>
          <w:tcPr>
            <w:tcW w:w="1573" w:type="dxa"/>
            <w:vAlign w:val="center"/>
          </w:tcPr>
          <w:p>
            <w:pPr>
              <w:numPr>
                <w:ilvl w:val="0"/>
                <w:numId w:val="0"/>
              </w:numPr>
              <w:jc w:val="center"/>
              <w:outlineLvl w:val="4"/>
              <w:rPr>
                <w:rFonts w:eastAsia="宋体"/>
                <w:bCs/>
                <w:sz w:val="20"/>
                <w:szCs w:val="21"/>
                <w:rPrChange w:id="699" w:author="吴潇" w:date="2014-12-22T14:17:00Z">
                  <w:rPr>
                    <w:rFonts w:eastAsia="黑体"/>
                    <w:bCs/>
                    <w:sz w:val="22"/>
                    <w:szCs w:val="22"/>
                  </w:rPr>
                </w:rPrChange>
              </w:rPr>
            </w:pPr>
            <w:r>
              <w:rPr>
                <w:bCs/>
                <w:sz w:val="20"/>
                <w:szCs w:val="21"/>
                <w:rPrChange w:id="700" w:author="吴潇" w:date="2014-12-22T14:17:00Z">
                  <w:rPr>
                    <w:bCs/>
                    <w:sz w:val="22"/>
                    <w:szCs w:val="22"/>
                  </w:rPr>
                </w:rPrChange>
              </w:rPr>
              <w:t>accType</w:t>
            </w:r>
          </w:p>
        </w:tc>
        <w:tc>
          <w:tcPr>
            <w:tcW w:w="992" w:type="dxa"/>
            <w:vAlign w:val="center"/>
          </w:tcPr>
          <w:p>
            <w:pPr>
              <w:numPr>
                <w:ilvl w:val="0"/>
                <w:numId w:val="0"/>
              </w:numPr>
              <w:jc w:val="center"/>
              <w:outlineLvl w:val="4"/>
              <w:rPr>
                <w:rFonts w:eastAsia="宋体"/>
                <w:bCs/>
                <w:sz w:val="20"/>
                <w:szCs w:val="21"/>
                <w:rPrChange w:id="701" w:author="吴潇" w:date="2014-12-22T14:17:00Z">
                  <w:rPr>
                    <w:rFonts w:eastAsia="黑体"/>
                    <w:bCs/>
                    <w:sz w:val="22"/>
                    <w:szCs w:val="22"/>
                  </w:rPr>
                </w:rPrChange>
              </w:rPr>
            </w:pPr>
            <w:r>
              <w:rPr>
                <w:bCs/>
                <w:sz w:val="20"/>
                <w:szCs w:val="21"/>
                <w:rPrChange w:id="702" w:author="吴潇" w:date="2014-12-22T14:17:00Z">
                  <w:rPr>
                    <w:bCs/>
                    <w:sz w:val="22"/>
                    <w:szCs w:val="22"/>
                  </w:rPr>
                </w:rPrChange>
              </w:rPr>
              <w:t>N2</w:t>
            </w:r>
          </w:p>
        </w:tc>
        <w:tc>
          <w:tcPr>
            <w:tcW w:w="5211" w:type="dxa"/>
            <w:vAlign w:val="center"/>
          </w:tcPr>
          <w:p>
            <w:pPr>
              <w:numPr>
                <w:ilvl w:val="0"/>
                <w:numId w:val="0"/>
              </w:numPr>
              <w:jc w:val="left"/>
              <w:outlineLvl w:val="4"/>
              <w:rPr>
                <w:rFonts w:eastAsia="宋体"/>
                <w:bCs/>
                <w:sz w:val="20"/>
                <w:szCs w:val="21"/>
                <w:rPrChange w:id="703" w:author="吴潇" w:date="2014-12-22T14:17:00Z">
                  <w:rPr>
                    <w:rFonts w:eastAsia="黑体"/>
                    <w:bCs/>
                    <w:sz w:val="22"/>
                    <w:szCs w:val="22"/>
                  </w:rPr>
                </w:rPrChange>
              </w:rPr>
            </w:pPr>
            <w:r>
              <w:rPr>
                <w:bCs/>
                <w:sz w:val="20"/>
                <w:szCs w:val="21"/>
                <w:rPrChange w:id="704" w:author="吴潇" w:date="2014-12-22T14:17:00Z">
                  <w:rPr>
                    <w:bCs/>
                    <w:sz w:val="22"/>
                    <w:szCs w:val="22"/>
                  </w:rPr>
                </w:rPrChange>
              </w:rPr>
              <w:t>01</w:t>
            </w:r>
            <w:r>
              <w:rPr>
                <w:rFonts w:hint="eastAsia"/>
                <w:bCs/>
                <w:sz w:val="20"/>
                <w:szCs w:val="21"/>
                <w:rPrChange w:id="705" w:author="吴潇" w:date="2014-12-22T14:17:00Z">
                  <w:rPr>
                    <w:rFonts w:hint="eastAsia"/>
                    <w:bCs/>
                    <w:sz w:val="22"/>
                    <w:szCs w:val="22"/>
                  </w:rPr>
                </w:rPrChange>
              </w:rPr>
              <w:t>：</w:t>
            </w:r>
            <w:r>
              <w:rPr>
                <w:rFonts w:hint="eastAsia"/>
                <w:bCs/>
                <w:sz w:val="20"/>
                <w:szCs w:val="21"/>
                <w:rPrChange w:id="706" w:author="吴潇" w:date="2014-12-22T14:17:00Z">
                  <w:rPr>
                    <w:rFonts w:hint="eastAsia"/>
                    <w:bCs/>
                    <w:sz w:val="22"/>
                    <w:szCs w:val="22"/>
                  </w:rPr>
                </w:rPrChange>
              </w:rPr>
              <w:t>银行卡</w:t>
            </w:r>
          </w:p>
          <w:p>
            <w:pPr>
              <w:numPr>
                <w:ilvl w:val="0"/>
                <w:numId w:val="0"/>
              </w:numPr>
              <w:jc w:val="left"/>
              <w:rPr>
                <w:bCs/>
                <w:sz w:val="20"/>
                <w:szCs w:val="21"/>
                <w:rPrChange w:id="707" w:author="吴潇" w:date="2014-12-22T14:17:00Z">
                  <w:rPr>
                    <w:bCs/>
                    <w:sz w:val="22"/>
                    <w:szCs w:val="22"/>
                  </w:rPr>
                </w:rPrChange>
              </w:rPr>
            </w:pPr>
            <w:r>
              <w:rPr>
                <w:bCs/>
                <w:sz w:val="20"/>
                <w:szCs w:val="21"/>
                <w:rPrChange w:id="708" w:author="吴潇" w:date="2014-12-22T14:17:00Z">
                  <w:rPr>
                    <w:bCs/>
                    <w:sz w:val="22"/>
                    <w:szCs w:val="22"/>
                  </w:rPr>
                </w:rPrChange>
              </w:rPr>
              <w:t>02</w:t>
            </w:r>
            <w:r>
              <w:rPr>
                <w:rFonts w:hint="eastAsia"/>
                <w:bCs/>
                <w:sz w:val="20"/>
                <w:szCs w:val="21"/>
                <w:rPrChange w:id="709" w:author="吴潇" w:date="2014-12-22T14:17:00Z">
                  <w:rPr>
                    <w:rFonts w:hint="eastAsia"/>
                    <w:bCs/>
                    <w:sz w:val="22"/>
                    <w:szCs w:val="22"/>
                  </w:rPr>
                </w:rPrChange>
              </w:rPr>
              <w:t>：</w:t>
            </w:r>
            <w:r>
              <w:rPr>
                <w:rFonts w:hint="eastAsia"/>
                <w:bCs/>
                <w:sz w:val="20"/>
                <w:szCs w:val="21"/>
                <w:rPrChange w:id="710" w:author="吴潇" w:date="2014-12-22T14:17:00Z">
                  <w:rPr>
                    <w:rFonts w:hint="eastAsia"/>
                    <w:bCs/>
                    <w:sz w:val="22"/>
                    <w:szCs w:val="22"/>
                  </w:rPr>
                </w:rPrChange>
              </w:rPr>
              <w:t>存折</w:t>
            </w:r>
          </w:p>
          <w:p>
            <w:pPr>
              <w:numPr>
                <w:ilvl w:val="0"/>
                <w:numId w:val="0"/>
              </w:numPr>
              <w:jc w:val="left"/>
              <w:rPr>
                <w:bCs/>
                <w:sz w:val="20"/>
                <w:szCs w:val="21"/>
                <w:rPrChange w:id="711" w:author="吴潇" w:date="2014-12-22T14:17:00Z">
                  <w:rPr>
                    <w:bCs/>
                    <w:sz w:val="22"/>
                    <w:szCs w:val="22"/>
                  </w:rPr>
                </w:rPrChange>
              </w:rPr>
            </w:pPr>
            <w:r>
              <w:rPr>
                <w:bCs/>
                <w:sz w:val="20"/>
                <w:szCs w:val="21"/>
                <w:rPrChange w:id="712" w:author="吴潇" w:date="2014-12-22T14:17:00Z">
                  <w:rPr>
                    <w:bCs/>
                    <w:sz w:val="22"/>
                    <w:szCs w:val="22"/>
                  </w:rPr>
                </w:rPrChange>
              </w:rPr>
              <w:t>03</w:t>
            </w:r>
            <w:r>
              <w:rPr>
                <w:rFonts w:hint="eastAsia"/>
                <w:bCs/>
                <w:sz w:val="20"/>
                <w:szCs w:val="21"/>
                <w:rPrChange w:id="713" w:author="吴潇" w:date="2014-12-22T14:17:00Z">
                  <w:rPr>
                    <w:rFonts w:hint="eastAsia"/>
                    <w:bCs/>
                    <w:sz w:val="22"/>
                    <w:szCs w:val="22"/>
                  </w:rPr>
                </w:rPrChange>
              </w:rPr>
              <w:t>：</w:t>
            </w:r>
            <w:r>
              <w:rPr>
                <w:bCs/>
                <w:sz w:val="20"/>
                <w:szCs w:val="21"/>
                <w:rPrChange w:id="714" w:author="吴潇" w:date="2014-12-22T14:17:00Z">
                  <w:rPr>
                    <w:bCs/>
                    <w:sz w:val="22"/>
                    <w:szCs w:val="22"/>
                  </w:rPr>
                </w:rPrChange>
              </w:rPr>
              <w:t>IC</w:t>
            </w:r>
            <w:r>
              <w:rPr>
                <w:rFonts w:hint="eastAsia"/>
                <w:bCs/>
                <w:sz w:val="20"/>
                <w:szCs w:val="21"/>
                <w:rPrChange w:id="715" w:author="吴潇" w:date="2014-12-22T14:17:00Z">
                  <w:rPr>
                    <w:rFonts w:hint="eastAsia"/>
                    <w:bCs/>
                    <w:sz w:val="22"/>
                    <w:szCs w:val="22"/>
                  </w:rPr>
                </w:rPrChange>
              </w:rPr>
              <w:t>卡</w:t>
            </w:r>
          </w:p>
          <w:p>
            <w:pPr>
              <w:numPr>
                <w:ilvl w:val="0"/>
                <w:numId w:val="0"/>
              </w:numPr>
              <w:jc w:val="left"/>
              <w:rPr>
                <w:bCs/>
                <w:sz w:val="20"/>
                <w:szCs w:val="21"/>
                <w:rPrChange w:id="716" w:author="吴潇" w:date="2014-12-22T14:17:00Z">
                  <w:rPr>
                    <w:bCs/>
                    <w:sz w:val="22"/>
                    <w:szCs w:val="22"/>
                  </w:rPr>
                </w:rPrChange>
              </w:rPr>
            </w:pPr>
            <w:r>
              <w:rPr>
                <w:rFonts w:hint="eastAsia"/>
                <w:bCs/>
                <w:sz w:val="20"/>
                <w:szCs w:val="21"/>
                <w:rPrChange w:id="717" w:author="吴潇" w:date="2014-12-22T14:17:00Z">
                  <w:rPr>
                    <w:rFonts w:hint="eastAsia"/>
                    <w:bCs/>
                    <w:sz w:val="22"/>
                    <w:szCs w:val="22"/>
                  </w:rPr>
                </w:rPrChange>
              </w:rPr>
              <w:t>默认取值：</w:t>
            </w:r>
            <w:r>
              <w:rPr>
                <w:bCs/>
                <w:sz w:val="20"/>
                <w:szCs w:val="21"/>
                <w:rPrChange w:id="718" w:author="吴潇" w:date="2014-12-22T14:17:00Z">
                  <w:rPr>
                    <w:bCs/>
                    <w:sz w:val="22"/>
                    <w:szCs w:val="22"/>
                  </w:rPr>
                </w:rPrChange>
              </w:rPr>
              <w:t>01</w:t>
            </w:r>
          </w:p>
          <w:p>
            <w:pPr>
              <w:numPr>
                <w:ilvl w:val="0"/>
                <w:numId w:val="0"/>
              </w:numPr>
              <w:jc w:val="left"/>
              <w:rPr>
                <w:bCs/>
                <w:sz w:val="20"/>
                <w:szCs w:val="21"/>
                <w:rPrChange w:id="719" w:author="吴潇" w:date="2014-12-22T14:17:00Z">
                  <w:rPr>
                    <w:bCs/>
                    <w:sz w:val="22"/>
                    <w:szCs w:val="22"/>
                  </w:rPr>
                </w:rPrChange>
              </w:rPr>
            </w:pPr>
            <w:r>
              <w:rPr>
                <w:rFonts w:hint="eastAsia"/>
                <w:bCs/>
                <w:sz w:val="20"/>
                <w:szCs w:val="21"/>
                <w:rPrChange w:id="720" w:author="吴潇" w:date="2014-12-22T14:17:00Z">
                  <w:rPr>
                    <w:rFonts w:hint="eastAsia"/>
                    <w:bCs/>
                    <w:sz w:val="22"/>
                    <w:szCs w:val="22"/>
                  </w:rPr>
                </w:rPrChange>
              </w:rPr>
              <w:t>取值</w:t>
            </w:r>
            <w:ins w:id="721" w:author="吴潇" w:date="2014-12-22T14:19:00Z">
              <w:r>
                <w:rPr>
                  <w:rFonts w:hint="eastAsia"/>
                  <w:bCs/>
                  <w:szCs w:val="21"/>
                </w:rPr>
                <w:t>“</w:t>
              </w:r>
            </w:ins>
            <w:del w:id="722" w:author="吴潇" w:date="2014-12-22T14:19:00Z">
              <w:r>
                <w:rPr>
                  <w:rFonts w:hint="eastAsia"/>
                  <w:bCs/>
                  <w:sz w:val="20"/>
                  <w:szCs w:val="21"/>
                  <w:rPrChange w:id="723" w:author="吴潇" w:date="2014-12-22T14:17:00Z">
                    <w:rPr>
                      <w:rFonts w:hint="eastAsia"/>
                      <w:bCs/>
                      <w:sz w:val="22"/>
                      <w:szCs w:val="22"/>
                    </w:rPr>
                  </w:rPrChange>
                </w:rPr>
                <w:delText>“</w:delText>
              </w:r>
            </w:del>
            <w:r>
              <w:rPr>
                <w:bCs/>
                <w:sz w:val="20"/>
                <w:szCs w:val="21"/>
                <w:rPrChange w:id="724" w:author="吴潇" w:date="2014-12-22T14:17:00Z">
                  <w:rPr>
                    <w:bCs/>
                    <w:sz w:val="22"/>
                    <w:szCs w:val="22"/>
                  </w:rPr>
                </w:rPrChange>
              </w:rPr>
              <w:t>03</w:t>
            </w:r>
            <w:del w:id="725" w:author="吴潇" w:date="2014-12-22T14:19:00Z">
              <w:r>
                <w:rPr>
                  <w:rFonts w:hint="eastAsia"/>
                  <w:bCs/>
                  <w:sz w:val="20"/>
                  <w:szCs w:val="21"/>
                  <w:rPrChange w:id="726" w:author="吴潇" w:date="2014-12-22T14:17:00Z">
                    <w:rPr>
                      <w:rFonts w:hint="eastAsia"/>
                      <w:bCs/>
                      <w:sz w:val="22"/>
                      <w:szCs w:val="22"/>
                    </w:rPr>
                  </w:rPrChange>
                </w:rPr>
                <w:delText>”</w:delText>
              </w:r>
            </w:del>
            <w:ins w:id="727" w:author="吴潇" w:date="2014-12-22T14:19:00Z">
              <w:r>
                <w:rPr>
                  <w:rFonts w:hint="eastAsia"/>
                  <w:bCs/>
                  <w:szCs w:val="21"/>
                </w:rPr>
                <w:t>”</w:t>
              </w:r>
            </w:ins>
            <w:r>
              <w:rPr>
                <w:rFonts w:hint="eastAsia"/>
                <w:bCs/>
                <w:sz w:val="20"/>
                <w:szCs w:val="21"/>
                <w:rPrChange w:id="728" w:author="吴潇" w:date="2014-12-22T14:17:00Z">
                  <w:rPr>
                    <w:rFonts w:hint="eastAsia"/>
                    <w:bCs/>
                    <w:sz w:val="22"/>
                    <w:szCs w:val="22"/>
                  </w:rPr>
                </w:rPrChange>
              </w:rPr>
              <w:t>表示以</w:t>
            </w:r>
            <w:r>
              <w:rPr>
                <w:bCs/>
                <w:sz w:val="20"/>
                <w:szCs w:val="21"/>
                <w:rPrChange w:id="729" w:author="吴潇" w:date="2014-12-22T14:17:00Z">
                  <w:rPr>
                    <w:bCs/>
                    <w:sz w:val="22"/>
                    <w:szCs w:val="22"/>
                  </w:rPr>
                </w:rPrChange>
              </w:rPr>
              <w:t>IC</w:t>
            </w:r>
            <w:r>
              <w:rPr>
                <w:rFonts w:hint="eastAsia"/>
                <w:bCs/>
                <w:sz w:val="20"/>
                <w:szCs w:val="21"/>
                <w:rPrChange w:id="730" w:author="吴潇" w:date="2014-12-22T14:17:00Z">
                  <w:rPr>
                    <w:rFonts w:hint="eastAsia"/>
                    <w:bCs/>
                    <w:sz w:val="22"/>
                    <w:szCs w:val="22"/>
                  </w:rPr>
                </w:rPrChange>
              </w:rPr>
              <w:t>终端发起的</w:t>
            </w:r>
            <w:r>
              <w:rPr>
                <w:bCs/>
                <w:sz w:val="20"/>
                <w:szCs w:val="21"/>
                <w:rPrChange w:id="731" w:author="吴潇" w:date="2014-12-22T14:17:00Z">
                  <w:rPr>
                    <w:bCs/>
                    <w:sz w:val="22"/>
                    <w:szCs w:val="22"/>
                  </w:rPr>
                </w:rPrChange>
              </w:rPr>
              <w:t>IC</w:t>
            </w:r>
            <w:r>
              <w:rPr>
                <w:rFonts w:hint="eastAsia"/>
                <w:bCs/>
                <w:sz w:val="20"/>
                <w:szCs w:val="21"/>
                <w:rPrChange w:id="732" w:author="吴潇" w:date="2014-12-22T14:17:00Z">
                  <w:rPr>
                    <w:rFonts w:hint="eastAsia"/>
                    <w:bCs/>
                    <w:sz w:val="22"/>
                    <w:szCs w:val="22"/>
                  </w:rPr>
                </w:rPrChange>
              </w:rPr>
              <w:t>卡交易，</w:t>
            </w:r>
            <w:r>
              <w:rPr>
                <w:bCs/>
                <w:sz w:val="20"/>
                <w:szCs w:val="21"/>
                <w:rPrChange w:id="733" w:author="吴潇" w:date="2014-12-22T14:17:00Z">
                  <w:rPr>
                    <w:bCs/>
                    <w:sz w:val="22"/>
                    <w:szCs w:val="22"/>
                  </w:rPr>
                </w:rPrChange>
              </w:rPr>
              <w:t>IC</w:t>
            </w:r>
            <w:r>
              <w:rPr>
                <w:rFonts w:hint="eastAsia"/>
                <w:bCs/>
                <w:sz w:val="20"/>
                <w:szCs w:val="21"/>
                <w:rPrChange w:id="734" w:author="吴潇" w:date="2014-12-22T14:17:00Z">
                  <w:rPr>
                    <w:rFonts w:hint="eastAsia"/>
                    <w:bCs/>
                    <w:sz w:val="22"/>
                    <w:szCs w:val="22"/>
                  </w:rPr>
                </w:rPrChange>
              </w:rPr>
              <w:t>作为普通银行卡进行支付时，此域填写为</w:t>
            </w:r>
            <w:del w:id="735" w:author="吴潇" w:date="2014-12-22T14:19:00Z">
              <w:r>
                <w:rPr>
                  <w:rFonts w:hint="eastAsia"/>
                  <w:bCs/>
                  <w:sz w:val="20"/>
                  <w:szCs w:val="21"/>
                  <w:rPrChange w:id="736" w:author="吴潇" w:date="2014-12-22T14:17:00Z">
                    <w:rPr>
                      <w:rFonts w:hint="eastAsia"/>
                      <w:bCs/>
                      <w:sz w:val="22"/>
                      <w:szCs w:val="22"/>
                    </w:rPr>
                  </w:rPrChange>
                </w:rPr>
                <w:delText>“</w:delText>
              </w:r>
            </w:del>
            <w:ins w:id="737" w:author="吴潇" w:date="2014-12-22T14:19:00Z">
              <w:r>
                <w:rPr>
                  <w:rFonts w:hint="eastAsia"/>
                  <w:bCs/>
                  <w:szCs w:val="21"/>
                </w:rPr>
                <w:t>“</w:t>
              </w:r>
            </w:ins>
            <w:r>
              <w:rPr>
                <w:bCs/>
                <w:sz w:val="20"/>
                <w:szCs w:val="21"/>
                <w:rPrChange w:id="738" w:author="吴潇" w:date="2014-12-22T14:17:00Z">
                  <w:rPr>
                    <w:bCs/>
                    <w:sz w:val="22"/>
                    <w:szCs w:val="22"/>
                  </w:rPr>
                </w:rPrChange>
              </w:rPr>
              <w:t>01</w:t>
            </w:r>
            <w:del w:id="739" w:author="吴潇" w:date="2014-12-22T14:19:00Z">
              <w:r>
                <w:rPr>
                  <w:rFonts w:hint="eastAsia"/>
                  <w:bCs/>
                  <w:sz w:val="20"/>
                  <w:szCs w:val="21"/>
                  <w:rPrChange w:id="740" w:author="吴潇" w:date="2014-12-22T14:17:00Z">
                    <w:rPr>
                      <w:rFonts w:hint="eastAsia"/>
                      <w:bCs/>
                      <w:sz w:val="22"/>
                      <w:szCs w:val="22"/>
                    </w:rPr>
                  </w:rPrChange>
                </w:rPr>
                <w:delText>”</w:delText>
              </w:r>
            </w:del>
            <w:ins w:id="741" w:author="吴潇" w:date="2014-12-22T14:19:00Z">
              <w:r>
                <w:rPr>
                  <w:rFonts w:hint="eastAsia"/>
                  <w:bCs/>
                  <w:szCs w:val="21"/>
                </w:rPr>
                <w:t>”</w:t>
              </w:r>
            </w:ins>
            <w:r>
              <w:rPr>
                <w:rFonts w:hint="eastAsia"/>
                <w:bCs/>
                <w:sz w:val="20"/>
                <w:szCs w:val="21"/>
                <w:rPrChange w:id="742" w:author="吴潇" w:date="2014-12-22T14:17:00Z">
                  <w:rPr>
                    <w:rFonts w:hint="eastAsia"/>
                    <w:bCs/>
                    <w:sz w:val="22"/>
                    <w:szCs w:val="22"/>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744" w:author="吴潇" w:date="2014-12-25T17:02:00Z">
                  <w:rPr>
                    <w:rFonts w:eastAsia="黑体"/>
                    <w:bCs/>
                    <w:sz w:val="22"/>
                    <w:szCs w:val="22"/>
                  </w:rPr>
                </w:rPrChange>
              </w:rPr>
              <w:pPrChange w:id="743" w:author="吴潇" w:date="2014-12-25T17:02:00Z">
                <w:pPr>
                  <w:numPr>
                    <w:ilvl w:val="0"/>
                    <w:numId w:val="0"/>
                  </w:numPr>
                  <w:tabs>
                    <w:tab w:val="clear" w:pos="360"/>
                    <w:tab w:val="clear" w:pos="784"/>
                  </w:tabs>
                  <w:jc w:val="center"/>
                  <w:outlineLvl w:val="4"/>
                </w:pPr>
              </w:pPrChange>
            </w:pPr>
            <w:del w:id="745" w:author="吴潇" w:date="2014-12-25T17:02:00Z">
              <w:r>
                <w:rPr>
                  <w:bCs/>
                  <w:sz w:val="20"/>
                  <w:szCs w:val="21"/>
                  <w:rPrChange w:id="746" w:author="吴潇" w:date="2014-12-25T17:02:00Z">
                    <w:rPr>
                      <w:bCs/>
                      <w:sz w:val="22"/>
                    </w:rPr>
                  </w:rPrChange>
                </w:rPr>
                <w:delText>29</w:delText>
              </w:r>
            </w:del>
          </w:p>
        </w:tc>
        <w:tc>
          <w:tcPr>
            <w:tcW w:w="1180" w:type="dxa"/>
            <w:vAlign w:val="center"/>
          </w:tcPr>
          <w:p>
            <w:pPr>
              <w:numPr>
                <w:ilvl w:val="0"/>
                <w:numId w:val="0"/>
              </w:numPr>
              <w:jc w:val="center"/>
              <w:outlineLvl w:val="4"/>
              <w:rPr>
                <w:rFonts w:eastAsia="宋体"/>
                <w:bCs/>
                <w:sz w:val="20"/>
                <w:szCs w:val="21"/>
                <w:rPrChange w:id="747" w:author="吴潇" w:date="2014-12-22T14:17:00Z">
                  <w:rPr>
                    <w:rFonts w:eastAsia="黑体"/>
                    <w:bCs/>
                    <w:sz w:val="22"/>
                    <w:szCs w:val="22"/>
                  </w:rPr>
                </w:rPrChange>
              </w:rPr>
            </w:pPr>
            <w:r>
              <w:rPr>
                <w:rFonts w:hint="eastAsia"/>
                <w:bCs/>
                <w:sz w:val="20"/>
                <w:szCs w:val="21"/>
                <w:rPrChange w:id="748" w:author="吴潇" w:date="2014-12-22T14:17:00Z">
                  <w:rPr>
                    <w:rFonts w:hint="eastAsia"/>
                    <w:bCs/>
                    <w:sz w:val="22"/>
                    <w:szCs w:val="22"/>
                  </w:rPr>
                </w:rPrChange>
              </w:rPr>
              <w:t>帐号</w:t>
            </w:r>
          </w:p>
        </w:tc>
        <w:tc>
          <w:tcPr>
            <w:tcW w:w="1573" w:type="dxa"/>
            <w:vAlign w:val="center"/>
          </w:tcPr>
          <w:p>
            <w:pPr>
              <w:numPr>
                <w:ilvl w:val="0"/>
                <w:numId w:val="0"/>
              </w:numPr>
              <w:jc w:val="center"/>
              <w:outlineLvl w:val="4"/>
              <w:rPr>
                <w:rFonts w:eastAsia="宋体"/>
                <w:bCs/>
                <w:sz w:val="20"/>
                <w:szCs w:val="21"/>
                <w:rPrChange w:id="749" w:author="吴潇" w:date="2014-12-22T14:17:00Z">
                  <w:rPr>
                    <w:rFonts w:eastAsia="黑体"/>
                    <w:bCs/>
                    <w:sz w:val="22"/>
                    <w:szCs w:val="22"/>
                  </w:rPr>
                </w:rPrChange>
              </w:rPr>
            </w:pPr>
            <w:r>
              <w:rPr>
                <w:bCs/>
                <w:sz w:val="20"/>
                <w:szCs w:val="21"/>
                <w:rPrChange w:id="750" w:author="吴潇" w:date="2014-12-22T14:17:00Z">
                  <w:rPr>
                    <w:bCs/>
                    <w:sz w:val="22"/>
                    <w:szCs w:val="22"/>
                  </w:rPr>
                </w:rPrChange>
              </w:rPr>
              <w:t>accNo</w:t>
            </w:r>
          </w:p>
        </w:tc>
        <w:tc>
          <w:tcPr>
            <w:tcW w:w="992" w:type="dxa"/>
            <w:vAlign w:val="center"/>
          </w:tcPr>
          <w:p>
            <w:pPr>
              <w:numPr>
                <w:ilvl w:val="0"/>
                <w:numId w:val="0"/>
              </w:numPr>
              <w:jc w:val="center"/>
              <w:outlineLvl w:val="4"/>
              <w:rPr>
                <w:rFonts w:eastAsia="宋体"/>
                <w:bCs/>
                <w:sz w:val="20"/>
                <w:szCs w:val="21"/>
                <w:rPrChange w:id="751" w:author="吴潇" w:date="2014-12-22T14:17:00Z">
                  <w:rPr>
                    <w:rFonts w:eastAsia="黑体"/>
                    <w:bCs/>
                    <w:sz w:val="22"/>
                    <w:szCs w:val="22"/>
                  </w:rPr>
                </w:rPrChange>
              </w:rPr>
            </w:pPr>
            <w:r>
              <w:rPr>
                <w:bCs/>
                <w:sz w:val="20"/>
                <w:szCs w:val="21"/>
                <w:rPrChange w:id="752" w:author="吴潇" w:date="2014-12-22T14:17:00Z">
                  <w:rPr>
                    <w:bCs/>
                    <w:sz w:val="22"/>
                    <w:szCs w:val="22"/>
                  </w:rPr>
                </w:rPrChange>
              </w:rPr>
              <w:t>AN1..60</w:t>
            </w:r>
          </w:p>
        </w:tc>
        <w:tc>
          <w:tcPr>
            <w:tcW w:w="5211" w:type="dxa"/>
            <w:vAlign w:val="center"/>
          </w:tcPr>
          <w:p>
            <w:pPr>
              <w:numPr>
                <w:ilvl w:val="0"/>
                <w:numId w:val="0"/>
              </w:numPr>
              <w:jc w:val="left"/>
              <w:outlineLvl w:val="4"/>
              <w:rPr>
                <w:rFonts w:eastAsia="宋体"/>
                <w:bCs/>
                <w:sz w:val="20"/>
                <w:szCs w:val="21"/>
                <w:rPrChange w:id="753" w:author="吴潇" w:date="2014-12-22T14:17:00Z">
                  <w:rPr>
                    <w:rFonts w:eastAsia="黑体"/>
                    <w:bCs/>
                    <w:sz w:val="22"/>
                    <w:szCs w:val="22"/>
                  </w:rPr>
                </w:rPrChange>
              </w:rPr>
            </w:pPr>
            <w:r>
              <w:rPr>
                <w:rFonts w:hint="eastAsia"/>
                <w:bCs/>
                <w:sz w:val="20"/>
                <w:szCs w:val="21"/>
                <w:rPrChange w:id="754" w:author="吴潇" w:date="2014-12-22T14:17:00Z">
                  <w:rPr>
                    <w:rFonts w:hint="eastAsia"/>
                    <w:bCs/>
                    <w:sz w:val="22"/>
                    <w:szCs w:val="22"/>
                  </w:rPr>
                </w:rPrChange>
              </w:rPr>
              <w:t>交易帐号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756" w:author="吴潇" w:date="2014-12-25T17:02:00Z">
                  <w:rPr>
                    <w:rFonts w:eastAsia="黑体"/>
                    <w:bCs/>
                    <w:sz w:val="22"/>
                    <w:szCs w:val="22"/>
                  </w:rPr>
                </w:rPrChange>
              </w:rPr>
              <w:pPrChange w:id="755" w:author="吴潇" w:date="2014-12-25T17:02:00Z">
                <w:pPr>
                  <w:numPr>
                    <w:ilvl w:val="0"/>
                    <w:numId w:val="0"/>
                  </w:numPr>
                  <w:tabs>
                    <w:tab w:val="clear" w:pos="360"/>
                    <w:tab w:val="clear" w:pos="784"/>
                  </w:tabs>
                  <w:jc w:val="center"/>
                  <w:outlineLvl w:val="4"/>
                </w:pPr>
              </w:pPrChange>
            </w:pPr>
            <w:del w:id="757" w:author="吴潇" w:date="2014-12-25T17:02:00Z">
              <w:r>
                <w:rPr>
                  <w:bCs/>
                  <w:sz w:val="20"/>
                  <w:szCs w:val="21"/>
                  <w:rPrChange w:id="758" w:author="吴潇" w:date="2014-12-25T17:02:00Z">
                    <w:rPr>
                      <w:bCs/>
                      <w:sz w:val="22"/>
                    </w:rPr>
                  </w:rPrChange>
                </w:rPr>
                <w:delText>3</w:delText>
              </w:r>
            </w:del>
            <w:del w:id="759" w:author="吴潇" w:date="2014-12-25T17:02:00Z">
              <w:r>
                <w:rPr>
                  <w:bCs/>
                  <w:sz w:val="20"/>
                  <w:szCs w:val="21"/>
                  <w:rPrChange w:id="760" w:author="吴潇" w:date="2014-12-25T17:02:00Z">
                    <w:rPr>
                      <w:bCs/>
                      <w:sz w:val="22"/>
                    </w:rPr>
                  </w:rPrChange>
                </w:rPr>
                <w:delText>0</w:delText>
              </w:r>
            </w:del>
          </w:p>
        </w:tc>
        <w:tc>
          <w:tcPr>
            <w:tcW w:w="1180" w:type="dxa"/>
            <w:vAlign w:val="center"/>
          </w:tcPr>
          <w:p>
            <w:pPr>
              <w:numPr>
                <w:ilvl w:val="0"/>
                <w:numId w:val="0"/>
              </w:numPr>
              <w:jc w:val="center"/>
              <w:outlineLvl w:val="4"/>
              <w:rPr>
                <w:rFonts w:eastAsia="宋体"/>
                <w:bCs/>
                <w:sz w:val="20"/>
                <w:szCs w:val="21"/>
                <w:rPrChange w:id="761" w:author="吴潇" w:date="2014-12-22T14:17:00Z">
                  <w:rPr>
                    <w:rFonts w:eastAsia="黑体"/>
                    <w:bCs/>
                    <w:sz w:val="22"/>
                    <w:szCs w:val="22"/>
                  </w:rPr>
                </w:rPrChange>
              </w:rPr>
            </w:pPr>
            <w:r>
              <w:rPr>
                <w:rFonts w:hint="eastAsia"/>
                <w:bCs/>
                <w:sz w:val="20"/>
                <w:szCs w:val="21"/>
                <w:rPrChange w:id="762" w:author="吴潇" w:date="2014-12-22T14:17:00Z">
                  <w:rPr>
                    <w:rFonts w:hint="eastAsia"/>
                    <w:bCs/>
                    <w:sz w:val="22"/>
                    <w:szCs w:val="22"/>
                  </w:rPr>
                </w:rPrChange>
              </w:rPr>
              <w:t>支付卡类型</w:t>
            </w:r>
          </w:p>
        </w:tc>
        <w:tc>
          <w:tcPr>
            <w:tcW w:w="1573" w:type="dxa"/>
            <w:vAlign w:val="center"/>
          </w:tcPr>
          <w:p>
            <w:pPr>
              <w:numPr>
                <w:ilvl w:val="0"/>
                <w:numId w:val="0"/>
              </w:numPr>
              <w:jc w:val="center"/>
              <w:outlineLvl w:val="4"/>
              <w:rPr>
                <w:rFonts w:eastAsia="宋体"/>
                <w:bCs/>
                <w:sz w:val="20"/>
                <w:szCs w:val="21"/>
                <w:rPrChange w:id="763" w:author="吴潇" w:date="2014-12-22T14:17:00Z">
                  <w:rPr>
                    <w:rFonts w:eastAsia="黑体"/>
                    <w:bCs/>
                    <w:sz w:val="22"/>
                    <w:szCs w:val="22"/>
                  </w:rPr>
                </w:rPrChange>
              </w:rPr>
            </w:pPr>
            <w:r>
              <w:rPr>
                <w:bCs/>
                <w:sz w:val="20"/>
                <w:szCs w:val="21"/>
                <w:rPrChange w:id="764" w:author="吴潇" w:date="2014-12-22T14:17:00Z">
                  <w:rPr>
                    <w:bCs/>
                    <w:sz w:val="22"/>
                    <w:szCs w:val="22"/>
                  </w:rPr>
                </w:rPrChange>
              </w:rPr>
              <w:t>payCardType</w:t>
            </w:r>
          </w:p>
        </w:tc>
        <w:tc>
          <w:tcPr>
            <w:tcW w:w="992" w:type="dxa"/>
            <w:vAlign w:val="center"/>
          </w:tcPr>
          <w:p>
            <w:pPr>
              <w:numPr>
                <w:ilvl w:val="0"/>
                <w:numId w:val="0"/>
              </w:numPr>
              <w:jc w:val="center"/>
              <w:outlineLvl w:val="4"/>
              <w:rPr>
                <w:rFonts w:eastAsia="宋体"/>
                <w:bCs/>
                <w:sz w:val="20"/>
                <w:szCs w:val="21"/>
                <w:rPrChange w:id="765" w:author="吴潇" w:date="2014-12-22T14:17:00Z">
                  <w:rPr>
                    <w:rFonts w:eastAsia="黑体"/>
                    <w:bCs/>
                    <w:sz w:val="22"/>
                    <w:szCs w:val="22"/>
                  </w:rPr>
                </w:rPrChange>
              </w:rPr>
            </w:pPr>
            <w:r>
              <w:rPr>
                <w:bCs/>
                <w:sz w:val="20"/>
                <w:szCs w:val="21"/>
                <w:rPrChange w:id="766" w:author="吴潇" w:date="2014-12-22T14:17:00Z">
                  <w:rPr>
                    <w:bCs/>
                    <w:sz w:val="22"/>
                    <w:szCs w:val="22"/>
                  </w:rPr>
                </w:rPrChange>
              </w:rPr>
              <w:t>N2</w:t>
            </w:r>
          </w:p>
        </w:tc>
        <w:tc>
          <w:tcPr>
            <w:tcW w:w="5211" w:type="dxa"/>
            <w:vAlign w:val="center"/>
          </w:tcPr>
          <w:p>
            <w:pPr>
              <w:numPr>
                <w:ilvl w:val="0"/>
                <w:numId w:val="0"/>
              </w:numPr>
              <w:spacing w:line="0" w:lineRule="atLeast"/>
              <w:outlineLvl w:val="4"/>
              <w:rPr>
                <w:rFonts w:eastAsia="宋体"/>
                <w:szCs w:val="21"/>
                <w:rPrChange w:id="767" w:author="吴潇" w:date="2014-12-22T14:17:00Z">
                  <w:rPr>
                    <w:rFonts w:eastAsia="黑体"/>
                  </w:rPr>
                </w:rPrChange>
              </w:rPr>
            </w:pPr>
            <w:r>
              <w:rPr>
                <w:rFonts w:hint="eastAsia"/>
                <w:szCs w:val="21"/>
              </w:rPr>
              <w:t>消费交易，视商户配置返回。该域取值为：</w:t>
            </w:r>
          </w:p>
          <w:p>
            <w:pPr>
              <w:numPr>
                <w:ilvl w:val="0"/>
                <w:numId w:val="0"/>
              </w:numPr>
              <w:tabs>
                <w:tab w:val="left" w:pos="360"/>
                <w:tab w:val="left" w:pos="784"/>
              </w:tabs>
              <w:spacing w:line="0" w:lineRule="atLeast"/>
              <w:ind w:left="420" w:leftChars="200"/>
              <w:outlineLvl w:val="4"/>
              <w:rPr>
                <w:rFonts w:eastAsia="宋体"/>
                <w:szCs w:val="21"/>
                <w:rPrChange w:id="769" w:author="吴潇" w:date="2014-12-22T14:17:00Z">
                  <w:rPr>
                    <w:rFonts w:eastAsia="黑体"/>
                  </w:rPr>
                </w:rPrChange>
              </w:rPr>
              <w:pPrChange w:id="768" w:author="吴潇" w:date="2014-12-22T14:19:00Z">
                <w:pPr>
                  <w:numPr>
                    <w:ilvl w:val="0"/>
                    <w:numId w:val="0"/>
                  </w:numPr>
                  <w:tabs>
                    <w:tab w:val="clear" w:pos="360"/>
                    <w:tab w:val="clear" w:pos="784"/>
                  </w:tabs>
                  <w:spacing w:line="0" w:lineRule="atLeast"/>
                  <w:outlineLvl w:val="4"/>
                </w:pPr>
              </w:pPrChange>
            </w:pPr>
            <w:r>
              <w:rPr>
                <w:szCs w:val="21"/>
                <w:rPrChange w:id="770" w:author="吴潇" w:date="2014-12-22T14:17:00Z">
                  <w:rPr/>
                </w:rPrChange>
              </w:rPr>
              <w:t>00</w:t>
            </w:r>
            <w:r>
              <w:rPr>
                <w:rFonts w:hint="eastAsia"/>
                <w:szCs w:val="21"/>
                <w:rPrChange w:id="771" w:author="吴潇" w:date="2014-12-22T14:17:00Z">
                  <w:rPr>
                    <w:rFonts w:hint="eastAsia"/>
                  </w:rPr>
                </w:rPrChange>
              </w:rPr>
              <w:t>：未知</w:t>
            </w:r>
          </w:p>
          <w:p>
            <w:pPr>
              <w:numPr>
                <w:ilvl w:val="0"/>
                <w:numId w:val="0"/>
              </w:numPr>
              <w:tabs>
                <w:tab w:val="left" w:pos="360"/>
                <w:tab w:val="left" w:pos="784"/>
              </w:tabs>
              <w:spacing w:line="0" w:lineRule="atLeast"/>
              <w:ind w:left="420" w:leftChars="200"/>
              <w:rPr>
                <w:szCs w:val="21"/>
                <w:rPrChange w:id="773" w:author="吴潇" w:date="2014-12-22T14:17:00Z">
                  <w:rPr/>
                </w:rPrChange>
              </w:rPr>
              <w:pPrChange w:id="772" w:author="吴潇" w:date="2014-12-22T14:19:00Z">
                <w:pPr>
                  <w:numPr>
                    <w:ilvl w:val="0"/>
                    <w:numId w:val="0"/>
                  </w:numPr>
                  <w:tabs>
                    <w:tab w:val="clear" w:pos="360"/>
                    <w:tab w:val="clear" w:pos="784"/>
                  </w:tabs>
                  <w:spacing w:line="0" w:lineRule="atLeast"/>
                </w:pPr>
              </w:pPrChange>
            </w:pPr>
            <w:r>
              <w:rPr>
                <w:szCs w:val="21"/>
                <w:rPrChange w:id="774" w:author="吴潇" w:date="2014-12-22T14:17:00Z">
                  <w:rPr/>
                </w:rPrChange>
              </w:rPr>
              <w:t>01</w:t>
            </w:r>
            <w:r>
              <w:rPr>
                <w:rFonts w:hint="eastAsia"/>
                <w:szCs w:val="21"/>
                <w:rPrChange w:id="775" w:author="吴潇" w:date="2014-12-22T14:17:00Z">
                  <w:rPr>
                    <w:rFonts w:hint="eastAsia"/>
                  </w:rPr>
                </w:rPrChange>
              </w:rPr>
              <w:t>：借记账户</w:t>
            </w:r>
          </w:p>
          <w:p>
            <w:pPr>
              <w:numPr>
                <w:ilvl w:val="0"/>
                <w:numId w:val="0"/>
              </w:numPr>
              <w:tabs>
                <w:tab w:val="left" w:pos="360"/>
                <w:tab w:val="left" w:pos="784"/>
              </w:tabs>
              <w:spacing w:line="0" w:lineRule="atLeast"/>
              <w:ind w:left="420" w:leftChars="200"/>
              <w:rPr>
                <w:szCs w:val="21"/>
                <w:rPrChange w:id="777" w:author="吴潇" w:date="2014-12-22T14:17:00Z">
                  <w:rPr/>
                </w:rPrChange>
              </w:rPr>
              <w:pPrChange w:id="776" w:author="吴潇" w:date="2014-12-22T14:19:00Z">
                <w:pPr>
                  <w:numPr>
                    <w:ilvl w:val="0"/>
                    <w:numId w:val="0"/>
                  </w:numPr>
                  <w:tabs>
                    <w:tab w:val="clear" w:pos="360"/>
                    <w:tab w:val="clear" w:pos="784"/>
                  </w:tabs>
                  <w:spacing w:line="0" w:lineRule="atLeast"/>
                </w:pPr>
              </w:pPrChange>
            </w:pPr>
            <w:r>
              <w:rPr>
                <w:szCs w:val="21"/>
                <w:rPrChange w:id="778" w:author="吴潇" w:date="2014-12-22T14:17:00Z">
                  <w:rPr/>
                </w:rPrChange>
              </w:rPr>
              <w:t>02</w:t>
            </w:r>
            <w:r>
              <w:rPr>
                <w:rFonts w:hint="eastAsia"/>
                <w:szCs w:val="21"/>
                <w:rPrChange w:id="779" w:author="吴潇" w:date="2014-12-22T14:17:00Z">
                  <w:rPr>
                    <w:rFonts w:hint="eastAsia"/>
                  </w:rPr>
                </w:rPrChange>
              </w:rPr>
              <w:t>：贷记账户</w:t>
            </w:r>
          </w:p>
          <w:p>
            <w:pPr>
              <w:numPr>
                <w:ilvl w:val="0"/>
                <w:numId w:val="0"/>
              </w:numPr>
              <w:tabs>
                <w:tab w:val="left" w:pos="360"/>
                <w:tab w:val="left" w:pos="784"/>
              </w:tabs>
              <w:spacing w:line="0" w:lineRule="atLeast"/>
              <w:ind w:left="420" w:leftChars="200"/>
              <w:rPr>
                <w:szCs w:val="21"/>
                <w:rPrChange w:id="781" w:author="吴潇" w:date="2014-12-22T14:17:00Z">
                  <w:rPr/>
                </w:rPrChange>
              </w:rPr>
              <w:pPrChange w:id="780" w:author="吴潇" w:date="2014-12-22T14:19:00Z">
                <w:pPr>
                  <w:numPr>
                    <w:ilvl w:val="0"/>
                    <w:numId w:val="0"/>
                  </w:numPr>
                  <w:tabs>
                    <w:tab w:val="clear" w:pos="360"/>
                    <w:tab w:val="clear" w:pos="784"/>
                  </w:tabs>
                  <w:spacing w:line="0" w:lineRule="atLeast"/>
                </w:pPr>
              </w:pPrChange>
            </w:pPr>
            <w:r>
              <w:rPr>
                <w:szCs w:val="21"/>
                <w:rPrChange w:id="782" w:author="吴潇" w:date="2014-12-22T14:17:00Z">
                  <w:rPr/>
                </w:rPrChange>
              </w:rPr>
              <w:t>03</w:t>
            </w:r>
            <w:r>
              <w:rPr>
                <w:rFonts w:hint="eastAsia"/>
                <w:szCs w:val="21"/>
                <w:rPrChange w:id="783" w:author="吴潇" w:date="2014-12-22T14:17:00Z">
                  <w:rPr>
                    <w:rFonts w:hint="eastAsia"/>
                  </w:rPr>
                </w:rPrChange>
              </w:rPr>
              <w:t>：准贷记账户</w:t>
            </w:r>
          </w:p>
          <w:p>
            <w:pPr>
              <w:numPr>
                <w:ilvl w:val="0"/>
                <w:numId w:val="0"/>
              </w:numPr>
              <w:tabs>
                <w:tab w:val="left" w:pos="360"/>
                <w:tab w:val="left" w:pos="784"/>
              </w:tabs>
              <w:spacing w:line="0" w:lineRule="atLeast"/>
              <w:ind w:left="420" w:leftChars="200"/>
              <w:rPr>
                <w:szCs w:val="21"/>
                <w:rPrChange w:id="785" w:author="吴潇" w:date="2014-12-22T14:17:00Z">
                  <w:rPr/>
                </w:rPrChange>
              </w:rPr>
              <w:pPrChange w:id="784" w:author="吴潇" w:date="2014-12-22T14:19:00Z">
                <w:pPr>
                  <w:numPr>
                    <w:ilvl w:val="0"/>
                    <w:numId w:val="0"/>
                  </w:numPr>
                  <w:tabs>
                    <w:tab w:val="clear" w:pos="360"/>
                    <w:tab w:val="clear" w:pos="784"/>
                  </w:tabs>
                  <w:spacing w:line="0" w:lineRule="atLeast"/>
                </w:pPr>
              </w:pPrChange>
            </w:pPr>
            <w:r>
              <w:rPr>
                <w:szCs w:val="21"/>
                <w:rPrChange w:id="786" w:author="吴潇" w:date="2014-12-22T14:17:00Z">
                  <w:rPr/>
                </w:rPrChange>
              </w:rPr>
              <w:t>04</w:t>
            </w:r>
            <w:r>
              <w:rPr>
                <w:rFonts w:hint="eastAsia"/>
                <w:szCs w:val="21"/>
                <w:rPrChange w:id="787" w:author="吴潇" w:date="2014-12-22T14:17:00Z">
                  <w:rPr>
                    <w:rFonts w:hint="eastAsia"/>
                  </w:rPr>
                </w:rPrChange>
              </w:rPr>
              <w:t>：借贷合一账户</w:t>
            </w:r>
          </w:p>
          <w:p>
            <w:pPr>
              <w:numPr>
                <w:ilvl w:val="0"/>
                <w:numId w:val="0"/>
              </w:numPr>
              <w:tabs>
                <w:tab w:val="left" w:pos="360"/>
                <w:tab w:val="left" w:pos="784"/>
              </w:tabs>
              <w:spacing w:line="0" w:lineRule="atLeast"/>
              <w:ind w:left="420" w:leftChars="200"/>
              <w:rPr>
                <w:szCs w:val="21"/>
                <w:rPrChange w:id="789" w:author="吴潇" w:date="2014-12-22T14:17:00Z">
                  <w:rPr/>
                </w:rPrChange>
              </w:rPr>
              <w:pPrChange w:id="788" w:author="吴潇" w:date="2014-12-22T14:19:00Z">
                <w:pPr>
                  <w:numPr>
                    <w:ilvl w:val="0"/>
                    <w:numId w:val="0"/>
                  </w:numPr>
                  <w:tabs>
                    <w:tab w:val="clear" w:pos="360"/>
                    <w:tab w:val="clear" w:pos="784"/>
                  </w:tabs>
                  <w:spacing w:line="0" w:lineRule="atLeast"/>
                </w:pPr>
              </w:pPrChange>
            </w:pPr>
            <w:r>
              <w:rPr>
                <w:szCs w:val="21"/>
                <w:rPrChange w:id="790" w:author="吴潇" w:date="2014-12-22T14:17:00Z">
                  <w:rPr/>
                </w:rPrChange>
              </w:rPr>
              <w:t>05</w:t>
            </w:r>
            <w:r>
              <w:rPr>
                <w:rFonts w:hint="eastAsia"/>
                <w:szCs w:val="21"/>
                <w:rPrChange w:id="791" w:author="吴潇" w:date="2014-12-22T14:17:00Z">
                  <w:rPr>
                    <w:rFonts w:hint="eastAsia"/>
                  </w:rPr>
                </w:rPrChange>
              </w:rPr>
              <w:t>：预付费账户</w:t>
            </w:r>
          </w:p>
          <w:p>
            <w:pPr>
              <w:numPr>
                <w:ilvl w:val="0"/>
                <w:numId w:val="0"/>
              </w:numPr>
              <w:tabs>
                <w:tab w:val="left" w:pos="360"/>
                <w:tab w:val="left" w:pos="784"/>
              </w:tabs>
              <w:spacing w:line="0" w:lineRule="atLeast"/>
              <w:ind w:left="420" w:leftChars="200"/>
              <w:rPr>
                <w:szCs w:val="21"/>
                <w:rPrChange w:id="793" w:author="吴潇" w:date="2014-12-22T14:17:00Z">
                  <w:rPr/>
                </w:rPrChange>
              </w:rPr>
              <w:pPrChange w:id="792" w:author="吴潇" w:date="2014-12-22T14:19:00Z">
                <w:pPr>
                  <w:numPr>
                    <w:ilvl w:val="0"/>
                    <w:numId w:val="0"/>
                  </w:numPr>
                  <w:tabs>
                    <w:tab w:val="clear" w:pos="360"/>
                    <w:tab w:val="clear" w:pos="784"/>
                  </w:tabs>
                  <w:spacing w:line="0" w:lineRule="atLeast"/>
                </w:pPr>
              </w:pPrChange>
            </w:pPr>
            <w:r>
              <w:rPr>
                <w:szCs w:val="21"/>
                <w:rPrChange w:id="794" w:author="吴潇" w:date="2014-12-22T14:17:00Z">
                  <w:rPr/>
                </w:rPrChange>
              </w:rPr>
              <w:t>06</w:t>
            </w:r>
            <w:r>
              <w:rPr>
                <w:rFonts w:hint="eastAsia"/>
                <w:szCs w:val="21"/>
                <w:rPrChange w:id="795" w:author="吴潇" w:date="2014-12-22T14:17:00Z">
                  <w:rPr>
                    <w:rFonts w:hint="eastAsia"/>
                  </w:rPr>
                </w:rPrChange>
              </w:rPr>
              <w:t>：半开放预付费账户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797" w:author="吴潇" w:date="2014-12-25T17:02:00Z">
                  <w:rPr>
                    <w:rFonts w:eastAsia="黑体"/>
                    <w:bCs/>
                    <w:sz w:val="22"/>
                    <w:szCs w:val="22"/>
                  </w:rPr>
                </w:rPrChange>
              </w:rPr>
              <w:pPrChange w:id="796" w:author="吴潇" w:date="2014-12-25T17:02:00Z">
                <w:pPr>
                  <w:numPr>
                    <w:ilvl w:val="0"/>
                    <w:numId w:val="0"/>
                  </w:numPr>
                  <w:tabs>
                    <w:tab w:val="clear" w:pos="360"/>
                    <w:tab w:val="clear" w:pos="784"/>
                  </w:tabs>
                  <w:jc w:val="center"/>
                  <w:outlineLvl w:val="4"/>
                </w:pPr>
              </w:pPrChange>
            </w:pPr>
            <w:del w:id="798" w:author="吴潇" w:date="2014-12-25T17:02:00Z">
              <w:r>
                <w:rPr>
                  <w:bCs/>
                  <w:sz w:val="20"/>
                  <w:szCs w:val="21"/>
                  <w:rPrChange w:id="799" w:author="吴潇" w:date="2014-12-25T17:02:00Z">
                    <w:rPr>
                      <w:bCs/>
                      <w:sz w:val="22"/>
                    </w:rPr>
                  </w:rPrChange>
                </w:rPr>
                <w:delText>3</w:delText>
              </w:r>
            </w:del>
            <w:del w:id="800" w:author="吴潇" w:date="2014-12-25T17:02:00Z">
              <w:r>
                <w:rPr>
                  <w:bCs/>
                  <w:sz w:val="20"/>
                  <w:szCs w:val="21"/>
                  <w:rPrChange w:id="801" w:author="吴潇" w:date="2014-12-25T17:02:00Z">
                    <w:rPr>
                      <w:bCs/>
                      <w:sz w:val="22"/>
                    </w:rPr>
                  </w:rPrChange>
                </w:rPr>
                <w:delText>1</w:delText>
              </w:r>
            </w:del>
          </w:p>
        </w:tc>
        <w:tc>
          <w:tcPr>
            <w:tcW w:w="1180" w:type="dxa"/>
            <w:vAlign w:val="center"/>
          </w:tcPr>
          <w:p>
            <w:pPr>
              <w:numPr>
                <w:ilvl w:val="0"/>
                <w:numId w:val="0"/>
              </w:numPr>
              <w:jc w:val="center"/>
              <w:outlineLvl w:val="4"/>
              <w:rPr>
                <w:rFonts w:eastAsia="宋体"/>
                <w:bCs/>
                <w:sz w:val="20"/>
                <w:szCs w:val="21"/>
                <w:rPrChange w:id="802" w:author="吴潇" w:date="2014-12-22T14:17:00Z">
                  <w:rPr>
                    <w:rFonts w:eastAsia="黑体"/>
                    <w:bCs/>
                    <w:sz w:val="22"/>
                    <w:szCs w:val="22"/>
                  </w:rPr>
                </w:rPrChange>
              </w:rPr>
            </w:pPr>
            <w:r>
              <w:rPr>
                <w:rFonts w:hint="eastAsia"/>
                <w:bCs/>
                <w:sz w:val="20"/>
                <w:szCs w:val="21"/>
                <w:rPrChange w:id="803" w:author="吴潇" w:date="2014-12-22T14:17:00Z">
                  <w:rPr>
                    <w:rFonts w:hint="eastAsia"/>
                    <w:bCs/>
                    <w:sz w:val="22"/>
                    <w:szCs w:val="22"/>
                  </w:rPr>
                </w:rPrChange>
              </w:rPr>
              <w:t>发卡机构代码</w:t>
            </w:r>
          </w:p>
        </w:tc>
        <w:tc>
          <w:tcPr>
            <w:tcW w:w="1573" w:type="dxa"/>
            <w:vAlign w:val="center"/>
          </w:tcPr>
          <w:p>
            <w:pPr>
              <w:numPr>
                <w:ilvl w:val="0"/>
                <w:numId w:val="0"/>
              </w:numPr>
              <w:jc w:val="center"/>
              <w:outlineLvl w:val="4"/>
              <w:rPr>
                <w:rFonts w:eastAsia="宋体"/>
                <w:bCs/>
                <w:sz w:val="20"/>
                <w:szCs w:val="21"/>
                <w:rPrChange w:id="804" w:author="吴潇" w:date="2014-12-22T14:17:00Z">
                  <w:rPr>
                    <w:rFonts w:eastAsia="黑体"/>
                    <w:bCs/>
                    <w:sz w:val="22"/>
                    <w:szCs w:val="22"/>
                  </w:rPr>
                </w:rPrChange>
              </w:rPr>
            </w:pPr>
            <w:r>
              <w:rPr>
                <w:bCs/>
                <w:sz w:val="20"/>
                <w:szCs w:val="21"/>
                <w:rPrChange w:id="805" w:author="吴潇" w:date="2014-12-22T14:17:00Z">
                  <w:rPr>
                    <w:bCs/>
                    <w:sz w:val="22"/>
                    <w:szCs w:val="22"/>
                  </w:rPr>
                </w:rPrChange>
              </w:rPr>
              <w:t>issInsCode</w:t>
            </w:r>
          </w:p>
        </w:tc>
        <w:tc>
          <w:tcPr>
            <w:tcW w:w="992" w:type="dxa"/>
            <w:vAlign w:val="center"/>
          </w:tcPr>
          <w:p>
            <w:pPr>
              <w:numPr>
                <w:ilvl w:val="0"/>
                <w:numId w:val="0"/>
              </w:numPr>
              <w:spacing w:line="0" w:lineRule="atLeast"/>
              <w:jc w:val="center"/>
              <w:outlineLvl w:val="4"/>
              <w:rPr>
                <w:rFonts w:eastAsia="宋体"/>
                <w:bCs/>
                <w:sz w:val="20"/>
                <w:szCs w:val="21"/>
                <w:rPrChange w:id="806" w:author="吴潇" w:date="2014-12-22T14:17:00Z">
                  <w:rPr>
                    <w:rFonts w:eastAsia="黑体"/>
                    <w:bCs/>
                    <w:sz w:val="22"/>
                    <w:szCs w:val="22"/>
                  </w:rPr>
                </w:rPrChange>
              </w:rPr>
            </w:pPr>
            <w:r>
              <w:rPr>
                <w:bCs/>
                <w:sz w:val="20"/>
                <w:szCs w:val="21"/>
                <w:rPrChange w:id="807" w:author="吴潇" w:date="2014-12-22T14:17:00Z">
                  <w:rPr>
                    <w:bCs/>
                    <w:sz w:val="22"/>
                    <w:szCs w:val="22"/>
                  </w:rPr>
                </w:rPrChange>
              </w:rPr>
              <w:t>AN1..20</w:t>
            </w:r>
          </w:p>
        </w:tc>
        <w:tc>
          <w:tcPr>
            <w:tcW w:w="5211" w:type="dxa"/>
            <w:vAlign w:val="center"/>
          </w:tcPr>
          <w:p>
            <w:pPr>
              <w:numPr>
                <w:ilvl w:val="0"/>
                <w:numId w:val="0"/>
              </w:numPr>
              <w:spacing w:line="0" w:lineRule="atLeast"/>
              <w:outlineLvl w:val="4"/>
              <w:rPr>
                <w:rFonts w:eastAsia="宋体"/>
                <w:szCs w:val="21"/>
                <w:rPrChange w:id="808" w:author="吴潇" w:date="2014-12-22T14:17:00Z">
                  <w:rPr>
                    <w:rFonts w:eastAsia="黑体"/>
                  </w:rPr>
                </w:rPrChange>
              </w:rPr>
            </w:pPr>
            <w:r>
              <w:rPr>
                <w:rFonts w:hint="eastAsia"/>
                <w:szCs w:val="21"/>
              </w:rPr>
              <w:t>当帐号类型为</w:t>
            </w:r>
            <w:r>
              <w:rPr>
                <w:szCs w:val="21"/>
              </w:rPr>
              <w:t>02-</w:t>
            </w:r>
            <w:r>
              <w:rPr>
                <w:rFonts w:hint="eastAsia"/>
                <w:szCs w:val="21"/>
              </w:rPr>
              <w:t>存折时需填写</w:t>
            </w:r>
          </w:p>
          <w:p>
            <w:pPr>
              <w:numPr>
                <w:ilvl w:val="0"/>
                <w:numId w:val="0"/>
              </w:numPr>
              <w:spacing w:line="0" w:lineRule="atLeast"/>
              <w:rPr>
                <w:szCs w:val="21"/>
                <w:rPrChange w:id="809" w:author="吴潇" w:date="2014-12-22T14:17:00Z">
                  <w:rPr/>
                </w:rPrChange>
              </w:rPr>
            </w:pPr>
            <w:r>
              <w:rPr>
                <w:rFonts w:hint="eastAsia"/>
                <w:szCs w:val="21"/>
                <w:rPrChange w:id="810" w:author="吴潇" w:date="2014-12-22T14:17:00Z">
                  <w:rPr>
                    <w:rFonts w:hint="eastAsia"/>
                  </w:rPr>
                </w:rPrChange>
              </w:rPr>
              <w:t>在前台类交易时填写默认银行代码，支持直接跳转到网银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812" w:author="吴潇" w:date="2014-12-25T17:02:00Z">
                  <w:rPr>
                    <w:rFonts w:eastAsia="黑体"/>
                    <w:bCs/>
                    <w:sz w:val="22"/>
                    <w:szCs w:val="22"/>
                  </w:rPr>
                </w:rPrChange>
              </w:rPr>
              <w:pPrChange w:id="811" w:author="吴潇" w:date="2014-12-25T17:02:00Z">
                <w:pPr>
                  <w:numPr>
                    <w:ilvl w:val="0"/>
                    <w:numId w:val="0"/>
                  </w:numPr>
                  <w:tabs>
                    <w:tab w:val="clear" w:pos="360"/>
                    <w:tab w:val="clear" w:pos="784"/>
                  </w:tabs>
                  <w:jc w:val="center"/>
                  <w:outlineLvl w:val="4"/>
                </w:pPr>
              </w:pPrChange>
            </w:pPr>
            <w:del w:id="813" w:author="吴潇" w:date="2014-12-25T17:02:00Z">
              <w:r>
                <w:rPr>
                  <w:bCs/>
                  <w:sz w:val="20"/>
                  <w:szCs w:val="21"/>
                  <w:rPrChange w:id="814" w:author="吴潇" w:date="2014-12-25T17:02:00Z">
                    <w:rPr>
                      <w:bCs/>
                      <w:sz w:val="22"/>
                    </w:rPr>
                  </w:rPrChange>
                </w:rPr>
                <w:delText>3</w:delText>
              </w:r>
            </w:del>
            <w:del w:id="815" w:author="吴潇" w:date="2014-12-25T17:02:00Z">
              <w:r>
                <w:rPr>
                  <w:bCs/>
                  <w:sz w:val="20"/>
                  <w:szCs w:val="21"/>
                  <w:rPrChange w:id="816" w:author="吴潇" w:date="2014-12-25T17:02:00Z">
                    <w:rPr>
                      <w:bCs/>
                      <w:sz w:val="22"/>
                    </w:rPr>
                  </w:rPrChange>
                </w:rPr>
                <w:delText>2</w:delText>
              </w:r>
            </w:del>
          </w:p>
        </w:tc>
        <w:tc>
          <w:tcPr>
            <w:tcW w:w="1180" w:type="dxa"/>
            <w:vAlign w:val="center"/>
          </w:tcPr>
          <w:p>
            <w:pPr>
              <w:numPr>
                <w:ilvl w:val="0"/>
                <w:numId w:val="0"/>
              </w:numPr>
              <w:jc w:val="center"/>
              <w:outlineLvl w:val="4"/>
              <w:rPr>
                <w:rFonts w:eastAsia="宋体"/>
                <w:bCs/>
                <w:sz w:val="20"/>
                <w:szCs w:val="21"/>
                <w:rPrChange w:id="817" w:author="吴潇" w:date="2014-12-22T14:17:00Z">
                  <w:rPr>
                    <w:rFonts w:eastAsia="黑体"/>
                    <w:bCs/>
                    <w:sz w:val="22"/>
                    <w:szCs w:val="22"/>
                  </w:rPr>
                </w:rPrChange>
              </w:rPr>
            </w:pPr>
            <w:r>
              <w:rPr>
                <w:rFonts w:hint="eastAsia"/>
                <w:bCs/>
                <w:sz w:val="20"/>
                <w:szCs w:val="21"/>
                <w:rPrChange w:id="818" w:author="吴潇" w:date="2014-12-22T14:17:00Z">
                  <w:rPr>
                    <w:rFonts w:hint="eastAsia"/>
                    <w:bCs/>
                    <w:sz w:val="22"/>
                    <w:szCs w:val="22"/>
                  </w:rPr>
                </w:rPrChange>
              </w:rPr>
              <w:t>开户行省</w:t>
            </w:r>
          </w:p>
        </w:tc>
        <w:tc>
          <w:tcPr>
            <w:tcW w:w="1573" w:type="dxa"/>
            <w:vAlign w:val="center"/>
          </w:tcPr>
          <w:p>
            <w:pPr>
              <w:numPr>
                <w:ilvl w:val="0"/>
                <w:numId w:val="0"/>
              </w:numPr>
              <w:jc w:val="center"/>
              <w:outlineLvl w:val="4"/>
              <w:rPr>
                <w:rFonts w:eastAsia="宋体"/>
                <w:bCs/>
                <w:sz w:val="20"/>
                <w:szCs w:val="21"/>
                <w:rPrChange w:id="819" w:author="吴潇" w:date="2014-12-22T14:17:00Z">
                  <w:rPr>
                    <w:rFonts w:eastAsia="黑体"/>
                    <w:bCs/>
                    <w:sz w:val="22"/>
                    <w:szCs w:val="22"/>
                  </w:rPr>
                </w:rPrChange>
              </w:rPr>
            </w:pPr>
            <w:r>
              <w:rPr>
                <w:bCs/>
                <w:sz w:val="20"/>
                <w:szCs w:val="21"/>
                <w:rPrChange w:id="820" w:author="吴潇" w:date="2014-12-22T14:17:00Z">
                  <w:rPr>
                    <w:bCs/>
                    <w:sz w:val="22"/>
                    <w:szCs w:val="22"/>
                  </w:rPr>
                </w:rPrChange>
              </w:rPr>
              <w:t>issInsProvince</w:t>
            </w:r>
          </w:p>
        </w:tc>
        <w:tc>
          <w:tcPr>
            <w:tcW w:w="992" w:type="dxa"/>
            <w:vAlign w:val="center"/>
          </w:tcPr>
          <w:p>
            <w:pPr>
              <w:numPr>
                <w:ilvl w:val="0"/>
                <w:numId w:val="0"/>
              </w:numPr>
              <w:jc w:val="center"/>
              <w:outlineLvl w:val="4"/>
              <w:rPr>
                <w:rFonts w:eastAsia="宋体"/>
                <w:bCs/>
                <w:sz w:val="20"/>
                <w:szCs w:val="21"/>
                <w:rPrChange w:id="821" w:author="吴潇" w:date="2014-12-22T14:17:00Z">
                  <w:rPr>
                    <w:rFonts w:eastAsia="黑体"/>
                    <w:bCs/>
                    <w:sz w:val="22"/>
                    <w:szCs w:val="22"/>
                  </w:rPr>
                </w:rPrChange>
              </w:rPr>
            </w:pPr>
            <w:r>
              <w:rPr>
                <w:bCs/>
                <w:sz w:val="20"/>
                <w:szCs w:val="21"/>
                <w:rPrChange w:id="822" w:author="吴潇" w:date="2014-12-22T14:17:00Z">
                  <w:rPr>
                    <w:bCs/>
                    <w:sz w:val="22"/>
                    <w:szCs w:val="22"/>
                  </w:rPr>
                </w:rPrChange>
              </w:rPr>
              <w:t>ANS1..30</w:t>
            </w:r>
          </w:p>
        </w:tc>
        <w:tc>
          <w:tcPr>
            <w:tcW w:w="5211" w:type="dxa"/>
            <w:vAlign w:val="center"/>
          </w:tcPr>
          <w:p>
            <w:pPr>
              <w:numPr>
                <w:ilvl w:val="0"/>
                <w:numId w:val="0"/>
              </w:numPr>
              <w:outlineLvl w:val="4"/>
              <w:rPr>
                <w:rFonts w:eastAsia="宋体"/>
                <w:szCs w:val="21"/>
                <w:rPrChange w:id="823" w:author="吴潇" w:date="2014-12-22T14:17:00Z">
                  <w:rPr>
                    <w:rFonts w:eastAsia="黑体"/>
                  </w:rPr>
                </w:rPrChange>
              </w:rPr>
            </w:pPr>
            <w:r>
              <w:rPr>
                <w:rFonts w:hint="eastAsia"/>
                <w:szCs w:val="21"/>
              </w:rPr>
              <w:t>代付交易时可选上传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825" w:author="吴潇" w:date="2014-12-25T17:02:00Z">
                  <w:rPr>
                    <w:rFonts w:eastAsia="黑体"/>
                    <w:bCs/>
                    <w:sz w:val="22"/>
                    <w:szCs w:val="22"/>
                  </w:rPr>
                </w:rPrChange>
              </w:rPr>
              <w:pPrChange w:id="824" w:author="吴潇" w:date="2014-12-25T17:02:00Z">
                <w:pPr>
                  <w:numPr>
                    <w:ilvl w:val="0"/>
                    <w:numId w:val="0"/>
                  </w:numPr>
                  <w:tabs>
                    <w:tab w:val="clear" w:pos="360"/>
                    <w:tab w:val="clear" w:pos="784"/>
                  </w:tabs>
                  <w:jc w:val="center"/>
                  <w:outlineLvl w:val="4"/>
                </w:pPr>
              </w:pPrChange>
            </w:pPr>
            <w:del w:id="826" w:author="吴潇" w:date="2014-12-25T17:02:00Z">
              <w:r>
                <w:rPr>
                  <w:bCs/>
                  <w:sz w:val="20"/>
                  <w:szCs w:val="21"/>
                  <w:rPrChange w:id="827" w:author="吴潇" w:date="2014-12-25T17:02:00Z">
                    <w:rPr>
                      <w:bCs/>
                      <w:sz w:val="22"/>
                    </w:rPr>
                  </w:rPrChange>
                </w:rPr>
                <w:delText>33</w:delText>
              </w:r>
            </w:del>
          </w:p>
        </w:tc>
        <w:tc>
          <w:tcPr>
            <w:tcW w:w="1180" w:type="dxa"/>
            <w:vAlign w:val="center"/>
          </w:tcPr>
          <w:p>
            <w:pPr>
              <w:numPr>
                <w:ilvl w:val="0"/>
                <w:numId w:val="0"/>
              </w:numPr>
              <w:jc w:val="center"/>
              <w:outlineLvl w:val="4"/>
              <w:rPr>
                <w:rFonts w:eastAsia="宋体"/>
                <w:bCs/>
                <w:sz w:val="20"/>
                <w:szCs w:val="21"/>
                <w:rPrChange w:id="828" w:author="吴潇" w:date="2014-12-22T14:17:00Z">
                  <w:rPr>
                    <w:rFonts w:eastAsia="黑体"/>
                    <w:bCs/>
                    <w:sz w:val="22"/>
                    <w:szCs w:val="22"/>
                  </w:rPr>
                </w:rPrChange>
              </w:rPr>
            </w:pPr>
            <w:r>
              <w:rPr>
                <w:rFonts w:hint="eastAsia"/>
                <w:bCs/>
                <w:sz w:val="20"/>
                <w:szCs w:val="21"/>
                <w:rPrChange w:id="829" w:author="吴潇" w:date="2014-12-22T14:17:00Z">
                  <w:rPr>
                    <w:rFonts w:hint="eastAsia"/>
                    <w:bCs/>
                    <w:sz w:val="22"/>
                    <w:szCs w:val="22"/>
                  </w:rPr>
                </w:rPrChange>
              </w:rPr>
              <w:t>开户行市</w:t>
            </w:r>
          </w:p>
        </w:tc>
        <w:tc>
          <w:tcPr>
            <w:tcW w:w="1573" w:type="dxa"/>
            <w:vAlign w:val="center"/>
          </w:tcPr>
          <w:p>
            <w:pPr>
              <w:numPr>
                <w:ilvl w:val="0"/>
                <w:numId w:val="0"/>
              </w:numPr>
              <w:jc w:val="center"/>
              <w:outlineLvl w:val="4"/>
              <w:rPr>
                <w:rFonts w:eastAsia="宋体"/>
                <w:bCs/>
                <w:sz w:val="20"/>
                <w:szCs w:val="21"/>
                <w:rPrChange w:id="830" w:author="吴潇" w:date="2014-12-22T14:17:00Z">
                  <w:rPr>
                    <w:rFonts w:eastAsia="黑体"/>
                    <w:bCs/>
                    <w:sz w:val="22"/>
                    <w:szCs w:val="22"/>
                  </w:rPr>
                </w:rPrChange>
              </w:rPr>
            </w:pPr>
            <w:r>
              <w:rPr>
                <w:bCs/>
                <w:sz w:val="20"/>
                <w:szCs w:val="21"/>
                <w:rPrChange w:id="831" w:author="吴潇" w:date="2014-12-22T14:17:00Z">
                  <w:rPr>
                    <w:bCs/>
                    <w:sz w:val="22"/>
                    <w:szCs w:val="22"/>
                  </w:rPr>
                </w:rPrChange>
              </w:rPr>
              <w:t>issInsCity</w:t>
            </w:r>
          </w:p>
        </w:tc>
        <w:tc>
          <w:tcPr>
            <w:tcW w:w="992" w:type="dxa"/>
            <w:vAlign w:val="center"/>
          </w:tcPr>
          <w:p>
            <w:pPr>
              <w:numPr>
                <w:ilvl w:val="0"/>
                <w:numId w:val="0"/>
              </w:numPr>
              <w:jc w:val="center"/>
              <w:outlineLvl w:val="4"/>
              <w:rPr>
                <w:rFonts w:eastAsia="宋体"/>
                <w:bCs/>
                <w:sz w:val="20"/>
                <w:szCs w:val="21"/>
                <w:rPrChange w:id="832" w:author="吴潇" w:date="2014-12-22T14:17:00Z">
                  <w:rPr>
                    <w:rFonts w:eastAsia="黑体"/>
                    <w:bCs/>
                    <w:sz w:val="22"/>
                    <w:szCs w:val="22"/>
                  </w:rPr>
                </w:rPrChange>
              </w:rPr>
            </w:pPr>
            <w:r>
              <w:rPr>
                <w:bCs/>
                <w:sz w:val="20"/>
                <w:szCs w:val="21"/>
                <w:rPrChange w:id="833" w:author="吴潇" w:date="2014-12-22T14:17:00Z">
                  <w:rPr>
                    <w:bCs/>
                    <w:sz w:val="22"/>
                    <w:szCs w:val="22"/>
                  </w:rPr>
                </w:rPrChange>
              </w:rPr>
              <w:t>ANS1..30</w:t>
            </w:r>
          </w:p>
        </w:tc>
        <w:tc>
          <w:tcPr>
            <w:tcW w:w="5211" w:type="dxa"/>
            <w:vAlign w:val="center"/>
          </w:tcPr>
          <w:p>
            <w:pPr>
              <w:numPr>
                <w:ilvl w:val="0"/>
                <w:numId w:val="0"/>
              </w:numPr>
              <w:outlineLvl w:val="4"/>
              <w:rPr>
                <w:rFonts w:eastAsia="宋体"/>
                <w:szCs w:val="21"/>
                <w:rPrChange w:id="834" w:author="吴潇" w:date="2014-12-22T14:17:00Z">
                  <w:rPr>
                    <w:rFonts w:eastAsia="黑体"/>
                  </w:rPr>
                </w:rPrChange>
              </w:rPr>
            </w:pPr>
            <w:r>
              <w:rPr>
                <w:rFonts w:hint="eastAsia"/>
                <w:szCs w:val="21"/>
              </w:rPr>
              <w:t>代付交易时可选上传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836" w:author="吴潇" w:date="2014-12-25T17:02:00Z">
                  <w:rPr>
                    <w:rFonts w:eastAsia="黑体"/>
                    <w:bCs/>
                    <w:sz w:val="22"/>
                    <w:szCs w:val="22"/>
                  </w:rPr>
                </w:rPrChange>
              </w:rPr>
              <w:pPrChange w:id="835" w:author="吴潇" w:date="2014-12-25T17:02:00Z">
                <w:pPr>
                  <w:numPr>
                    <w:ilvl w:val="0"/>
                    <w:numId w:val="0"/>
                  </w:numPr>
                  <w:tabs>
                    <w:tab w:val="clear" w:pos="360"/>
                    <w:tab w:val="clear" w:pos="784"/>
                  </w:tabs>
                  <w:jc w:val="center"/>
                  <w:outlineLvl w:val="4"/>
                </w:pPr>
              </w:pPrChange>
            </w:pPr>
            <w:del w:id="837" w:author="吴潇" w:date="2014-12-25T17:02:00Z">
              <w:r>
                <w:rPr>
                  <w:bCs/>
                  <w:sz w:val="20"/>
                  <w:szCs w:val="21"/>
                  <w:rPrChange w:id="838" w:author="吴潇" w:date="2014-12-25T17:02:00Z">
                    <w:rPr>
                      <w:bCs/>
                      <w:sz w:val="22"/>
                    </w:rPr>
                  </w:rPrChange>
                </w:rPr>
                <w:delText>3</w:delText>
              </w:r>
            </w:del>
            <w:del w:id="839" w:author="吴潇" w:date="2014-12-25T17:02:00Z">
              <w:r>
                <w:rPr>
                  <w:bCs/>
                  <w:sz w:val="20"/>
                  <w:szCs w:val="21"/>
                  <w:rPrChange w:id="840" w:author="吴潇" w:date="2014-12-25T17:02:00Z">
                    <w:rPr>
                      <w:bCs/>
                      <w:sz w:val="22"/>
                    </w:rPr>
                  </w:rPrChange>
                </w:rPr>
                <w:delText>4</w:delText>
              </w:r>
            </w:del>
          </w:p>
        </w:tc>
        <w:tc>
          <w:tcPr>
            <w:tcW w:w="1180" w:type="dxa"/>
            <w:vAlign w:val="center"/>
          </w:tcPr>
          <w:p>
            <w:pPr>
              <w:numPr>
                <w:ilvl w:val="0"/>
                <w:numId w:val="0"/>
              </w:numPr>
              <w:jc w:val="center"/>
              <w:outlineLvl w:val="4"/>
              <w:rPr>
                <w:rFonts w:eastAsia="宋体"/>
                <w:bCs/>
                <w:sz w:val="20"/>
                <w:szCs w:val="21"/>
                <w:rPrChange w:id="841" w:author="吴潇" w:date="2014-12-22T14:17:00Z">
                  <w:rPr>
                    <w:rFonts w:eastAsia="黑体"/>
                    <w:bCs/>
                    <w:sz w:val="22"/>
                    <w:szCs w:val="22"/>
                  </w:rPr>
                </w:rPrChange>
              </w:rPr>
            </w:pPr>
            <w:r>
              <w:rPr>
                <w:rFonts w:hint="eastAsia"/>
                <w:bCs/>
                <w:sz w:val="20"/>
                <w:szCs w:val="21"/>
                <w:rPrChange w:id="842" w:author="吴潇" w:date="2014-12-22T14:17:00Z">
                  <w:rPr>
                    <w:rFonts w:hint="eastAsia"/>
                    <w:bCs/>
                    <w:sz w:val="22"/>
                    <w:szCs w:val="22"/>
                  </w:rPr>
                </w:rPrChange>
              </w:rPr>
              <w:t>开户行名称</w:t>
            </w:r>
          </w:p>
        </w:tc>
        <w:tc>
          <w:tcPr>
            <w:tcW w:w="1573" w:type="dxa"/>
            <w:vAlign w:val="center"/>
          </w:tcPr>
          <w:p>
            <w:pPr>
              <w:numPr>
                <w:ilvl w:val="0"/>
                <w:numId w:val="0"/>
              </w:numPr>
              <w:jc w:val="center"/>
              <w:outlineLvl w:val="4"/>
              <w:rPr>
                <w:rFonts w:eastAsia="宋体"/>
                <w:bCs/>
                <w:sz w:val="20"/>
                <w:szCs w:val="21"/>
                <w:rPrChange w:id="843" w:author="吴潇" w:date="2014-12-22T14:17:00Z">
                  <w:rPr>
                    <w:rFonts w:eastAsia="黑体"/>
                    <w:bCs/>
                    <w:sz w:val="22"/>
                    <w:szCs w:val="22"/>
                  </w:rPr>
                </w:rPrChange>
              </w:rPr>
            </w:pPr>
            <w:r>
              <w:rPr>
                <w:bCs/>
                <w:sz w:val="20"/>
                <w:szCs w:val="21"/>
                <w:rPrChange w:id="844" w:author="吴潇" w:date="2014-12-22T14:17:00Z">
                  <w:rPr>
                    <w:bCs/>
                    <w:sz w:val="22"/>
                    <w:szCs w:val="22"/>
                  </w:rPr>
                </w:rPrChange>
              </w:rPr>
              <w:t>issInsName</w:t>
            </w:r>
          </w:p>
        </w:tc>
        <w:tc>
          <w:tcPr>
            <w:tcW w:w="992" w:type="dxa"/>
            <w:vAlign w:val="center"/>
          </w:tcPr>
          <w:p>
            <w:pPr>
              <w:numPr>
                <w:ilvl w:val="0"/>
                <w:numId w:val="0"/>
              </w:numPr>
              <w:jc w:val="center"/>
              <w:outlineLvl w:val="4"/>
              <w:rPr>
                <w:rFonts w:eastAsia="宋体"/>
                <w:bCs/>
                <w:sz w:val="20"/>
                <w:szCs w:val="21"/>
                <w:rPrChange w:id="845" w:author="吴潇" w:date="2014-12-22T14:17:00Z">
                  <w:rPr>
                    <w:rFonts w:eastAsia="黑体"/>
                    <w:bCs/>
                    <w:sz w:val="22"/>
                    <w:szCs w:val="22"/>
                  </w:rPr>
                </w:rPrChange>
              </w:rPr>
            </w:pPr>
            <w:r>
              <w:rPr>
                <w:bCs/>
                <w:sz w:val="20"/>
                <w:szCs w:val="21"/>
                <w:rPrChange w:id="846" w:author="吴潇" w:date="2014-12-22T14:17:00Z">
                  <w:rPr>
                    <w:bCs/>
                    <w:sz w:val="22"/>
                    <w:szCs w:val="22"/>
                  </w:rPr>
                </w:rPrChange>
              </w:rPr>
              <w:t>ANS1..60</w:t>
            </w:r>
          </w:p>
        </w:tc>
        <w:tc>
          <w:tcPr>
            <w:tcW w:w="5211" w:type="dxa"/>
            <w:vAlign w:val="center"/>
          </w:tcPr>
          <w:p>
            <w:pPr>
              <w:numPr>
                <w:ilvl w:val="0"/>
                <w:numId w:val="0"/>
              </w:numPr>
              <w:outlineLvl w:val="4"/>
              <w:rPr>
                <w:rFonts w:eastAsia="宋体"/>
                <w:szCs w:val="21"/>
                <w:rPrChange w:id="847" w:author="吴潇" w:date="2014-12-22T14:17:00Z">
                  <w:rPr>
                    <w:rFonts w:eastAsia="黑体"/>
                  </w:rPr>
                </w:rPrChange>
              </w:rPr>
            </w:pPr>
            <w:r>
              <w:rPr>
                <w:rFonts w:hint="eastAsia"/>
                <w:szCs w:val="21"/>
              </w:rPr>
              <w:t>代付交易时可选上传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ind w:firstLineChars="0"/>
              <w:jc w:val="center"/>
              <w:outlineLvl w:val="4"/>
              <w:rPr>
                <w:rFonts w:eastAsia="宋体"/>
                <w:bCs/>
                <w:sz w:val="20"/>
                <w:szCs w:val="21"/>
                <w:rPrChange w:id="849" w:author="吴潇" w:date="2014-12-25T17:02:00Z">
                  <w:rPr>
                    <w:rFonts w:eastAsia="黑体"/>
                    <w:bCs/>
                    <w:sz w:val="22"/>
                    <w:szCs w:val="22"/>
                  </w:rPr>
                </w:rPrChange>
              </w:rPr>
              <w:pPrChange w:id="848" w:author="吴潇" w:date="2014-12-25T17:02:00Z">
                <w:pPr>
                  <w:numPr>
                    <w:ilvl w:val="0"/>
                    <w:numId w:val="0"/>
                  </w:numPr>
                  <w:tabs>
                    <w:tab w:val="clear" w:pos="360"/>
                    <w:tab w:val="clear" w:pos="784"/>
                  </w:tabs>
                  <w:jc w:val="center"/>
                  <w:outlineLvl w:val="4"/>
                </w:pPr>
              </w:pPrChange>
            </w:pPr>
            <w:del w:id="850" w:author="吴潇" w:date="2014-12-25T17:02:00Z">
              <w:r>
                <w:rPr>
                  <w:bCs/>
                  <w:sz w:val="20"/>
                  <w:szCs w:val="21"/>
                  <w:rPrChange w:id="851" w:author="吴潇" w:date="2014-12-25T17:02:00Z">
                    <w:rPr>
                      <w:bCs/>
                      <w:sz w:val="22"/>
                    </w:rPr>
                  </w:rPrChange>
                </w:rPr>
                <w:delText>3</w:delText>
              </w:r>
            </w:del>
            <w:del w:id="852" w:author="吴潇" w:date="2014-12-25T17:02:00Z">
              <w:r>
                <w:rPr>
                  <w:bCs/>
                  <w:sz w:val="20"/>
                  <w:szCs w:val="21"/>
                  <w:rPrChange w:id="853" w:author="吴潇" w:date="2014-12-25T17:02:00Z">
                    <w:rPr>
                      <w:bCs/>
                      <w:sz w:val="22"/>
                    </w:rPr>
                  </w:rPrChange>
                </w:rPr>
                <w:delText>5</w:delText>
              </w:r>
            </w:del>
          </w:p>
        </w:tc>
        <w:tc>
          <w:tcPr>
            <w:tcW w:w="1180" w:type="dxa"/>
            <w:vAlign w:val="center"/>
          </w:tcPr>
          <w:p>
            <w:pPr>
              <w:numPr>
                <w:ilvl w:val="0"/>
                <w:numId w:val="0"/>
              </w:numPr>
              <w:jc w:val="center"/>
              <w:outlineLvl w:val="4"/>
              <w:rPr>
                <w:rFonts w:eastAsia="宋体"/>
                <w:bCs/>
                <w:sz w:val="20"/>
                <w:szCs w:val="21"/>
                <w:rPrChange w:id="854" w:author="吴潇" w:date="2014-12-22T14:17:00Z">
                  <w:rPr>
                    <w:rFonts w:eastAsia="黑体"/>
                    <w:bCs/>
                    <w:sz w:val="22"/>
                    <w:szCs w:val="22"/>
                  </w:rPr>
                </w:rPrChange>
              </w:rPr>
            </w:pPr>
            <w:r>
              <w:rPr>
                <w:rFonts w:hint="eastAsia"/>
                <w:bCs/>
                <w:sz w:val="20"/>
                <w:szCs w:val="21"/>
                <w:rPrChange w:id="855" w:author="吴潇" w:date="2014-12-22T14:17:00Z">
                  <w:rPr>
                    <w:rFonts w:hint="eastAsia"/>
                    <w:bCs/>
                    <w:sz w:val="22"/>
                    <w:szCs w:val="22"/>
                  </w:rPr>
                </w:rPrChange>
              </w:rPr>
              <w:t>银行卡验证信息及身份信息</w:t>
            </w:r>
          </w:p>
        </w:tc>
        <w:tc>
          <w:tcPr>
            <w:tcW w:w="1573" w:type="dxa"/>
            <w:vAlign w:val="center"/>
          </w:tcPr>
          <w:p>
            <w:pPr>
              <w:numPr>
                <w:ilvl w:val="0"/>
                <w:numId w:val="0"/>
              </w:numPr>
              <w:jc w:val="center"/>
              <w:outlineLvl w:val="4"/>
              <w:rPr>
                <w:rFonts w:eastAsia="宋体"/>
                <w:bCs/>
                <w:sz w:val="20"/>
                <w:szCs w:val="21"/>
                <w:rPrChange w:id="856" w:author="吴潇" w:date="2014-12-22T14:17:00Z">
                  <w:rPr>
                    <w:rFonts w:eastAsia="黑体"/>
                    <w:bCs/>
                    <w:sz w:val="22"/>
                    <w:szCs w:val="22"/>
                  </w:rPr>
                </w:rPrChange>
              </w:rPr>
            </w:pPr>
            <w:r>
              <w:rPr>
                <w:bCs/>
                <w:sz w:val="20"/>
                <w:szCs w:val="21"/>
                <w:rPrChange w:id="857" w:author="吴潇" w:date="2014-12-22T14:17:00Z">
                  <w:rPr>
                    <w:bCs/>
                    <w:sz w:val="22"/>
                    <w:szCs w:val="22"/>
                  </w:rPr>
                </w:rPrChange>
              </w:rPr>
              <w:t>customerInfo</w:t>
            </w:r>
          </w:p>
        </w:tc>
        <w:tc>
          <w:tcPr>
            <w:tcW w:w="992" w:type="dxa"/>
            <w:vAlign w:val="center"/>
          </w:tcPr>
          <w:p>
            <w:pPr>
              <w:numPr>
                <w:ilvl w:val="0"/>
                <w:numId w:val="0"/>
              </w:numPr>
              <w:jc w:val="center"/>
              <w:outlineLvl w:val="4"/>
              <w:rPr>
                <w:rFonts w:eastAsia="宋体"/>
                <w:bCs/>
                <w:sz w:val="20"/>
                <w:szCs w:val="21"/>
                <w:rPrChange w:id="858" w:author="吴潇" w:date="2014-12-22T14:17:00Z">
                  <w:rPr>
                    <w:rFonts w:eastAsia="黑体"/>
                    <w:bCs/>
                    <w:sz w:val="22"/>
                    <w:szCs w:val="22"/>
                  </w:rPr>
                </w:rPrChange>
              </w:rPr>
            </w:pPr>
            <w:r>
              <w:rPr>
                <w:bCs/>
                <w:sz w:val="20"/>
                <w:szCs w:val="21"/>
                <w:rPrChange w:id="859" w:author="吴潇" w:date="2014-12-22T14:17:00Z">
                  <w:rPr>
                    <w:bCs/>
                    <w:sz w:val="22"/>
                    <w:szCs w:val="22"/>
                  </w:rPr>
                </w:rPrChange>
              </w:rPr>
              <w:t>VAR1..1024</w:t>
            </w:r>
          </w:p>
        </w:tc>
        <w:tc>
          <w:tcPr>
            <w:tcW w:w="5211" w:type="dxa"/>
            <w:vAlign w:val="center"/>
          </w:tcPr>
          <w:p>
            <w:pPr>
              <w:numPr>
                <w:ilvl w:val="0"/>
                <w:numId w:val="0"/>
              </w:numPr>
              <w:spacing w:line="0" w:lineRule="atLeast"/>
              <w:outlineLvl w:val="4"/>
              <w:rPr>
                <w:rFonts w:eastAsia="宋体"/>
                <w:szCs w:val="21"/>
                <w:rPrChange w:id="860" w:author="吴潇" w:date="2014-12-22T14:17:00Z">
                  <w:rPr>
                    <w:rFonts w:eastAsia="黑体"/>
                  </w:rPr>
                </w:rPrChange>
              </w:rPr>
            </w:pPr>
            <w:r>
              <w:rPr>
                <w:rFonts w:hint="eastAsia"/>
                <w:szCs w:val="21"/>
              </w:rPr>
              <w:t>填写对以下内容做</w:t>
            </w:r>
            <w:r>
              <w:rPr>
                <w:szCs w:val="21"/>
              </w:rPr>
              <w:t>Base64</w:t>
            </w:r>
            <w:r>
              <w:rPr>
                <w:rFonts w:hint="eastAsia"/>
                <w:szCs w:val="21"/>
              </w:rPr>
              <w:t>后的密文：</w:t>
            </w:r>
          </w:p>
          <w:p>
            <w:pPr>
              <w:numPr>
                <w:ilvl w:val="0"/>
                <w:numId w:val="0"/>
              </w:numPr>
              <w:rPr>
                <w:szCs w:val="21"/>
                <w:rPrChange w:id="861" w:author="吴潇" w:date="2014-12-22T14:17:00Z">
                  <w:rPr/>
                </w:rPrChange>
              </w:rPr>
            </w:pPr>
            <w:r>
              <w:rPr>
                <w:rFonts w:hint="eastAsia"/>
                <w:szCs w:val="21"/>
                <w:rPrChange w:id="862" w:author="吴潇" w:date="2014-12-22T14:17:00Z">
                  <w:rPr>
                    <w:rFonts w:hint="eastAsia"/>
                  </w:rPr>
                </w:rPrChange>
              </w:rPr>
              <w:t>所有子域需用“有子域包含，子域间以“含，符号链接。格式如下：</w:t>
            </w:r>
            <w:r>
              <w:rPr>
                <w:szCs w:val="21"/>
                <w:rPrChange w:id="863" w:author="吴潇" w:date="2014-12-22T14:17:00Z">
                  <w:rPr/>
                </w:rPrChange>
              </w:rPr>
              <w:t>{</w:t>
            </w:r>
            <w:r>
              <w:rPr>
                <w:rFonts w:hint="eastAsia"/>
                <w:szCs w:val="21"/>
                <w:rPrChange w:id="864" w:author="吴潇" w:date="2014-12-22T14:17:00Z">
                  <w:rPr>
                    <w:rFonts w:hint="eastAsia"/>
                  </w:rPr>
                </w:rPrChange>
              </w:rPr>
              <w:t>子域名</w:t>
            </w:r>
            <w:r>
              <w:rPr>
                <w:szCs w:val="21"/>
                <w:rPrChange w:id="865" w:author="吴潇" w:date="2014-12-22T14:17:00Z">
                  <w:rPr/>
                </w:rPrChange>
              </w:rPr>
              <w:t>1=</w:t>
            </w:r>
            <w:r>
              <w:rPr>
                <w:rFonts w:hint="eastAsia"/>
                <w:szCs w:val="21"/>
                <w:rPrChange w:id="866" w:author="吴潇" w:date="2014-12-22T14:17:00Z">
                  <w:rPr>
                    <w:rFonts w:hint="eastAsia"/>
                  </w:rPr>
                </w:rPrChange>
              </w:rPr>
              <w:t>值</w:t>
            </w:r>
            <w:r>
              <w:rPr>
                <w:szCs w:val="21"/>
                <w:rPrChange w:id="867" w:author="吴潇" w:date="2014-12-22T14:17:00Z">
                  <w:rPr/>
                </w:rPrChange>
              </w:rPr>
              <w:t>&amp;</w:t>
            </w:r>
            <w:r>
              <w:rPr>
                <w:rFonts w:hint="eastAsia"/>
                <w:szCs w:val="21"/>
                <w:rPrChange w:id="868" w:author="吴潇" w:date="2014-12-22T14:17:00Z">
                  <w:rPr>
                    <w:rFonts w:hint="eastAsia"/>
                  </w:rPr>
                </w:rPrChange>
              </w:rPr>
              <w:t>子域名</w:t>
            </w:r>
            <w:r>
              <w:rPr>
                <w:szCs w:val="21"/>
                <w:rPrChange w:id="869" w:author="吴潇" w:date="2014-12-22T14:17:00Z">
                  <w:rPr/>
                </w:rPrChange>
              </w:rPr>
              <w:t>2=</w:t>
            </w:r>
            <w:r>
              <w:rPr>
                <w:rFonts w:hint="eastAsia"/>
                <w:szCs w:val="21"/>
                <w:rPrChange w:id="870" w:author="吴潇" w:date="2014-12-22T14:17:00Z">
                  <w:rPr>
                    <w:rFonts w:hint="eastAsia"/>
                  </w:rPr>
                </w:rPrChange>
              </w:rPr>
              <w:t>值</w:t>
            </w:r>
            <w:r>
              <w:rPr>
                <w:szCs w:val="21"/>
                <w:rPrChange w:id="871" w:author="吴潇" w:date="2014-12-22T14:17:00Z">
                  <w:rPr/>
                </w:rPrChange>
              </w:rPr>
              <w:t>&amp;</w:t>
            </w:r>
            <w:r>
              <w:rPr>
                <w:rFonts w:hint="eastAsia"/>
                <w:szCs w:val="21"/>
                <w:rPrChange w:id="872" w:author="吴潇" w:date="2014-12-22T14:17:00Z">
                  <w:rPr>
                    <w:rFonts w:hint="eastAsia"/>
                  </w:rPr>
                </w:rPrChange>
              </w:rPr>
              <w:t>子域名</w:t>
            </w:r>
            <w:r>
              <w:rPr>
                <w:szCs w:val="21"/>
                <w:rPrChange w:id="873" w:author="吴潇" w:date="2014-12-22T14:17:00Z">
                  <w:rPr/>
                </w:rPrChange>
              </w:rPr>
              <w:t>3=</w:t>
            </w:r>
            <w:r>
              <w:rPr>
                <w:rFonts w:hint="eastAsia"/>
                <w:szCs w:val="21"/>
                <w:rPrChange w:id="874" w:author="吴潇" w:date="2014-12-22T14:17:00Z">
                  <w:rPr>
                    <w:rFonts w:hint="eastAsia"/>
                  </w:rPr>
                </w:rPrChange>
              </w:rPr>
              <w:t>值</w:t>
            </w:r>
            <w:r>
              <w:rPr>
                <w:szCs w:val="21"/>
                <w:rPrChange w:id="875" w:author="吴潇" w:date="2014-12-22T14:17:00Z">
                  <w:rPr/>
                </w:rPrChange>
              </w:rPr>
              <w:t>}</w:t>
            </w:r>
          </w:p>
          <w:p>
            <w:pPr>
              <w:numPr>
                <w:ilvl w:val="0"/>
                <w:numId w:val="0"/>
              </w:numPr>
              <w:spacing w:line="0" w:lineRule="atLeast"/>
              <w:rPr>
                <w:szCs w:val="21"/>
                <w:rPrChange w:id="876" w:author="吴潇" w:date="2014-12-22T14:17:00Z">
                  <w:rPr/>
                </w:rPrChange>
              </w:rPr>
            </w:pPr>
            <w:r>
              <w:rPr>
                <w:rFonts w:hint="eastAsia"/>
                <w:szCs w:val="21"/>
                <w:rPrChange w:id="877" w:author="吴潇" w:date="2014-12-22T14:17:00Z">
                  <w:rPr>
                    <w:rFonts w:hint="eastAsia"/>
                  </w:rPr>
                </w:rPrChange>
              </w:rPr>
              <w:t>各</w:t>
            </w:r>
            <w:r>
              <w:rPr>
                <w:rFonts w:hint="eastAsia"/>
                <w:szCs w:val="21"/>
                <w:rPrChange w:id="878" w:author="吴潇" w:date="2014-12-22T14:17:00Z">
                  <w:rPr>
                    <w:rFonts w:hint="eastAsia"/>
                  </w:rPr>
                </w:rPrChange>
              </w:rPr>
              <w:t>子域</w:t>
            </w:r>
            <w:r>
              <w:rPr>
                <w:rFonts w:hint="eastAsia"/>
                <w:szCs w:val="21"/>
                <w:rPrChange w:id="879" w:author="吴潇" w:date="2014-12-22T14:17:00Z">
                  <w:rPr>
                    <w:rFonts w:hint="eastAsia"/>
                  </w:rPr>
                </w:rPrChange>
              </w:rPr>
              <w:t>取值</w:t>
            </w:r>
            <w:r>
              <w:rPr>
                <w:rFonts w:hint="eastAsia"/>
                <w:szCs w:val="21"/>
                <w:rPrChange w:id="880" w:author="吴潇" w:date="2014-12-22T14:17:00Z">
                  <w:rPr>
                    <w:rFonts w:hint="eastAsia"/>
                  </w:rPr>
                </w:rPrChange>
              </w:rPr>
              <w:t>见注</w:t>
            </w:r>
            <w:r>
              <w:rPr>
                <w:szCs w:val="21"/>
                <w:rPrChange w:id="881" w:author="吴潇" w:date="2014-12-22T14:17:00Z">
                  <w:rPr/>
                </w:rPrChange>
              </w:rPr>
              <w:t>1</w:t>
            </w:r>
            <w:r>
              <w:rPr>
                <w:rFonts w:hint="eastAsia"/>
                <w:szCs w:val="21"/>
                <w:rPrChange w:id="882" w:author="吴潇" w:date="2014-12-22T14:17:00Z">
                  <w:rPr>
                    <w:rFonts w:hint="eastAsia"/>
                  </w:rPr>
                </w:rPrChange>
              </w:rPr>
              <w:t>。</w:t>
            </w:r>
          </w:p>
          <w:p>
            <w:pPr>
              <w:numPr>
                <w:ilvl w:val="0"/>
                <w:numId w:val="0"/>
              </w:numPr>
              <w:spacing w:line="0" w:lineRule="atLeast"/>
              <w:rPr>
                <w:szCs w:val="21"/>
                <w:rPrChange w:id="883" w:author="吴潇" w:date="2014-12-22T14:17:00Z">
                  <w:rPr/>
                </w:rPrChange>
              </w:rPr>
            </w:pPr>
            <w:r>
              <w:rPr>
                <w:rFonts w:hint="eastAsia"/>
                <w:szCs w:val="21"/>
                <w:rPrChange w:id="884" w:author="吴潇" w:date="2014-12-22T14:17:00Z">
                  <w:rPr>
                    <w:rFonts w:hint="eastAsia"/>
                  </w:rPr>
                </w:rPrChange>
              </w:rPr>
              <w:t>备注：敏感信息如</w:t>
            </w:r>
            <w:r>
              <w:rPr>
                <w:szCs w:val="21"/>
                <w:rPrChange w:id="885" w:author="吴潇" w:date="2014-12-22T14:17:00Z">
                  <w:rPr/>
                </w:rPrChange>
              </w:rPr>
              <w:t>CVN/</w:t>
            </w:r>
            <w:r>
              <w:rPr>
                <w:rFonts w:hint="eastAsia"/>
                <w:szCs w:val="21"/>
                <w:rPrChange w:id="886" w:author="吴潇" w:date="2014-12-22T14:17:00Z">
                  <w:rPr>
                    <w:rFonts w:hint="eastAsia"/>
                  </w:rPr>
                </w:rPrChange>
              </w:rPr>
              <w:t>卡号等若需要加密，需要对加密值做</w:t>
            </w:r>
            <w:r>
              <w:rPr>
                <w:szCs w:val="21"/>
                <w:rPrChange w:id="887" w:author="吴潇" w:date="2014-12-22T14:17:00Z">
                  <w:rPr/>
                </w:rPrChange>
              </w:rPr>
              <w:t>BASE64</w:t>
            </w:r>
            <w:r>
              <w:rPr>
                <w:rFonts w:hint="eastAsia"/>
                <w:szCs w:val="21"/>
                <w:rPrChange w:id="888" w:author="吴潇" w:date="2014-12-22T14:17:00Z">
                  <w:rPr>
                    <w:rFonts w:hint="eastAsia"/>
                  </w:rPr>
                </w:rPrChange>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890" w:author="吴潇" w:date="2014-12-25T17:02:00Z">
                  <w:rPr>
                    <w:rFonts w:eastAsia="黑体"/>
                  </w:rPr>
                </w:rPrChange>
              </w:rPr>
              <w:pPrChange w:id="889" w:author="吴潇" w:date="2014-12-25T17:02:00Z">
                <w:pPr>
                  <w:numPr>
                    <w:ilvl w:val="0"/>
                    <w:numId w:val="0"/>
                  </w:numPr>
                  <w:tabs>
                    <w:tab w:val="clear" w:pos="360"/>
                    <w:tab w:val="clear" w:pos="784"/>
                  </w:tabs>
                  <w:spacing w:line="0" w:lineRule="atLeast"/>
                  <w:outlineLvl w:val="4"/>
                </w:pPr>
              </w:pPrChange>
            </w:pPr>
            <w:del w:id="891" w:author="吴潇" w:date="2014-12-25T17:02:00Z">
              <w:r>
                <w:rPr>
                  <w:szCs w:val="21"/>
                </w:rPr>
                <w:delText>3</w:delText>
              </w:r>
            </w:del>
            <w:del w:id="892" w:author="吴潇" w:date="2014-12-25T17:02:00Z">
              <w:r>
                <w:rPr>
                  <w:szCs w:val="21"/>
                  <w:rPrChange w:id="893" w:author="吴潇" w:date="2014-12-25T17:02:00Z">
                    <w:rPr/>
                  </w:rPrChange>
                </w:rPr>
                <w:delText>6</w:delText>
              </w:r>
            </w:del>
          </w:p>
        </w:tc>
        <w:tc>
          <w:tcPr>
            <w:tcW w:w="1180" w:type="dxa"/>
            <w:vAlign w:val="center"/>
          </w:tcPr>
          <w:p>
            <w:pPr>
              <w:numPr>
                <w:ilvl w:val="0"/>
                <w:numId w:val="0"/>
              </w:numPr>
              <w:spacing w:line="0" w:lineRule="atLeast"/>
              <w:outlineLvl w:val="4"/>
              <w:rPr>
                <w:rFonts w:eastAsia="宋体"/>
                <w:szCs w:val="21"/>
                <w:rPrChange w:id="894" w:author="吴潇" w:date="2014-12-22T14:17:00Z">
                  <w:rPr>
                    <w:rFonts w:eastAsia="黑体"/>
                  </w:rPr>
                </w:rPrChange>
              </w:rPr>
            </w:pPr>
            <w:r>
              <w:rPr>
                <w:rFonts w:hint="eastAsia"/>
                <w:szCs w:val="21"/>
                <w:rPrChange w:id="895" w:author="吴潇" w:date="2014-12-22T14:17:00Z">
                  <w:rPr>
                    <w:rFonts w:hint="eastAsia"/>
                  </w:rPr>
                </w:rPrChange>
              </w:rPr>
              <w:t>交易金额</w:t>
            </w:r>
          </w:p>
        </w:tc>
        <w:tc>
          <w:tcPr>
            <w:tcW w:w="1573" w:type="dxa"/>
            <w:vAlign w:val="center"/>
          </w:tcPr>
          <w:p>
            <w:pPr>
              <w:numPr>
                <w:ilvl w:val="0"/>
                <w:numId w:val="0"/>
              </w:numPr>
              <w:spacing w:line="0" w:lineRule="atLeast"/>
              <w:outlineLvl w:val="4"/>
              <w:rPr>
                <w:rFonts w:eastAsia="宋体"/>
                <w:szCs w:val="21"/>
                <w:rPrChange w:id="896" w:author="吴潇" w:date="2014-12-22T14:17:00Z">
                  <w:rPr>
                    <w:rFonts w:eastAsia="黑体"/>
                  </w:rPr>
                </w:rPrChange>
              </w:rPr>
            </w:pPr>
            <w:r>
              <w:rPr>
                <w:szCs w:val="21"/>
                <w:rPrChange w:id="897" w:author="吴潇" w:date="2014-12-22T14:17:00Z">
                  <w:rPr/>
                </w:rPrChange>
              </w:rPr>
              <w:t>txnAmt</w:t>
            </w:r>
          </w:p>
        </w:tc>
        <w:tc>
          <w:tcPr>
            <w:tcW w:w="992" w:type="dxa"/>
            <w:vAlign w:val="center"/>
          </w:tcPr>
          <w:p>
            <w:pPr>
              <w:numPr>
                <w:ilvl w:val="0"/>
                <w:numId w:val="0"/>
              </w:numPr>
              <w:spacing w:line="0" w:lineRule="atLeast"/>
              <w:outlineLvl w:val="4"/>
              <w:rPr>
                <w:rFonts w:eastAsia="宋体"/>
                <w:szCs w:val="21"/>
                <w:rPrChange w:id="898" w:author="吴潇" w:date="2014-12-22T14:17:00Z">
                  <w:rPr>
                    <w:rFonts w:eastAsia="黑体"/>
                  </w:rPr>
                </w:rPrChange>
              </w:rPr>
            </w:pPr>
            <w:r>
              <w:rPr>
                <w:szCs w:val="21"/>
                <w:rPrChange w:id="899" w:author="吴潇" w:date="2014-12-22T14:17:00Z">
                  <w:rPr/>
                </w:rPrChange>
              </w:rPr>
              <w:t>N1..12</w:t>
            </w:r>
          </w:p>
        </w:tc>
        <w:tc>
          <w:tcPr>
            <w:tcW w:w="5211" w:type="dxa"/>
            <w:vAlign w:val="center"/>
          </w:tcPr>
          <w:p>
            <w:pPr>
              <w:numPr>
                <w:ilvl w:val="0"/>
                <w:numId w:val="0"/>
              </w:numPr>
              <w:outlineLvl w:val="4"/>
              <w:rPr>
                <w:rFonts w:eastAsia="宋体"/>
                <w:szCs w:val="21"/>
                <w:rPrChange w:id="900" w:author="吴潇" w:date="2014-12-22T14:17:00Z">
                  <w:rPr>
                    <w:rFonts w:eastAsia="黑体"/>
                  </w:rPr>
                </w:rPrChange>
              </w:rPr>
            </w:pPr>
            <w:r>
              <w:rPr>
                <w:rFonts w:hint="eastAsia"/>
                <w:szCs w:val="21"/>
                <w:rPrChange w:id="901" w:author="吴潇" w:date="2014-12-22T14:17:00Z">
                  <w:rPr>
                    <w:rFonts w:hint="eastAsia"/>
                  </w:rPr>
                </w:rPrChange>
              </w:rPr>
              <w:t>单位为分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903" w:author="吴潇" w:date="2014-12-25T17:02:00Z">
                  <w:rPr>
                    <w:rFonts w:eastAsia="黑体"/>
                  </w:rPr>
                </w:rPrChange>
              </w:rPr>
              <w:pPrChange w:id="902" w:author="吴潇" w:date="2014-12-25T17:02:00Z">
                <w:pPr>
                  <w:numPr>
                    <w:ilvl w:val="0"/>
                    <w:numId w:val="0"/>
                  </w:numPr>
                  <w:tabs>
                    <w:tab w:val="clear" w:pos="360"/>
                    <w:tab w:val="clear" w:pos="784"/>
                  </w:tabs>
                  <w:spacing w:line="0" w:lineRule="atLeast"/>
                  <w:outlineLvl w:val="4"/>
                </w:pPr>
              </w:pPrChange>
            </w:pPr>
            <w:del w:id="904" w:author="吴潇" w:date="2014-12-25T17:02:00Z">
              <w:r>
                <w:rPr>
                  <w:szCs w:val="21"/>
                </w:rPr>
                <w:delText>3</w:delText>
              </w:r>
            </w:del>
            <w:del w:id="905" w:author="吴潇" w:date="2014-12-25T17:02:00Z">
              <w:r>
                <w:rPr>
                  <w:szCs w:val="21"/>
                  <w:rPrChange w:id="906" w:author="吴潇" w:date="2014-12-25T17:02:00Z">
                    <w:rPr/>
                  </w:rPrChange>
                </w:rPr>
                <w:delText>7</w:delText>
              </w:r>
            </w:del>
          </w:p>
        </w:tc>
        <w:tc>
          <w:tcPr>
            <w:tcW w:w="1180" w:type="dxa"/>
            <w:vAlign w:val="center"/>
          </w:tcPr>
          <w:p>
            <w:pPr>
              <w:numPr>
                <w:ilvl w:val="0"/>
                <w:numId w:val="0"/>
              </w:numPr>
              <w:spacing w:line="0" w:lineRule="atLeast"/>
              <w:outlineLvl w:val="4"/>
              <w:rPr>
                <w:rFonts w:eastAsia="宋体"/>
                <w:szCs w:val="21"/>
                <w:rPrChange w:id="907" w:author="吴潇" w:date="2014-12-22T14:17:00Z">
                  <w:rPr>
                    <w:rFonts w:eastAsia="黑体"/>
                  </w:rPr>
                </w:rPrChange>
              </w:rPr>
            </w:pPr>
            <w:r>
              <w:rPr>
                <w:rFonts w:hint="eastAsia"/>
                <w:szCs w:val="21"/>
                <w:rPrChange w:id="908" w:author="吴潇" w:date="2014-12-22T14:17:00Z">
                  <w:rPr>
                    <w:rFonts w:hint="eastAsia"/>
                  </w:rPr>
                </w:rPrChange>
              </w:rPr>
              <w:t>余额</w:t>
            </w:r>
          </w:p>
        </w:tc>
        <w:tc>
          <w:tcPr>
            <w:tcW w:w="1573" w:type="dxa"/>
            <w:vAlign w:val="center"/>
          </w:tcPr>
          <w:p>
            <w:pPr>
              <w:numPr>
                <w:ilvl w:val="0"/>
                <w:numId w:val="0"/>
              </w:numPr>
              <w:spacing w:line="0" w:lineRule="atLeast"/>
              <w:outlineLvl w:val="4"/>
              <w:rPr>
                <w:rFonts w:eastAsia="宋体"/>
                <w:szCs w:val="21"/>
                <w:rPrChange w:id="909" w:author="吴潇" w:date="2014-12-22T14:17:00Z">
                  <w:rPr>
                    <w:rFonts w:eastAsia="黑体"/>
                  </w:rPr>
                </w:rPrChange>
              </w:rPr>
            </w:pPr>
            <w:r>
              <w:rPr>
                <w:szCs w:val="21"/>
                <w:rPrChange w:id="910" w:author="吴潇" w:date="2014-12-22T14:17:00Z">
                  <w:rPr/>
                </w:rPrChange>
              </w:rPr>
              <w:t>balance</w:t>
            </w:r>
          </w:p>
        </w:tc>
        <w:tc>
          <w:tcPr>
            <w:tcW w:w="992" w:type="dxa"/>
            <w:vAlign w:val="center"/>
          </w:tcPr>
          <w:p>
            <w:pPr>
              <w:numPr>
                <w:ilvl w:val="0"/>
                <w:numId w:val="0"/>
              </w:numPr>
              <w:spacing w:line="0" w:lineRule="atLeast"/>
              <w:outlineLvl w:val="4"/>
              <w:rPr>
                <w:rFonts w:eastAsia="宋体"/>
                <w:szCs w:val="21"/>
                <w:rPrChange w:id="911" w:author="吴潇" w:date="2014-12-22T14:17:00Z">
                  <w:rPr>
                    <w:rFonts w:eastAsia="黑体"/>
                  </w:rPr>
                </w:rPrChange>
              </w:rPr>
            </w:pPr>
            <w:r>
              <w:rPr>
                <w:szCs w:val="21"/>
                <w:rPrChange w:id="912" w:author="吴潇" w:date="2014-12-22T14:17:00Z">
                  <w:rPr/>
                </w:rPrChange>
              </w:rPr>
              <w:t>AN1..256</w:t>
            </w:r>
          </w:p>
        </w:tc>
        <w:tc>
          <w:tcPr>
            <w:tcW w:w="5211" w:type="dxa"/>
            <w:vAlign w:val="center"/>
          </w:tcPr>
          <w:p>
            <w:pPr>
              <w:numPr>
                <w:ilvl w:val="0"/>
                <w:numId w:val="0"/>
              </w:numPr>
              <w:spacing w:line="0" w:lineRule="atLeast"/>
              <w:outlineLvl w:val="4"/>
              <w:rPr>
                <w:rFonts w:eastAsia="宋体"/>
                <w:szCs w:val="21"/>
                <w:rPrChange w:id="913" w:author="吴潇" w:date="2014-12-22T14:17:00Z">
                  <w:rPr>
                    <w:rFonts w:eastAsia="黑体"/>
                  </w:rPr>
                </w:rPrChange>
              </w:rPr>
            </w:pPr>
            <w:r>
              <w:rPr>
                <w:rFonts w:hint="eastAsia"/>
                <w:szCs w:val="21"/>
                <w:rPrChange w:id="914" w:author="吴潇" w:date="2014-12-22T14:17:00Z">
                  <w:rPr>
                    <w:rFonts w:hint="eastAsia"/>
                  </w:rPr>
                </w:rPrChange>
              </w:rPr>
              <w:t>用法一：用于银行卡、银行帐户余额查询中返回帐户实际余额和可用余额。</w:t>
            </w:r>
          </w:p>
          <w:p>
            <w:pPr>
              <w:numPr>
                <w:ilvl w:val="0"/>
                <w:numId w:val="0"/>
              </w:numPr>
              <w:spacing w:line="0" w:lineRule="atLeast"/>
              <w:rPr>
                <w:szCs w:val="21"/>
                <w:rPrChange w:id="915" w:author="吴潇" w:date="2014-12-22T14:17:00Z">
                  <w:rPr/>
                </w:rPrChange>
              </w:rPr>
            </w:pPr>
            <w:r>
              <w:rPr>
                <w:rFonts w:hint="eastAsia"/>
                <w:szCs w:val="21"/>
                <w:rPrChange w:id="916" w:author="吴潇" w:date="2014-12-22T14:17:00Z">
                  <w:rPr>
                    <w:rFonts w:hint="eastAsia"/>
                  </w:rPr>
                </w:rPrChange>
              </w:rPr>
              <w:t>用法二：用于费用查询、自助缴费交易中，用于表示用户在</w:t>
            </w:r>
            <w:r>
              <w:rPr>
                <w:szCs w:val="21"/>
                <w:rPrChange w:id="917" w:author="吴潇" w:date="2014-12-22T14:17:00Z">
                  <w:rPr/>
                </w:rPrChange>
              </w:rPr>
              <w:t>SP</w:t>
            </w:r>
            <w:r>
              <w:rPr>
                <w:rFonts w:hint="eastAsia"/>
                <w:szCs w:val="21"/>
                <w:rPrChange w:id="918" w:author="吴潇" w:date="2014-12-22T14:17:00Z">
                  <w:rPr>
                    <w:rFonts w:hint="eastAsia"/>
                  </w:rPr>
                </w:rPrChange>
              </w:rPr>
              <w:t>用户的帐户实际余额和可用余额。</w:t>
            </w:r>
          </w:p>
          <w:p>
            <w:pPr>
              <w:numPr>
                <w:ilvl w:val="0"/>
                <w:numId w:val="0"/>
              </w:numPr>
              <w:spacing w:line="0" w:lineRule="atLeast"/>
              <w:rPr>
                <w:szCs w:val="21"/>
                <w:rPrChange w:id="919" w:author="吴潇" w:date="2014-12-22T14:17:00Z">
                  <w:rPr/>
                </w:rPrChange>
              </w:rPr>
            </w:pPr>
            <w:r>
              <w:rPr>
                <w:rFonts w:hint="eastAsia"/>
                <w:szCs w:val="21"/>
                <w:rPrChange w:id="920" w:author="吴潇" w:date="2014-12-22T14:17:00Z">
                  <w:rPr>
                    <w:rFonts w:hint="eastAsia"/>
                  </w:rPr>
                </w:rPrChange>
              </w:rPr>
              <w:t>用法三：在查询信</w:t>
            </w:r>
            <w:r>
              <w:rPr>
                <w:szCs w:val="21"/>
                <w:rPrChange w:id="921" w:author="吴潇" w:date="2014-12-22T14:17:00Z">
                  <w:rPr/>
                </w:rPrChange>
              </w:rPr>
              <w:t>|</w:t>
            </w:r>
            <w:r>
              <w:rPr>
                <w:rFonts w:hint="eastAsia"/>
                <w:szCs w:val="21"/>
                <w:rPrChange w:id="922" w:author="吴潇" w:date="2014-12-22T14:17:00Z">
                  <w:rPr>
                    <w:rFonts w:hint="eastAsia"/>
                  </w:rPr>
                </w:rPrChange>
              </w:rPr>
              <w:t>用卡帐户余额的交易中返回帐户的应还金额和最低还款额。</w:t>
            </w:r>
          </w:p>
          <w:p>
            <w:pPr>
              <w:numPr>
                <w:ilvl w:val="0"/>
                <w:numId w:val="0"/>
              </w:numPr>
              <w:spacing w:line="0" w:lineRule="atLeast"/>
              <w:rPr>
                <w:szCs w:val="21"/>
                <w:rPrChange w:id="923" w:author="吴潇" w:date="2014-12-22T14:17:00Z">
                  <w:rPr/>
                </w:rPrChange>
              </w:rPr>
            </w:pPr>
            <w:r>
              <w:rPr>
                <w:rFonts w:hint="eastAsia"/>
                <w:szCs w:val="21"/>
                <w:rPrChange w:id="924" w:author="吴潇" w:date="2014-12-22T14:17:00Z">
                  <w:rPr>
                    <w:rFonts w:hint="eastAsia"/>
                  </w:rPr>
                </w:rPrChange>
              </w:rPr>
              <w:t>最多可携带</w:t>
            </w:r>
            <w:r>
              <w:rPr>
                <w:szCs w:val="21"/>
                <w:rPrChange w:id="925" w:author="吴潇" w:date="2014-12-22T14:17:00Z">
                  <w:rPr/>
                </w:rPrChange>
              </w:rPr>
              <w:t>2</w:t>
            </w:r>
            <w:r>
              <w:rPr>
                <w:rFonts w:hint="eastAsia"/>
                <w:szCs w:val="21"/>
                <w:rPrChange w:id="926" w:author="吴潇" w:date="2014-12-22T14:17:00Z">
                  <w:rPr>
                    <w:rFonts w:hint="eastAsia"/>
                  </w:rPr>
                </w:rPrChange>
              </w:rPr>
              <w:t>个如下所示的余额信息：报文格式为</w:t>
            </w:r>
            <w:r>
              <w:rPr>
                <w:szCs w:val="21"/>
                <w:rPrChange w:id="927" w:author="吴潇" w:date="2014-12-22T14:17:00Z">
                  <w:rPr/>
                </w:rPrChange>
              </w:rPr>
              <w:t xml:space="preserve">JSON </w:t>
            </w:r>
            <w:r>
              <w:rPr>
                <w:rFonts w:hint="eastAsia"/>
                <w:szCs w:val="21"/>
                <w:rPrChange w:id="928" w:author="吴潇" w:date="2014-12-22T14:17:00Z">
                  <w:rPr>
                    <w:rFonts w:hint="eastAsia"/>
                  </w:rPr>
                </w:rPrChange>
              </w:rPr>
              <w:t>格式</w:t>
            </w:r>
          </w:p>
          <w:p>
            <w:pPr>
              <w:numPr>
                <w:ilvl w:val="0"/>
                <w:numId w:val="0"/>
              </w:numPr>
              <w:spacing w:line="0" w:lineRule="atLeast"/>
              <w:rPr>
                <w:szCs w:val="21"/>
                <w:rPrChange w:id="929" w:author="吴潇" w:date="2014-12-22T14:17:00Z">
                  <w:rPr/>
                </w:rPrChange>
              </w:rPr>
            </w:pPr>
            <w:r>
              <w:rPr>
                <w:rFonts w:hint="eastAsia"/>
                <w:szCs w:val="21"/>
                <w:rPrChange w:id="930" w:author="吴潇" w:date="2014-12-22T14:17:00Z">
                  <w:rPr>
                    <w:rFonts w:hint="eastAsia"/>
                  </w:rPr>
                </w:rPrChange>
              </w:rPr>
              <w:t>各</w:t>
            </w:r>
            <w:r>
              <w:rPr>
                <w:rFonts w:hint="eastAsia"/>
                <w:szCs w:val="21"/>
                <w:rPrChange w:id="931" w:author="吴潇" w:date="2014-12-22T14:17:00Z">
                  <w:rPr>
                    <w:rFonts w:hint="eastAsia"/>
                  </w:rPr>
                </w:rPrChange>
              </w:rPr>
              <w:t>子域取值见注</w:t>
            </w:r>
            <w:r>
              <w:rPr>
                <w:szCs w:val="21"/>
                <w:rPrChange w:id="932" w:author="吴潇" w:date="2014-12-22T14:17:00Z">
                  <w:rPr/>
                </w:rPrChange>
              </w:rPr>
              <w:t>2</w:t>
            </w:r>
            <w:r>
              <w:rPr>
                <w:rFonts w:hint="eastAsia"/>
                <w:szCs w:val="21"/>
                <w:rPrChange w:id="933" w:author="吴潇" w:date="2014-12-22T14:17:00Z">
                  <w:rPr>
                    <w:rFonts w:hint="eastAsia"/>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935" w:author="吴潇" w:date="2014-12-25T17:02:00Z">
                  <w:rPr>
                    <w:rFonts w:eastAsia="黑体"/>
                  </w:rPr>
                </w:rPrChange>
              </w:rPr>
              <w:pPrChange w:id="934" w:author="吴潇" w:date="2014-12-25T17:02:00Z">
                <w:pPr>
                  <w:numPr>
                    <w:ilvl w:val="0"/>
                    <w:numId w:val="0"/>
                  </w:numPr>
                  <w:tabs>
                    <w:tab w:val="clear" w:pos="360"/>
                    <w:tab w:val="clear" w:pos="784"/>
                  </w:tabs>
                  <w:spacing w:line="0" w:lineRule="atLeast"/>
                  <w:outlineLvl w:val="4"/>
                </w:pPr>
              </w:pPrChange>
            </w:pPr>
            <w:del w:id="936" w:author="吴潇" w:date="2014-12-25T17:02:00Z">
              <w:r>
                <w:rPr>
                  <w:szCs w:val="21"/>
                </w:rPr>
                <w:delText>3</w:delText>
              </w:r>
            </w:del>
            <w:del w:id="937" w:author="吴潇" w:date="2014-12-25T17:02:00Z">
              <w:r>
                <w:rPr>
                  <w:szCs w:val="21"/>
                  <w:rPrChange w:id="938" w:author="吴潇" w:date="2014-12-25T17:02:00Z">
                    <w:rPr/>
                  </w:rPrChange>
                </w:rPr>
                <w:delText>8</w:delText>
              </w:r>
            </w:del>
          </w:p>
        </w:tc>
        <w:tc>
          <w:tcPr>
            <w:tcW w:w="1180" w:type="dxa"/>
            <w:vAlign w:val="center"/>
          </w:tcPr>
          <w:p>
            <w:pPr>
              <w:numPr>
                <w:ilvl w:val="0"/>
                <w:numId w:val="0"/>
              </w:numPr>
              <w:spacing w:line="0" w:lineRule="atLeast"/>
              <w:outlineLvl w:val="4"/>
              <w:rPr>
                <w:rFonts w:eastAsia="宋体"/>
                <w:szCs w:val="21"/>
                <w:rPrChange w:id="939" w:author="吴潇" w:date="2014-12-22T14:17:00Z">
                  <w:rPr>
                    <w:rFonts w:eastAsia="黑体"/>
                  </w:rPr>
                </w:rPrChange>
              </w:rPr>
            </w:pPr>
            <w:r>
              <w:rPr>
                <w:rFonts w:hint="eastAsia"/>
                <w:szCs w:val="21"/>
                <w:rPrChange w:id="940" w:author="吴潇" w:date="2014-12-22T14:17:00Z">
                  <w:rPr>
                    <w:rFonts w:hint="eastAsia"/>
                  </w:rPr>
                </w:rPrChange>
              </w:rPr>
              <w:t>地区代码</w:t>
            </w:r>
          </w:p>
        </w:tc>
        <w:tc>
          <w:tcPr>
            <w:tcW w:w="1573" w:type="dxa"/>
            <w:vAlign w:val="center"/>
          </w:tcPr>
          <w:p>
            <w:pPr>
              <w:numPr>
                <w:ilvl w:val="0"/>
                <w:numId w:val="0"/>
              </w:numPr>
              <w:spacing w:line="0" w:lineRule="atLeast"/>
              <w:outlineLvl w:val="4"/>
              <w:rPr>
                <w:rFonts w:eastAsia="宋体"/>
                <w:szCs w:val="21"/>
                <w:rPrChange w:id="941" w:author="吴潇" w:date="2014-12-22T14:17:00Z">
                  <w:rPr>
                    <w:rFonts w:eastAsia="黑体"/>
                  </w:rPr>
                </w:rPrChange>
              </w:rPr>
            </w:pPr>
            <w:r>
              <w:rPr>
                <w:szCs w:val="21"/>
                <w:rPrChange w:id="942" w:author="吴潇" w:date="2014-12-22T14:17:00Z">
                  <w:rPr/>
                </w:rPrChange>
              </w:rPr>
              <w:t>districtCode</w:t>
            </w:r>
          </w:p>
        </w:tc>
        <w:tc>
          <w:tcPr>
            <w:tcW w:w="992" w:type="dxa"/>
            <w:vAlign w:val="center"/>
          </w:tcPr>
          <w:p>
            <w:pPr>
              <w:numPr>
                <w:ilvl w:val="0"/>
                <w:numId w:val="0"/>
              </w:numPr>
              <w:spacing w:line="0" w:lineRule="atLeast"/>
              <w:outlineLvl w:val="4"/>
              <w:rPr>
                <w:rFonts w:eastAsia="宋体"/>
                <w:szCs w:val="21"/>
                <w:rPrChange w:id="943" w:author="吴潇" w:date="2014-12-22T14:17:00Z">
                  <w:rPr>
                    <w:rFonts w:eastAsia="黑体"/>
                  </w:rPr>
                </w:rPrChange>
              </w:rPr>
            </w:pPr>
            <w:r>
              <w:rPr>
                <w:szCs w:val="21"/>
                <w:rPrChange w:id="944" w:author="吴潇" w:date="2014-12-22T14:17:00Z">
                  <w:rPr/>
                </w:rPrChange>
              </w:rPr>
              <w:t>N4</w:t>
            </w:r>
          </w:p>
        </w:tc>
        <w:tc>
          <w:tcPr>
            <w:tcW w:w="5211" w:type="dxa"/>
            <w:vAlign w:val="center"/>
          </w:tcPr>
          <w:p>
            <w:pPr>
              <w:numPr>
                <w:ilvl w:val="0"/>
                <w:numId w:val="0"/>
              </w:numPr>
              <w:spacing w:line="0" w:lineRule="atLeast"/>
              <w:outlineLvl w:val="4"/>
              <w:rPr>
                <w:rFonts w:eastAsia="宋体"/>
                <w:szCs w:val="21"/>
                <w:rPrChange w:id="945" w:author="吴潇" w:date="2014-12-22T14:17:00Z">
                  <w:rPr>
                    <w:rFonts w:eastAsia="黑体"/>
                  </w:rPr>
                </w:rPrChange>
              </w:rPr>
            </w:pPr>
            <w:r>
              <w:rPr>
                <w:rFonts w:hint="eastAsia"/>
                <w:szCs w:val="21"/>
                <w:rPrChange w:id="946" w:author="吴潇" w:date="2014-12-22T14:17:00Z">
                  <w:rPr>
                    <w:rFonts w:hint="eastAsia"/>
                  </w:rPr>
                </w:rPrChange>
              </w:rPr>
              <w:t>账单查询</w:t>
            </w:r>
            <w:r>
              <w:rPr>
                <w:szCs w:val="21"/>
                <w:rPrChange w:id="947" w:author="吴潇" w:date="2014-12-22T14:17:00Z">
                  <w:rPr/>
                </w:rPrChange>
              </w:rPr>
              <w:t>/</w:t>
            </w:r>
            <w:r>
              <w:rPr>
                <w:rFonts w:hint="eastAsia"/>
                <w:szCs w:val="21"/>
                <w:rPrChange w:id="948" w:author="吴潇" w:date="2014-12-22T14:17:00Z">
                  <w:rPr>
                    <w:rFonts w:hint="eastAsia"/>
                  </w:rPr>
                </w:rPrChange>
              </w:rPr>
              <w:t>支付类交易中填写地区代码，账单查询</w:t>
            </w:r>
            <w:r>
              <w:rPr>
                <w:szCs w:val="21"/>
                <w:rPrChange w:id="949" w:author="吴潇" w:date="2014-12-22T14:17:00Z">
                  <w:rPr/>
                </w:rPrChange>
              </w:rPr>
              <w:t>/</w:t>
            </w:r>
            <w:r>
              <w:rPr>
                <w:rFonts w:hint="eastAsia"/>
                <w:szCs w:val="21"/>
                <w:rPrChange w:id="950" w:author="吴潇" w:date="2014-12-22T14:17:00Z">
                  <w:rPr>
                    <w:rFonts w:hint="eastAsia"/>
                  </w:rPr>
                </w:rPrChange>
              </w:rPr>
              <w:t>支付类交易中除信用卡还款外需上送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952" w:author="吴潇" w:date="2014-12-25T17:02:00Z">
                  <w:rPr>
                    <w:rFonts w:eastAsia="黑体"/>
                  </w:rPr>
                </w:rPrChange>
              </w:rPr>
              <w:pPrChange w:id="951" w:author="吴潇" w:date="2014-12-25T17:02:00Z">
                <w:pPr>
                  <w:numPr>
                    <w:ilvl w:val="0"/>
                    <w:numId w:val="0"/>
                  </w:numPr>
                  <w:tabs>
                    <w:tab w:val="clear" w:pos="360"/>
                    <w:tab w:val="clear" w:pos="784"/>
                  </w:tabs>
                  <w:spacing w:line="0" w:lineRule="atLeast"/>
                  <w:outlineLvl w:val="4"/>
                </w:pPr>
              </w:pPrChange>
            </w:pPr>
            <w:del w:id="953" w:author="吴潇" w:date="2014-12-25T17:02:00Z">
              <w:r>
                <w:rPr>
                  <w:szCs w:val="21"/>
                </w:rPr>
                <w:delText>39</w:delText>
              </w:r>
            </w:del>
          </w:p>
        </w:tc>
        <w:tc>
          <w:tcPr>
            <w:tcW w:w="1180" w:type="dxa"/>
            <w:vAlign w:val="center"/>
          </w:tcPr>
          <w:p>
            <w:pPr>
              <w:numPr>
                <w:ilvl w:val="0"/>
                <w:numId w:val="0"/>
              </w:numPr>
              <w:spacing w:line="0" w:lineRule="atLeast"/>
              <w:outlineLvl w:val="4"/>
              <w:rPr>
                <w:rFonts w:eastAsia="宋体"/>
                <w:szCs w:val="21"/>
                <w:rPrChange w:id="954" w:author="吴潇" w:date="2014-12-22T14:17:00Z">
                  <w:rPr>
                    <w:rFonts w:eastAsia="黑体"/>
                  </w:rPr>
                </w:rPrChange>
              </w:rPr>
            </w:pPr>
            <w:r>
              <w:rPr>
                <w:rFonts w:hint="eastAsia"/>
                <w:szCs w:val="21"/>
                <w:rPrChange w:id="955" w:author="吴潇" w:date="2014-12-22T14:17:00Z">
                  <w:rPr>
                    <w:rFonts w:hint="eastAsia"/>
                  </w:rPr>
                </w:rPrChange>
              </w:rPr>
              <w:t>附加地区代码</w:t>
            </w:r>
          </w:p>
        </w:tc>
        <w:tc>
          <w:tcPr>
            <w:tcW w:w="1573" w:type="dxa"/>
            <w:vAlign w:val="center"/>
          </w:tcPr>
          <w:p>
            <w:pPr>
              <w:numPr>
                <w:ilvl w:val="0"/>
                <w:numId w:val="0"/>
              </w:numPr>
              <w:spacing w:line="0" w:lineRule="atLeast"/>
              <w:outlineLvl w:val="4"/>
              <w:rPr>
                <w:rFonts w:eastAsia="宋体"/>
                <w:szCs w:val="21"/>
                <w:rPrChange w:id="956" w:author="吴潇" w:date="2014-12-22T14:17:00Z">
                  <w:rPr>
                    <w:rFonts w:eastAsia="黑体"/>
                  </w:rPr>
                </w:rPrChange>
              </w:rPr>
            </w:pPr>
            <w:r>
              <w:rPr>
                <w:szCs w:val="21"/>
                <w:rPrChange w:id="957" w:author="吴潇" w:date="2014-12-22T14:17:00Z">
                  <w:rPr/>
                </w:rPrChange>
              </w:rPr>
              <w:t>additionalDistrictCode</w:t>
            </w:r>
          </w:p>
        </w:tc>
        <w:tc>
          <w:tcPr>
            <w:tcW w:w="992" w:type="dxa"/>
            <w:vAlign w:val="center"/>
          </w:tcPr>
          <w:p>
            <w:pPr>
              <w:numPr>
                <w:ilvl w:val="0"/>
                <w:numId w:val="0"/>
              </w:numPr>
              <w:spacing w:line="0" w:lineRule="atLeast"/>
              <w:outlineLvl w:val="4"/>
              <w:rPr>
                <w:rFonts w:eastAsia="宋体"/>
                <w:szCs w:val="21"/>
                <w:rPrChange w:id="958" w:author="吴潇" w:date="2014-12-22T14:17:00Z">
                  <w:rPr>
                    <w:rFonts w:eastAsia="黑体"/>
                  </w:rPr>
                </w:rPrChange>
              </w:rPr>
            </w:pPr>
            <w:r>
              <w:rPr>
                <w:szCs w:val="21"/>
                <w:rPrChange w:id="959" w:author="吴潇" w:date="2014-12-22T14:17:00Z">
                  <w:rPr/>
                </w:rPrChange>
              </w:rPr>
              <w:t>ANS</w:t>
            </w:r>
            <w:r>
              <w:rPr>
                <w:szCs w:val="21"/>
                <w:rPrChange w:id="960" w:author="吴潇" w:date="2014-12-22T14:17:00Z">
                  <w:rPr/>
                </w:rPrChange>
              </w:rPr>
              <w:t>4</w:t>
            </w:r>
            <w:r>
              <w:rPr>
                <w:szCs w:val="21"/>
                <w:rPrChange w:id="961" w:author="吴潇" w:date="2014-12-22T14:17:00Z">
                  <w:rPr/>
                </w:rPrChange>
              </w:rPr>
              <w:t>..</w:t>
            </w:r>
            <w:r>
              <w:rPr>
                <w:szCs w:val="21"/>
                <w:rPrChange w:id="962" w:author="吴潇" w:date="2014-12-22T14:17:00Z">
                  <w:rPr/>
                </w:rPrChange>
              </w:rPr>
              <w:t>10</w:t>
            </w:r>
          </w:p>
        </w:tc>
        <w:tc>
          <w:tcPr>
            <w:tcW w:w="5211" w:type="dxa"/>
            <w:vAlign w:val="center"/>
          </w:tcPr>
          <w:p>
            <w:pPr>
              <w:numPr>
                <w:ilvl w:val="0"/>
                <w:numId w:val="0"/>
              </w:numPr>
              <w:spacing w:line="0" w:lineRule="atLeast"/>
              <w:outlineLvl w:val="4"/>
              <w:rPr>
                <w:rFonts w:eastAsia="宋体"/>
                <w:szCs w:val="21"/>
                <w:rPrChange w:id="963" w:author="吴潇" w:date="2014-12-22T14:17:00Z">
                  <w:rPr>
                    <w:rFonts w:eastAsia="黑体"/>
                  </w:rPr>
                </w:rPrChange>
              </w:rPr>
            </w:pPr>
            <w:r>
              <w:rPr>
                <w:rFonts w:hint="eastAsia"/>
                <w:szCs w:val="21"/>
                <w:rPrChange w:id="964" w:author="吴潇" w:date="2014-12-22T14:17:00Z">
                  <w:rPr>
                    <w:rFonts w:hint="eastAsia"/>
                  </w:rPr>
                </w:rPrChange>
              </w:rPr>
              <w:t>账单查询</w:t>
            </w:r>
            <w:r>
              <w:rPr>
                <w:szCs w:val="21"/>
                <w:rPrChange w:id="965" w:author="吴潇" w:date="2014-12-22T14:17:00Z">
                  <w:rPr/>
                </w:rPrChange>
              </w:rPr>
              <w:t>/</w:t>
            </w:r>
            <w:r>
              <w:rPr>
                <w:rFonts w:hint="eastAsia"/>
                <w:szCs w:val="21"/>
                <w:rPrChange w:id="966" w:author="吴潇" w:date="2014-12-22T14:17:00Z">
                  <w:rPr>
                    <w:rFonts w:hint="eastAsia"/>
                  </w:rPr>
                </w:rPrChange>
              </w:rPr>
              <w:t>支付类交易中填写附加地区代码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968" w:author="吴潇" w:date="2014-12-25T17:02:00Z">
                  <w:rPr>
                    <w:rFonts w:eastAsia="黑体"/>
                  </w:rPr>
                </w:rPrChange>
              </w:rPr>
              <w:pPrChange w:id="967" w:author="吴潇" w:date="2014-12-25T17:02:00Z">
                <w:pPr>
                  <w:numPr>
                    <w:ilvl w:val="0"/>
                    <w:numId w:val="0"/>
                  </w:numPr>
                  <w:tabs>
                    <w:tab w:val="clear" w:pos="360"/>
                    <w:tab w:val="clear" w:pos="784"/>
                  </w:tabs>
                  <w:spacing w:line="0" w:lineRule="atLeast"/>
                  <w:outlineLvl w:val="4"/>
                </w:pPr>
              </w:pPrChange>
            </w:pPr>
            <w:del w:id="969" w:author="吴潇" w:date="2014-12-25T17:02:00Z">
              <w:r>
                <w:rPr>
                  <w:szCs w:val="21"/>
                </w:rPr>
                <w:delText>4</w:delText>
              </w:r>
            </w:del>
            <w:del w:id="970" w:author="吴潇" w:date="2014-12-25T17:02:00Z">
              <w:r>
                <w:rPr>
                  <w:szCs w:val="21"/>
                  <w:rPrChange w:id="971" w:author="吴潇" w:date="2014-12-25T17:02:00Z">
                    <w:rPr/>
                  </w:rPrChange>
                </w:rPr>
                <w:delText>0</w:delText>
              </w:r>
            </w:del>
          </w:p>
        </w:tc>
        <w:tc>
          <w:tcPr>
            <w:tcW w:w="1180" w:type="dxa"/>
            <w:vAlign w:val="center"/>
          </w:tcPr>
          <w:p>
            <w:pPr>
              <w:numPr>
                <w:ilvl w:val="0"/>
                <w:numId w:val="0"/>
              </w:numPr>
              <w:spacing w:line="0" w:lineRule="atLeast"/>
              <w:outlineLvl w:val="4"/>
              <w:rPr>
                <w:rFonts w:eastAsia="宋体"/>
                <w:szCs w:val="21"/>
                <w:rPrChange w:id="972" w:author="吴潇" w:date="2014-12-22T14:17:00Z">
                  <w:rPr>
                    <w:rFonts w:eastAsia="黑体"/>
                  </w:rPr>
                </w:rPrChange>
              </w:rPr>
            </w:pPr>
            <w:r>
              <w:rPr>
                <w:rFonts w:hint="eastAsia"/>
                <w:szCs w:val="21"/>
                <w:rPrChange w:id="973" w:author="吴潇" w:date="2014-12-22T14:17:00Z">
                  <w:rPr>
                    <w:rFonts w:hint="eastAsia"/>
                  </w:rPr>
                </w:rPrChange>
              </w:rPr>
              <w:t>账单类型</w:t>
            </w:r>
          </w:p>
        </w:tc>
        <w:tc>
          <w:tcPr>
            <w:tcW w:w="1573" w:type="dxa"/>
            <w:vAlign w:val="center"/>
          </w:tcPr>
          <w:p>
            <w:pPr>
              <w:numPr>
                <w:ilvl w:val="0"/>
                <w:numId w:val="0"/>
              </w:numPr>
              <w:spacing w:line="0" w:lineRule="atLeast"/>
              <w:outlineLvl w:val="4"/>
              <w:rPr>
                <w:rFonts w:eastAsia="宋体"/>
                <w:szCs w:val="21"/>
                <w:rPrChange w:id="974" w:author="吴潇" w:date="2014-12-22T14:17:00Z">
                  <w:rPr>
                    <w:rFonts w:eastAsia="黑体"/>
                  </w:rPr>
                </w:rPrChange>
              </w:rPr>
            </w:pPr>
            <w:r>
              <w:rPr>
                <w:szCs w:val="21"/>
                <w:rPrChange w:id="975" w:author="吴潇" w:date="2014-12-22T14:17:00Z">
                  <w:rPr/>
                </w:rPrChange>
              </w:rPr>
              <w:t>billType</w:t>
            </w:r>
          </w:p>
        </w:tc>
        <w:tc>
          <w:tcPr>
            <w:tcW w:w="992" w:type="dxa"/>
            <w:vAlign w:val="center"/>
          </w:tcPr>
          <w:p>
            <w:pPr>
              <w:numPr>
                <w:ilvl w:val="0"/>
                <w:numId w:val="0"/>
              </w:numPr>
              <w:spacing w:line="0" w:lineRule="atLeast"/>
              <w:outlineLvl w:val="4"/>
              <w:rPr>
                <w:rFonts w:eastAsia="宋体"/>
                <w:szCs w:val="21"/>
                <w:rPrChange w:id="976" w:author="吴潇" w:date="2014-12-22T14:17:00Z">
                  <w:rPr>
                    <w:rFonts w:eastAsia="黑体"/>
                  </w:rPr>
                </w:rPrChange>
              </w:rPr>
            </w:pPr>
            <w:r>
              <w:rPr>
                <w:szCs w:val="21"/>
                <w:rPrChange w:id="977" w:author="吴潇" w:date="2014-12-22T14:17:00Z">
                  <w:rPr/>
                </w:rPrChange>
              </w:rPr>
              <w:t>ANS2..4</w:t>
            </w:r>
          </w:p>
        </w:tc>
        <w:tc>
          <w:tcPr>
            <w:tcW w:w="5211" w:type="dxa"/>
            <w:vAlign w:val="center"/>
          </w:tcPr>
          <w:p>
            <w:pPr>
              <w:numPr>
                <w:ilvl w:val="0"/>
                <w:numId w:val="0"/>
              </w:numPr>
              <w:spacing w:line="0" w:lineRule="atLeast"/>
              <w:outlineLvl w:val="4"/>
              <w:rPr>
                <w:rFonts w:eastAsia="宋体"/>
                <w:szCs w:val="21"/>
                <w:rPrChange w:id="978" w:author="吴潇" w:date="2014-12-22T14:17:00Z">
                  <w:rPr>
                    <w:rFonts w:eastAsia="黑体"/>
                  </w:rPr>
                </w:rPrChange>
              </w:rPr>
            </w:pPr>
            <w:r>
              <w:rPr>
                <w:rFonts w:hint="eastAsia"/>
                <w:szCs w:val="21"/>
                <w:rPrChange w:id="979" w:author="吴潇" w:date="2014-12-22T14:17:00Z">
                  <w:rPr>
                    <w:rFonts w:hint="eastAsia"/>
                  </w:rPr>
                </w:rPrChange>
              </w:rPr>
              <w:t>参见附录</w:t>
            </w:r>
            <w:r>
              <w:rPr>
                <w:szCs w:val="21"/>
                <w:rPrChange w:id="980" w:author="吴潇" w:date="2014-12-22T14:17:00Z">
                  <w:rPr/>
                </w:rPrChange>
              </w:rPr>
              <w:t>D</w:t>
            </w:r>
            <w:r>
              <w:rPr>
                <w:rFonts w:hint="eastAsia"/>
                <w:szCs w:val="21"/>
                <w:rPrChange w:id="981" w:author="吴潇" w:date="2014-12-22T14:17:00Z">
                  <w:rPr>
                    <w:rFonts w:hint="eastAsia"/>
                  </w:rPr>
                </w:rPrChange>
              </w:rPr>
              <w:t>：全渠道平台账单类型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983" w:author="吴潇" w:date="2014-12-25T17:02:00Z">
                  <w:rPr>
                    <w:rFonts w:eastAsia="黑体"/>
                  </w:rPr>
                </w:rPrChange>
              </w:rPr>
              <w:pPrChange w:id="982" w:author="吴潇" w:date="2014-12-25T17:02:00Z">
                <w:pPr>
                  <w:numPr>
                    <w:ilvl w:val="0"/>
                    <w:numId w:val="0"/>
                  </w:numPr>
                  <w:tabs>
                    <w:tab w:val="clear" w:pos="360"/>
                    <w:tab w:val="clear" w:pos="784"/>
                  </w:tabs>
                  <w:spacing w:line="0" w:lineRule="atLeast"/>
                  <w:outlineLvl w:val="4"/>
                </w:pPr>
              </w:pPrChange>
            </w:pPr>
            <w:del w:id="984" w:author="吴潇" w:date="2014-12-25T17:02:00Z">
              <w:r>
                <w:rPr>
                  <w:szCs w:val="21"/>
                </w:rPr>
                <w:delText>4</w:delText>
              </w:r>
            </w:del>
            <w:del w:id="985" w:author="吴潇" w:date="2014-12-25T17:02:00Z">
              <w:r>
                <w:rPr>
                  <w:szCs w:val="21"/>
                  <w:rPrChange w:id="986" w:author="吴潇" w:date="2014-12-25T17:02:00Z">
                    <w:rPr/>
                  </w:rPrChange>
                </w:rPr>
                <w:delText>1</w:delText>
              </w:r>
            </w:del>
          </w:p>
        </w:tc>
        <w:tc>
          <w:tcPr>
            <w:tcW w:w="1180" w:type="dxa"/>
            <w:vAlign w:val="center"/>
          </w:tcPr>
          <w:p>
            <w:pPr>
              <w:numPr>
                <w:ilvl w:val="0"/>
                <w:numId w:val="0"/>
              </w:numPr>
              <w:spacing w:line="0" w:lineRule="atLeast"/>
              <w:outlineLvl w:val="4"/>
              <w:rPr>
                <w:rFonts w:eastAsia="宋体"/>
                <w:szCs w:val="21"/>
                <w:rPrChange w:id="987" w:author="吴潇" w:date="2014-12-22T14:17:00Z">
                  <w:rPr>
                    <w:rFonts w:eastAsia="黑体"/>
                  </w:rPr>
                </w:rPrChange>
              </w:rPr>
            </w:pPr>
            <w:r>
              <w:rPr>
                <w:rFonts w:hint="eastAsia"/>
                <w:szCs w:val="21"/>
                <w:rPrChange w:id="988" w:author="吴潇" w:date="2014-12-22T14:17:00Z">
                  <w:rPr>
                    <w:rFonts w:hint="eastAsia"/>
                  </w:rPr>
                </w:rPrChange>
              </w:rPr>
              <w:t>账单号码</w:t>
            </w:r>
          </w:p>
        </w:tc>
        <w:tc>
          <w:tcPr>
            <w:tcW w:w="1573" w:type="dxa"/>
            <w:vAlign w:val="center"/>
          </w:tcPr>
          <w:p>
            <w:pPr>
              <w:numPr>
                <w:ilvl w:val="0"/>
                <w:numId w:val="0"/>
              </w:numPr>
              <w:spacing w:line="0" w:lineRule="atLeast"/>
              <w:outlineLvl w:val="4"/>
              <w:rPr>
                <w:rFonts w:eastAsia="宋体"/>
                <w:szCs w:val="21"/>
                <w:rPrChange w:id="989" w:author="吴潇" w:date="2014-12-22T14:17:00Z">
                  <w:rPr>
                    <w:rFonts w:eastAsia="黑体"/>
                  </w:rPr>
                </w:rPrChange>
              </w:rPr>
            </w:pPr>
            <w:r>
              <w:rPr>
                <w:szCs w:val="21"/>
                <w:rPrChange w:id="990" w:author="吴潇" w:date="2014-12-22T14:17:00Z">
                  <w:rPr/>
                </w:rPrChange>
              </w:rPr>
              <w:t>billNo</w:t>
            </w:r>
          </w:p>
        </w:tc>
        <w:tc>
          <w:tcPr>
            <w:tcW w:w="992" w:type="dxa"/>
            <w:vAlign w:val="center"/>
          </w:tcPr>
          <w:p>
            <w:pPr>
              <w:numPr>
                <w:ilvl w:val="0"/>
                <w:numId w:val="0"/>
              </w:numPr>
              <w:spacing w:line="0" w:lineRule="atLeast"/>
              <w:outlineLvl w:val="4"/>
              <w:rPr>
                <w:rFonts w:eastAsia="宋体"/>
                <w:szCs w:val="21"/>
                <w:rPrChange w:id="991" w:author="吴潇" w:date="2014-12-22T14:17:00Z">
                  <w:rPr>
                    <w:rFonts w:eastAsia="黑体"/>
                  </w:rPr>
                </w:rPrChange>
              </w:rPr>
            </w:pPr>
            <w:r>
              <w:rPr>
                <w:szCs w:val="21"/>
                <w:rPrChange w:id="992" w:author="吴潇" w:date="2014-12-22T14:17:00Z">
                  <w:rPr/>
                </w:rPrChange>
              </w:rPr>
              <w:t>AN1..64</w:t>
            </w:r>
          </w:p>
        </w:tc>
        <w:tc>
          <w:tcPr>
            <w:tcW w:w="5211" w:type="dxa"/>
            <w:vAlign w:val="center"/>
          </w:tcPr>
          <w:p>
            <w:pPr>
              <w:numPr>
                <w:ilvl w:val="0"/>
                <w:numId w:val="0"/>
              </w:numPr>
              <w:spacing w:line="0" w:lineRule="atLeast"/>
              <w:outlineLvl w:val="4"/>
              <w:rPr>
                <w:rFonts w:eastAsia="宋体"/>
                <w:szCs w:val="21"/>
                <w:rPrChange w:id="993" w:author="吴潇" w:date="2014-12-22T14:17:00Z">
                  <w:rPr>
                    <w:rFonts w:eastAsia="黑体"/>
                  </w:rPr>
                </w:rPrChange>
              </w:rPr>
            </w:pPr>
            <w:r>
              <w:rPr>
                <w:rFonts w:hint="eastAsia"/>
                <w:szCs w:val="21"/>
                <w:rPrChange w:id="994" w:author="吴潇" w:date="2014-12-22T14:17:00Z">
                  <w:rPr>
                    <w:rFonts w:hint="eastAsia"/>
                  </w:rPr>
                </w:rPrChange>
              </w:rPr>
              <w:t>账单查询</w:t>
            </w:r>
            <w:r>
              <w:rPr>
                <w:szCs w:val="21"/>
                <w:rPrChange w:id="995" w:author="吴潇" w:date="2014-12-22T14:17:00Z">
                  <w:rPr/>
                </w:rPrChange>
              </w:rPr>
              <w:t>/</w:t>
            </w:r>
            <w:r>
              <w:rPr>
                <w:rFonts w:hint="eastAsia"/>
                <w:szCs w:val="21"/>
                <w:rPrChange w:id="996" w:author="吴潇" w:date="2014-12-22T14:17:00Z">
                  <w:rPr>
                    <w:rFonts w:hint="eastAsia"/>
                  </w:rPr>
                </w:rPrChange>
              </w:rPr>
              <w:t>支付类交易中填写具体账单号码</w:t>
            </w:r>
          </w:p>
          <w:p>
            <w:pPr>
              <w:numPr>
                <w:ilvl w:val="0"/>
                <w:numId w:val="0"/>
              </w:numPr>
              <w:spacing w:line="0" w:lineRule="atLeast"/>
              <w:rPr>
                <w:szCs w:val="21"/>
                <w:rPrChange w:id="997" w:author="吴潇" w:date="2014-12-22T14:17:00Z">
                  <w:rPr/>
                </w:rPrChange>
              </w:rPr>
            </w:pPr>
            <w:r>
              <w:rPr>
                <w:rFonts w:hint="eastAsia"/>
                <w:szCs w:val="21"/>
                <w:rPrChange w:id="998" w:author="吴潇" w:date="2014-12-22T14:17:00Z">
                  <w:rPr>
                    <w:rFonts w:hint="eastAsia"/>
                  </w:rPr>
                </w:rPrChange>
              </w:rPr>
              <w:t>用法一：账单查询</w:t>
            </w:r>
            <w:r>
              <w:rPr>
                <w:szCs w:val="21"/>
                <w:rPrChange w:id="999" w:author="吴潇" w:date="2014-12-22T14:17:00Z">
                  <w:rPr/>
                </w:rPrChange>
              </w:rPr>
              <w:t>/</w:t>
            </w:r>
            <w:r>
              <w:rPr>
                <w:rFonts w:hint="eastAsia"/>
                <w:szCs w:val="21"/>
                <w:rPrChange w:id="1000" w:author="吴潇" w:date="2014-12-22T14:17:00Z">
                  <w:rPr>
                    <w:rFonts w:hint="eastAsia"/>
                  </w:rPr>
                </w:rPrChange>
              </w:rPr>
              <w:t>支付类交易中网上缴税用法，填写纳税人编码</w:t>
            </w:r>
          </w:p>
          <w:p>
            <w:pPr>
              <w:numPr>
                <w:ilvl w:val="0"/>
                <w:numId w:val="0"/>
              </w:numPr>
              <w:spacing w:line="0" w:lineRule="atLeast"/>
              <w:rPr>
                <w:szCs w:val="21"/>
                <w:rPrChange w:id="1001" w:author="吴潇" w:date="2014-12-22T14:17:00Z">
                  <w:rPr/>
                </w:rPrChange>
              </w:rPr>
            </w:pPr>
            <w:r>
              <w:rPr>
                <w:rFonts w:hint="eastAsia"/>
                <w:szCs w:val="21"/>
                <w:rPrChange w:id="1002" w:author="吴潇" w:date="2014-12-22T14:17:00Z">
                  <w:rPr>
                    <w:rFonts w:hint="eastAsia"/>
                  </w:rPr>
                </w:rPrChange>
              </w:rPr>
              <w:t>用法二：账单查询</w:t>
            </w:r>
            <w:r>
              <w:rPr>
                <w:szCs w:val="21"/>
                <w:rPrChange w:id="1003" w:author="吴潇" w:date="2014-12-22T14:17:00Z">
                  <w:rPr/>
                </w:rPrChange>
              </w:rPr>
              <w:t>/</w:t>
            </w:r>
            <w:r>
              <w:rPr>
                <w:rFonts w:hint="eastAsia"/>
                <w:szCs w:val="21"/>
                <w:rPrChange w:id="1004" w:author="吴潇" w:date="2014-12-22T14:17:00Z">
                  <w:rPr>
                    <w:rFonts w:hint="eastAsia"/>
                  </w:rPr>
                </w:rPrChange>
              </w:rPr>
              <w:t>支付类交易中信用卡还款用法，填写信用卡卡号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006" w:author="吴潇" w:date="2014-12-25T17:02:00Z">
                  <w:rPr>
                    <w:rFonts w:eastAsia="黑体"/>
                  </w:rPr>
                </w:rPrChange>
              </w:rPr>
              <w:pPrChange w:id="1005" w:author="吴潇" w:date="2014-12-25T17:02:00Z">
                <w:pPr>
                  <w:numPr>
                    <w:ilvl w:val="0"/>
                    <w:numId w:val="0"/>
                  </w:numPr>
                  <w:tabs>
                    <w:tab w:val="clear" w:pos="360"/>
                    <w:tab w:val="clear" w:pos="784"/>
                  </w:tabs>
                  <w:spacing w:line="0" w:lineRule="atLeast"/>
                  <w:outlineLvl w:val="4"/>
                </w:pPr>
              </w:pPrChange>
            </w:pPr>
            <w:del w:id="1007" w:author="吴潇" w:date="2014-12-25T17:02:00Z">
              <w:r>
                <w:rPr>
                  <w:szCs w:val="21"/>
                </w:rPr>
                <w:delText>42</w:delText>
              </w:r>
            </w:del>
          </w:p>
        </w:tc>
        <w:tc>
          <w:tcPr>
            <w:tcW w:w="1180" w:type="dxa"/>
            <w:vAlign w:val="center"/>
          </w:tcPr>
          <w:p>
            <w:pPr>
              <w:numPr>
                <w:ilvl w:val="0"/>
                <w:numId w:val="0"/>
              </w:numPr>
              <w:spacing w:line="0" w:lineRule="atLeast"/>
              <w:outlineLvl w:val="4"/>
              <w:rPr>
                <w:rFonts w:eastAsia="宋体"/>
                <w:szCs w:val="21"/>
                <w:rPrChange w:id="1008" w:author="吴潇" w:date="2014-12-22T14:17:00Z">
                  <w:rPr>
                    <w:rFonts w:eastAsia="黑体"/>
                  </w:rPr>
                </w:rPrChange>
              </w:rPr>
            </w:pPr>
            <w:r>
              <w:rPr>
                <w:rFonts w:hint="eastAsia"/>
                <w:szCs w:val="21"/>
                <w:rPrChange w:id="1009" w:author="吴潇" w:date="2014-12-22T14:17:00Z">
                  <w:rPr>
                    <w:rFonts w:hint="eastAsia"/>
                  </w:rPr>
                </w:rPrChange>
              </w:rPr>
              <w:t>账单月份</w:t>
            </w:r>
          </w:p>
        </w:tc>
        <w:tc>
          <w:tcPr>
            <w:tcW w:w="1573" w:type="dxa"/>
            <w:vAlign w:val="center"/>
          </w:tcPr>
          <w:p>
            <w:pPr>
              <w:numPr>
                <w:ilvl w:val="0"/>
                <w:numId w:val="0"/>
              </w:numPr>
              <w:spacing w:line="0" w:lineRule="atLeast"/>
              <w:outlineLvl w:val="4"/>
              <w:rPr>
                <w:rFonts w:eastAsia="宋体"/>
                <w:szCs w:val="21"/>
                <w:rPrChange w:id="1010" w:author="吴潇" w:date="2014-12-22T14:17:00Z">
                  <w:rPr>
                    <w:rFonts w:eastAsia="黑体"/>
                  </w:rPr>
                </w:rPrChange>
              </w:rPr>
            </w:pPr>
            <w:r>
              <w:rPr>
                <w:szCs w:val="21"/>
                <w:rPrChange w:id="1011" w:author="吴潇" w:date="2014-12-22T14:17:00Z">
                  <w:rPr/>
                </w:rPrChange>
              </w:rPr>
              <w:t>billMonth</w:t>
            </w:r>
          </w:p>
        </w:tc>
        <w:tc>
          <w:tcPr>
            <w:tcW w:w="992" w:type="dxa"/>
            <w:vAlign w:val="center"/>
          </w:tcPr>
          <w:p>
            <w:pPr>
              <w:numPr>
                <w:ilvl w:val="0"/>
                <w:numId w:val="0"/>
              </w:numPr>
              <w:spacing w:line="0" w:lineRule="atLeast"/>
              <w:outlineLvl w:val="4"/>
              <w:rPr>
                <w:rFonts w:eastAsia="宋体"/>
                <w:szCs w:val="21"/>
                <w:rPrChange w:id="1012" w:author="吴潇" w:date="2014-12-22T14:17:00Z">
                  <w:rPr>
                    <w:rFonts w:eastAsia="黑体"/>
                  </w:rPr>
                </w:rPrChange>
              </w:rPr>
            </w:pPr>
            <w:r>
              <w:rPr>
                <w:szCs w:val="21"/>
                <w:rPrChange w:id="1013" w:author="吴潇" w:date="2014-12-22T14:17:00Z">
                  <w:rPr/>
                </w:rPrChange>
              </w:rPr>
              <w:t>YYYYMM</w:t>
            </w:r>
          </w:p>
        </w:tc>
        <w:tc>
          <w:tcPr>
            <w:tcW w:w="5211" w:type="dxa"/>
            <w:vAlign w:val="center"/>
          </w:tcPr>
          <w:p>
            <w:pPr>
              <w:numPr>
                <w:ilvl w:val="0"/>
                <w:numId w:val="0"/>
              </w:numPr>
              <w:outlineLvl w:val="4"/>
              <w:rPr>
                <w:rFonts w:eastAsia="宋体"/>
                <w:szCs w:val="21"/>
                <w:rPrChange w:id="1014" w:author="吴潇" w:date="2014-12-22T14:17:00Z">
                  <w:rPr>
                    <w:rFonts w:eastAsia="黑体"/>
                  </w:rPr>
                </w:rPrChange>
              </w:rPr>
            </w:pPr>
            <w:r>
              <w:rPr>
                <w:rFonts w:hint="eastAsia"/>
                <w:szCs w:val="21"/>
                <w:rPrChange w:id="1015"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017" w:author="吴潇" w:date="2014-12-25T17:02:00Z">
                  <w:rPr>
                    <w:rFonts w:eastAsia="黑体"/>
                  </w:rPr>
                </w:rPrChange>
              </w:rPr>
              <w:pPrChange w:id="1016" w:author="吴潇" w:date="2014-12-25T17:02:00Z">
                <w:pPr>
                  <w:numPr>
                    <w:ilvl w:val="0"/>
                    <w:numId w:val="0"/>
                  </w:numPr>
                  <w:tabs>
                    <w:tab w:val="clear" w:pos="360"/>
                    <w:tab w:val="clear" w:pos="784"/>
                  </w:tabs>
                  <w:spacing w:line="0" w:lineRule="atLeast"/>
                  <w:outlineLvl w:val="4"/>
                </w:pPr>
              </w:pPrChange>
            </w:pPr>
            <w:del w:id="1018" w:author="吴潇" w:date="2014-12-25T17:02:00Z">
              <w:r>
                <w:rPr>
                  <w:szCs w:val="21"/>
                </w:rPr>
                <w:delText>4</w:delText>
              </w:r>
            </w:del>
            <w:del w:id="1019" w:author="吴潇" w:date="2014-12-25T17:02:00Z">
              <w:r>
                <w:rPr>
                  <w:szCs w:val="21"/>
                  <w:rPrChange w:id="1020" w:author="吴潇" w:date="2014-12-25T17:02:00Z">
                    <w:rPr/>
                  </w:rPrChange>
                </w:rPr>
                <w:delText>3</w:delText>
              </w:r>
            </w:del>
          </w:p>
        </w:tc>
        <w:tc>
          <w:tcPr>
            <w:tcW w:w="1180" w:type="dxa"/>
            <w:vAlign w:val="center"/>
          </w:tcPr>
          <w:p>
            <w:pPr>
              <w:numPr>
                <w:ilvl w:val="0"/>
                <w:numId w:val="0"/>
              </w:numPr>
              <w:spacing w:line="0" w:lineRule="atLeast"/>
              <w:outlineLvl w:val="4"/>
              <w:rPr>
                <w:rFonts w:eastAsia="宋体"/>
                <w:szCs w:val="21"/>
                <w:rPrChange w:id="1021" w:author="吴潇" w:date="2014-12-22T14:17:00Z">
                  <w:rPr>
                    <w:rFonts w:eastAsia="黑体"/>
                  </w:rPr>
                </w:rPrChange>
              </w:rPr>
            </w:pPr>
            <w:r>
              <w:rPr>
                <w:rFonts w:hint="eastAsia"/>
                <w:szCs w:val="21"/>
                <w:rPrChange w:id="1022" w:author="吴潇" w:date="2014-12-22T14:17:00Z">
                  <w:rPr>
                    <w:rFonts w:hint="eastAsia"/>
                  </w:rPr>
                </w:rPrChange>
              </w:rPr>
              <w:t>账单查询要素</w:t>
            </w:r>
          </w:p>
        </w:tc>
        <w:tc>
          <w:tcPr>
            <w:tcW w:w="1573" w:type="dxa"/>
            <w:vAlign w:val="center"/>
          </w:tcPr>
          <w:p>
            <w:pPr>
              <w:numPr>
                <w:ilvl w:val="0"/>
                <w:numId w:val="0"/>
              </w:numPr>
              <w:spacing w:line="0" w:lineRule="atLeast"/>
              <w:outlineLvl w:val="4"/>
              <w:rPr>
                <w:rFonts w:eastAsia="宋体"/>
                <w:szCs w:val="21"/>
                <w:rPrChange w:id="1023" w:author="吴潇" w:date="2014-12-22T14:17:00Z">
                  <w:rPr>
                    <w:rFonts w:eastAsia="黑体"/>
                  </w:rPr>
                </w:rPrChange>
              </w:rPr>
            </w:pPr>
            <w:r>
              <w:rPr>
                <w:szCs w:val="21"/>
                <w:rPrChange w:id="1024" w:author="吴潇" w:date="2014-12-22T14:17:00Z">
                  <w:rPr/>
                </w:rPrChange>
              </w:rPr>
              <w:t>billQueryInfo</w:t>
            </w:r>
          </w:p>
        </w:tc>
        <w:tc>
          <w:tcPr>
            <w:tcW w:w="992" w:type="dxa"/>
            <w:vAlign w:val="center"/>
          </w:tcPr>
          <w:p>
            <w:pPr>
              <w:numPr>
                <w:ilvl w:val="0"/>
                <w:numId w:val="0"/>
              </w:numPr>
              <w:spacing w:line="0" w:lineRule="atLeast"/>
              <w:outlineLvl w:val="4"/>
              <w:rPr>
                <w:rFonts w:eastAsia="宋体"/>
                <w:szCs w:val="21"/>
                <w:rPrChange w:id="1025" w:author="吴潇" w:date="2014-12-22T14:17:00Z">
                  <w:rPr>
                    <w:rFonts w:eastAsia="黑体"/>
                  </w:rPr>
                </w:rPrChange>
              </w:rPr>
            </w:pPr>
            <w:r>
              <w:rPr>
                <w:szCs w:val="21"/>
                <w:rPrChange w:id="1026" w:author="吴潇" w:date="2014-12-22T14:17:00Z">
                  <w:rPr/>
                </w:rPrChange>
              </w:rPr>
              <w:t>ANS1..1024</w:t>
            </w:r>
          </w:p>
        </w:tc>
        <w:tc>
          <w:tcPr>
            <w:tcW w:w="5211" w:type="dxa"/>
            <w:vAlign w:val="center"/>
          </w:tcPr>
          <w:p>
            <w:pPr>
              <w:numPr>
                <w:ilvl w:val="0"/>
                <w:numId w:val="0"/>
              </w:numPr>
              <w:spacing w:line="0" w:lineRule="atLeast"/>
              <w:outlineLvl w:val="4"/>
              <w:rPr>
                <w:rFonts w:eastAsia="宋体"/>
                <w:szCs w:val="21"/>
                <w:rPrChange w:id="1027" w:author="吴潇" w:date="2014-12-22T14:17:00Z">
                  <w:rPr>
                    <w:rFonts w:eastAsia="黑体"/>
                  </w:rPr>
                </w:rPrChange>
              </w:rPr>
            </w:pPr>
            <w:r>
              <w:rPr>
                <w:rFonts w:hint="eastAsia"/>
                <w:szCs w:val="21"/>
                <w:rPrChange w:id="1028" w:author="吴潇" w:date="2014-12-22T14:17:00Z">
                  <w:rPr>
                    <w:rFonts w:hint="eastAsia"/>
                  </w:rPr>
                </w:rPrChange>
              </w:rPr>
              <w:t>为</w:t>
            </w:r>
            <w:r>
              <w:rPr>
                <w:szCs w:val="21"/>
                <w:rPrChange w:id="1029" w:author="吴潇" w:date="2014-12-22T14:17:00Z">
                  <w:rPr/>
                </w:rPrChange>
              </w:rPr>
              <w:t>JSON</w:t>
            </w:r>
            <w:r>
              <w:rPr>
                <w:rFonts w:hint="eastAsia"/>
                <w:szCs w:val="21"/>
                <w:rPrChange w:id="1030" w:author="吴潇" w:date="2014-12-22T14:17:00Z">
                  <w:rPr>
                    <w:rFonts w:hint="eastAsia"/>
                  </w:rPr>
                </w:rPrChange>
              </w:rPr>
              <w:t>报文结构</w:t>
            </w:r>
          </w:p>
          <w:p>
            <w:pPr>
              <w:numPr>
                <w:ilvl w:val="0"/>
                <w:numId w:val="0"/>
              </w:numPr>
              <w:spacing w:line="0" w:lineRule="atLeast"/>
              <w:rPr>
                <w:szCs w:val="21"/>
                <w:rPrChange w:id="1031" w:author="吴潇" w:date="2014-12-22T14:17:00Z">
                  <w:rPr/>
                </w:rPrChange>
              </w:rPr>
            </w:pPr>
            <w:r>
              <w:rPr>
                <w:rFonts w:hint="eastAsia"/>
                <w:szCs w:val="21"/>
                <w:rPrChange w:id="1032" w:author="吴潇" w:date="2014-12-22T14:17:00Z">
                  <w:rPr>
                    <w:rFonts w:hint="eastAsia"/>
                  </w:rPr>
                </w:rPrChange>
              </w:rPr>
              <w:t>账单查询</w:t>
            </w:r>
            <w:r>
              <w:rPr>
                <w:szCs w:val="21"/>
                <w:rPrChange w:id="1033" w:author="吴潇" w:date="2014-12-22T14:17:00Z">
                  <w:rPr/>
                </w:rPrChange>
              </w:rPr>
              <w:t>/</w:t>
            </w:r>
            <w:r>
              <w:rPr>
                <w:rFonts w:hint="eastAsia"/>
                <w:szCs w:val="21"/>
                <w:rPrChange w:id="1034" w:author="吴潇" w:date="2014-12-22T14:17:00Z">
                  <w:rPr>
                    <w:rFonts w:hint="eastAsia"/>
                  </w:rPr>
                </w:rPrChange>
              </w:rPr>
              <w:t>支付类交易中用于上送其他未定义的账单要素</w:t>
            </w:r>
          </w:p>
          <w:p>
            <w:pPr>
              <w:numPr>
                <w:ilvl w:val="0"/>
                <w:numId w:val="0"/>
              </w:numPr>
              <w:spacing w:line="0" w:lineRule="atLeast"/>
              <w:rPr>
                <w:szCs w:val="21"/>
                <w:rPrChange w:id="1035" w:author="吴潇" w:date="2014-12-22T14:17:00Z">
                  <w:rPr/>
                </w:rPrChange>
              </w:rPr>
            </w:pPr>
            <w:r>
              <w:rPr>
                <w:rFonts w:hint="eastAsia"/>
                <w:szCs w:val="21"/>
                <w:rPrChange w:id="1036" w:author="吴潇" w:date="2014-12-22T14:17:00Z">
                  <w:rPr>
                    <w:rFonts w:hint="eastAsia"/>
                  </w:rPr>
                </w:rPrChange>
              </w:rPr>
              <w:t>用法一：账单查询</w:t>
            </w:r>
            <w:r>
              <w:rPr>
                <w:szCs w:val="21"/>
                <w:rPrChange w:id="1037" w:author="吴潇" w:date="2014-12-22T14:17:00Z">
                  <w:rPr/>
                </w:rPrChange>
              </w:rPr>
              <w:t>/</w:t>
            </w:r>
            <w:r>
              <w:rPr>
                <w:rFonts w:hint="eastAsia"/>
                <w:szCs w:val="21"/>
                <w:rPrChange w:id="1038" w:author="吴潇" w:date="2014-12-22T14:17:00Z">
                  <w:rPr>
                    <w:rFonts w:hint="eastAsia"/>
                  </w:rPr>
                </w:rPrChange>
              </w:rPr>
              <w:t>支付类交易中网上缴税用法，填写征收机关代码、外部申报电子序号、缴款单位名称、缴税</w:t>
            </w:r>
            <w:r>
              <w:rPr>
                <w:rFonts w:hint="eastAsia"/>
                <w:szCs w:val="21"/>
                <w:rPrChange w:id="1039" w:author="吴潇" w:date="2014-12-22T14:17:00Z">
                  <w:rPr>
                    <w:rFonts w:hint="eastAsia"/>
                  </w:rPr>
                </w:rPrChange>
              </w:rPr>
              <w:t>模式（</w:t>
            </w:r>
            <w:r>
              <w:rPr>
                <w:szCs w:val="21"/>
                <w:rPrChange w:id="1040" w:author="吴潇" w:date="2014-12-22T14:17:00Z">
                  <w:rPr/>
                </w:rPrChange>
              </w:rPr>
              <w:t xml:space="preserve"> 01</w:t>
            </w:r>
            <w:r>
              <w:rPr>
                <w:rFonts w:hint="eastAsia"/>
                <w:szCs w:val="21"/>
                <w:rPrChange w:id="1041" w:author="吴潇" w:date="2014-12-22T14:17:00Z">
                  <w:rPr>
                    <w:rFonts w:hint="eastAsia"/>
                  </w:rPr>
                </w:rPrChange>
              </w:rPr>
              <w:t>标准，</w:t>
            </w:r>
            <w:r>
              <w:rPr>
                <w:szCs w:val="21"/>
                <w:rPrChange w:id="1042" w:author="吴潇" w:date="2014-12-22T14:17:00Z">
                  <w:rPr/>
                </w:rPrChange>
              </w:rPr>
              <w:t>02</w:t>
            </w:r>
            <w:r>
              <w:rPr>
                <w:rFonts w:hint="eastAsia"/>
                <w:szCs w:val="21"/>
                <w:rPrChange w:id="1043" w:author="吴潇" w:date="2014-12-22T14:17:00Z">
                  <w:rPr>
                    <w:rFonts w:hint="eastAsia"/>
                  </w:rPr>
                </w:rPrChange>
              </w:rPr>
              <w:t>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045" w:author="吴潇" w:date="2014-12-25T17:02:00Z">
                  <w:rPr>
                    <w:rFonts w:eastAsia="黑体"/>
                  </w:rPr>
                </w:rPrChange>
              </w:rPr>
              <w:pPrChange w:id="1044" w:author="吴潇" w:date="2014-12-25T17:02:00Z">
                <w:pPr>
                  <w:numPr>
                    <w:ilvl w:val="0"/>
                    <w:numId w:val="0"/>
                  </w:numPr>
                  <w:tabs>
                    <w:tab w:val="clear" w:pos="360"/>
                    <w:tab w:val="clear" w:pos="784"/>
                  </w:tabs>
                  <w:spacing w:line="0" w:lineRule="atLeast"/>
                  <w:outlineLvl w:val="4"/>
                </w:pPr>
              </w:pPrChange>
            </w:pPr>
            <w:del w:id="1046" w:author="吴潇" w:date="2014-12-25T17:02:00Z">
              <w:r>
                <w:rPr>
                  <w:szCs w:val="21"/>
                </w:rPr>
                <w:delText>4</w:delText>
              </w:r>
            </w:del>
            <w:del w:id="1047" w:author="吴潇" w:date="2014-12-25T17:02:00Z">
              <w:r>
                <w:rPr>
                  <w:szCs w:val="21"/>
                  <w:rPrChange w:id="1048" w:author="吴潇" w:date="2014-12-25T17:02:00Z">
                    <w:rPr/>
                  </w:rPrChange>
                </w:rPr>
                <w:delText>4</w:delText>
              </w:r>
            </w:del>
          </w:p>
        </w:tc>
        <w:tc>
          <w:tcPr>
            <w:tcW w:w="1180" w:type="dxa"/>
            <w:vAlign w:val="center"/>
          </w:tcPr>
          <w:p>
            <w:pPr>
              <w:numPr>
                <w:ilvl w:val="0"/>
                <w:numId w:val="0"/>
              </w:numPr>
              <w:spacing w:line="0" w:lineRule="atLeast"/>
              <w:outlineLvl w:val="4"/>
              <w:rPr>
                <w:rFonts w:eastAsia="宋体"/>
                <w:szCs w:val="21"/>
                <w:rPrChange w:id="1049" w:author="吴潇" w:date="2014-12-22T14:17:00Z">
                  <w:rPr>
                    <w:rFonts w:eastAsia="黑体"/>
                  </w:rPr>
                </w:rPrChange>
              </w:rPr>
            </w:pPr>
            <w:r>
              <w:rPr>
                <w:rFonts w:hint="eastAsia"/>
                <w:szCs w:val="21"/>
                <w:rPrChange w:id="1050" w:author="吴潇" w:date="2014-12-22T14:17:00Z">
                  <w:rPr>
                    <w:rFonts w:hint="eastAsia"/>
                  </w:rPr>
                </w:rPrChange>
              </w:rPr>
              <w:t>账单详情</w:t>
            </w:r>
          </w:p>
        </w:tc>
        <w:tc>
          <w:tcPr>
            <w:tcW w:w="1573" w:type="dxa"/>
            <w:vAlign w:val="center"/>
          </w:tcPr>
          <w:p>
            <w:pPr>
              <w:numPr>
                <w:ilvl w:val="0"/>
                <w:numId w:val="0"/>
              </w:numPr>
              <w:spacing w:line="0" w:lineRule="atLeast"/>
              <w:outlineLvl w:val="4"/>
              <w:rPr>
                <w:rFonts w:eastAsia="宋体"/>
                <w:szCs w:val="21"/>
                <w:rPrChange w:id="1051" w:author="吴潇" w:date="2014-12-22T14:17:00Z">
                  <w:rPr>
                    <w:rFonts w:eastAsia="黑体"/>
                  </w:rPr>
                </w:rPrChange>
              </w:rPr>
            </w:pPr>
            <w:r>
              <w:rPr>
                <w:szCs w:val="21"/>
                <w:rPrChange w:id="1052" w:author="吴潇" w:date="2014-12-22T14:17:00Z">
                  <w:rPr/>
                </w:rPrChange>
              </w:rPr>
              <w:t>billDetailInfo</w:t>
            </w:r>
          </w:p>
        </w:tc>
        <w:tc>
          <w:tcPr>
            <w:tcW w:w="992" w:type="dxa"/>
            <w:vAlign w:val="center"/>
          </w:tcPr>
          <w:p>
            <w:pPr>
              <w:numPr>
                <w:ilvl w:val="0"/>
                <w:numId w:val="0"/>
              </w:numPr>
              <w:spacing w:line="0" w:lineRule="atLeast"/>
              <w:outlineLvl w:val="4"/>
              <w:rPr>
                <w:rFonts w:eastAsia="宋体"/>
                <w:szCs w:val="21"/>
                <w:rPrChange w:id="1053" w:author="吴潇" w:date="2014-12-22T14:17:00Z">
                  <w:rPr>
                    <w:rFonts w:eastAsia="黑体"/>
                  </w:rPr>
                </w:rPrChange>
              </w:rPr>
            </w:pPr>
            <w:r>
              <w:rPr>
                <w:szCs w:val="21"/>
                <w:rPrChange w:id="1054" w:author="吴潇" w:date="2014-12-22T14:17:00Z">
                  <w:rPr/>
                </w:rPrChange>
              </w:rPr>
              <w:t>ANS1..1024</w:t>
            </w:r>
          </w:p>
        </w:tc>
        <w:tc>
          <w:tcPr>
            <w:tcW w:w="5211" w:type="dxa"/>
            <w:vAlign w:val="center"/>
          </w:tcPr>
          <w:p>
            <w:pPr>
              <w:numPr>
                <w:ilvl w:val="0"/>
                <w:numId w:val="0"/>
              </w:numPr>
              <w:spacing w:line="0" w:lineRule="atLeast"/>
              <w:outlineLvl w:val="4"/>
              <w:rPr>
                <w:rFonts w:eastAsia="宋体"/>
                <w:szCs w:val="21"/>
                <w:rPrChange w:id="1055" w:author="吴潇" w:date="2014-12-22T14:17:00Z">
                  <w:rPr>
                    <w:rFonts w:eastAsia="黑体"/>
                  </w:rPr>
                </w:rPrChange>
              </w:rPr>
            </w:pPr>
            <w:r>
              <w:rPr>
                <w:rFonts w:hint="eastAsia"/>
                <w:szCs w:val="21"/>
                <w:rPrChange w:id="1056" w:author="吴潇" w:date="2014-12-22T14:17:00Z">
                  <w:rPr>
                    <w:rFonts w:hint="eastAsia"/>
                  </w:rPr>
                </w:rPrChange>
              </w:rPr>
              <w:t>账单查询</w:t>
            </w:r>
            <w:r>
              <w:rPr>
                <w:szCs w:val="21"/>
                <w:rPrChange w:id="1057" w:author="吴潇" w:date="2014-12-22T14:17:00Z">
                  <w:rPr/>
                </w:rPrChange>
              </w:rPr>
              <w:t>/</w:t>
            </w:r>
            <w:r>
              <w:rPr>
                <w:rFonts w:hint="eastAsia"/>
                <w:szCs w:val="21"/>
                <w:rPrChange w:id="1058" w:author="吴潇" w:date="2014-12-22T14:17:00Z">
                  <w:rPr>
                    <w:rFonts w:hint="eastAsia"/>
                  </w:rPr>
                </w:rPrChange>
              </w:rPr>
              <w:t>支付类交易中填写查询到的账单详细信息。</w:t>
            </w:r>
          </w:p>
          <w:p>
            <w:pPr>
              <w:numPr>
                <w:ilvl w:val="0"/>
                <w:numId w:val="0"/>
              </w:numPr>
              <w:spacing w:line="0" w:lineRule="atLeast"/>
              <w:rPr>
                <w:szCs w:val="21"/>
                <w:rPrChange w:id="1059" w:author="吴潇" w:date="2014-12-22T14:17:00Z">
                  <w:rPr/>
                </w:rPrChange>
              </w:rPr>
            </w:pPr>
            <w:r>
              <w:rPr>
                <w:rFonts w:hint="eastAsia"/>
                <w:szCs w:val="21"/>
                <w:rPrChange w:id="1060" w:author="吴潇" w:date="2014-12-22T14:17:00Z">
                  <w:rPr>
                    <w:rFonts w:hint="eastAsia"/>
                  </w:rPr>
                </w:rPrChange>
              </w:rPr>
              <w:t>格式为</w:t>
            </w:r>
            <w:r>
              <w:rPr>
                <w:szCs w:val="21"/>
                <w:rPrChange w:id="1061" w:author="吴潇" w:date="2014-12-22T14:17:00Z">
                  <w:rPr/>
                </w:rPrChange>
              </w:rPr>
              <w:t>JSON</w:t>
            </w:r>
            <w:r>
              <w:rPr>
                <w:rFonts w:hint="eastAsia"/>
                <w:szCs w:val="21"/>
                <w:rPrChange w:id="1062" w:author="吴潇" w:date="2014-12-22T14:17:00Z">
                  <w:rPr>
                    <w:rFonts w:hint="eastAsia"/>
                  </w:rPr>
                </w:rPrChange>
              </w:rPr>
              <w:t>报文结构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064" w:author="吴潇" w:date="2014-12-25T17:02:00Z">
                  <w:rPr>
                    <w:rFonts w:eastAsia="黑体"/>
                  </w:rPr>
                </w:rPrChange>
              </w:rPr>
              <w:pPrChange w:id="1063" w:author="吴潇" w:date="2014-12-25T17:02:00Z">
                <w:pPr>
                  <w:numPr>
                    <w:ilvl w:val="0"/>
                    <w:numId w:val="0"/>
                  </w:numPr>
                  <w:tabs>
                    <w:tab w:val="clear" w:pos="360"/>
                    <w:tab w:val="clear" w:pos="784"/>
                  </w:tabs>
                  <w:spacing w:line="0" w:lineRule="atLeast"/>
                  <w:outlineLvl w:val="4"/>
                </w:pPr>
              </w:pPrChange>
            </w:pPr>
            <w:del w:id="1065" w:author="吴潇" w:date="2014-12-25T17:02:00Z">
              <w:r>
                <w:rPr>
                  <w:szCs w:val="21"/>
                </w:rPr>
                <w:delText>4</w:delText>
              </w:r>
            </w:del>
            <w:del w:id="1066" w:author="吴潇" w:date="2014-12-25T17:02:00Z">
              <w:r>
                <w:rPr>
                  <w:szCs w:val="21"/>
                  <w:rPrChange w:id="1067" w:author="吴潇" w:date="2014-12-25T17:02:00Z">
                    <w:rPr/>
                  </w:rPrChange>
                </w:rPr>
                <w:delText>5</w:delText>
              </w:r>
            </w:del>
          </w:p>
        </w:tc>
        <w:tc>
          <w:tcPr>
            <w:tcW w:w="1180" w:type="dxa"/>
            <w:vAlign w:val="center"/>
          </w:tcPr>
          <w:p>
            <w:pPr>
              <w:numPr>
                <w:ilvl w:val="0"/>
                <w:numId w:val="0"/>
              </w:numPr>
              <w:spacing w:line="0" w:lineRule="atLeast"/>
              <w:outlineLvl w:val="4"/>
              <w:rPr>
                <w:rFonts w:eastAsia="宋体"/>
                <w:szCs w:val="21"/>
                <w:rPrChange w:id="1068" w:author="吴潇" w:date="2014-12-22T14:17:00Z">
                  <w:rPr>
                    <w:rFonts w:eastAsia="黑体"/>
                  </w:rPr>
                </w:rPrChange>
              </w:rPr>
            </w:pPr>
            <w:r>
              <w:rPr>
                <w:rFonts w:hint="eastAsia"/>
                <w:szCs w:val="21"/>
                <w:rPrChange w:id="1069" w:author="吴潇" w:date="2014-12-22T14:17:00Z">
                  <w:rPr>
                    <w:rFonts w:hint="eastAsia"/>
                  </w:rPr>
                </w:rPrChange>
              </w:rPr>
              <w:t>账单金额</w:t>
            </w:r>
          </w:p>
        </w:tc>
        <w:tc>
          <w:tcPr>
            <w:tcW w:w="1573" w:type="dxa"/>
            <w:vAlign w:val="center"/>
          </w:tcPr>
          <w:p>
            <w:pPr>
              <w:numPr>
                <w:ilvl w:val="0"/>
                <w:numId w:val="0"/>
              </w:numPr>
              <w:spacing w:line="0" w:lineRule="atLeast"/>
              <w:outlineLvl w:val="4"/>
              <w:rPr>
                <w:rFonts w:eastAsia="宋体"/>
                <w:szCs w:val="21"/>
                <w:rPrChange w:id="1070" w:author="吴潇" w:date="2014-12-22T14:17:00Z">
                  <w:rPr>
                    <w:rFonts w:eastAsia="黑体"/>
                  </w:rPr>
                </w:rPrChange>
              </w:rPr>
            </w:pPr>
            <w:r>
              <w:rPr>
                <w:szCs w:val="21"/>
                <w:rPrChange w:id="1071" w:author="吴潇" w:date="2014-12-22T14:17:00Z">
                  <w:rPr/>
                </w:rPrChange>
              </w:rPr>
              <w:t>billAmt</w:t>
            </w:r>
          </w:p>
        </w:tc>
        <w:tc>
          <w:tcPr>
            <w:tcW w:w="992" w:type="dxa"/>
            <w:vAlign w:val="center"/>
          </w:tcPr>
          <w:p>
            <w:pPr>
              <w:numPr>
                <w:ilvl w:val="0"/>
                <w:numId w:val="0"/>
              </w:numPr>
              <w:spacing w:line="0" w:lineRule="atLeast"/>
              <w:outlineLvl w:val="4"/>
              <w:rPr>
                <w:rFonts w:eastAsia="宋体"/>
                <w:szCs w:val="21"/>
                <w:rPrChange w:id="1072" w:author="吴潇" w:date="2014-12-22T14:17:00Z">
                  <w:rPr>
                    <w:rFonts w:eastAsia="黑体"/>
                  </w:rPr>
                </w:rPrChange>
              </w:rPr>
            </w:pPr>
            <w:r>
              <w:rPr>
                <w:szCs w:val="21"/>
                <w:rPrChange w:id="1073" w:author="吴潇" w:date="2014-12-22T14:17:00Z">
                  <w:rPr/>
                </w:rPrChange>
              </w:rPr>
              <w:t>N1..12</w:t>
            </w:r>
          </w:p>
        </w:tc>
        <w:tc>
          <w:tcPr>
            <w:tcW w:w="5211" w:type="dxa"/>
            <w:vAlign w:val="center"/>
          </w:tcPr>
          <w:p>
            <w:pPr>
              <w:numPr>
                <w:ilvl w:val="0"/>
                <w:numId w:val="0"/>
              </w:numPr>
              <w:spacing w:line="0" w:lineRule="atLeast"/>
              <w:outlineLvl w:val="4"/>
              <w:rPr>
                <w:rFonts w:eastAsia="宋体"/>
                <w:szCs w:val="21"/>
                <w:rPrChange w:id="1074" w:author="吴潇" w:date="2014-12-22T14:17:00Z">
                  <w:rPr>
                    <w:rFonts w:eastAsia="黑体"/>
                  </w:rPr>
                </w:rPrChange>
              </w:rPr>
            </w:pPr>
            <w:r>
              <w:rPr>
                <w:rFonts w:hint="eastAsia"/>
                <w:szCs w:val="21"/>
                <w:rPrChange w:id="1075" w:author="吴潇" w:date="2014-12-22T14:17:00Z">
                  <w:rPr>
                    <w:rFonts w:hint="eastAsia"/>
                  </w:rPr>
                </w:rPrChange>
              </w:rPr>
              <w:t>用于返回账单金额余额符号为</w:t>
            </w:r>
            <w:r>
              <w:rPr>
                <w:szCs w:val="21"/>
                <w:rPrChange w:id="1076" w:author="吴潇" w:date="2014-12-22T14:17:00Z">
                  <w:rPr/>
                </w:rPrChange>
              </w:rPr>
              <w:t>D</w:t>
            </w:r>
            <w:r>
              <w:rPr>
                <w:rFonts w:hint="eastAsia"/>
                <w:szCs w:val="21"/>
                <w:rPrChange w:id="1077" w:author="吴潇" w:date="2014-12-22T14:17:00Z">
                  <w:rPr>
                    <w:rFonts w:hint="eastAsia"/>
                  </w:rPr>
                </w:rPrChange>
              </w:rPr>
              <w:t>时，本域表示欠费金额余额符号为</w:t>
            </w:r>
            <w:r>
              <w:rPr>
                <w:szCs w:val="21"/>
                <w:rPrChange w:id="1078" w:author="吴潇" w:date="2014-12-22T14:17:00Z">
                  <w:rPr/>
                </w:rPrChange>
              </w:rPr>
              <w:t>C</w:t>
            </w:r>
            <w:r>
              <w:rPr>
                <w:rFonts w:hint="eastAsia"/>
                <w:szCs w:val="21"/>
                <w:rPrChange w:id="1079" w:author="吴潇" w:date="2014-12-22T14:17:00Z">
                  <w:rPr>
                    <w:rFonts w:hint="eastAsia"/>
                  </w:rPr>
                </w:rPrChange>
              </w:rPr>
              <w:t>时，本域表示实际余额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081" w:author="吴潇" w:date="2014-12-25T17:02:00Z">
                  <w:rPr>
                    <w:rFonts w:eastAsia="黑体"/>
                  </w:rPr>
                </w:rPrChange>
              </w:rPr>
              <w:pPrChange w:id="1080" w:author="吴潇" w:date="2014-12-25T17:02:00Z">
                <w:pPr>
                  <w:numPr>
                    <w:ilvl w:val="0"/>
                    <w:numId w:val="0"/>
                  </w:numPr>
                  <w:tabs>
                    <w:tab w:val="clear" w:pos="360"/>
                    <w:tab w:val="clear" w:pos="784"/>
                  </w:tabs>
                  <w:spacing w:line="0" w:lineRule="atLeast"/>
                  <w:outlineLvl w:val="4"/>
                </w:pPr>
              </w:pPrChange>
            </w:pPr>
            <w:del w:id="1082" w:author="吴潇" w:date="2014-12-25T17:02:00Z">
              <w:r>
                <w:rPr>
                  <w:szCs w:val="21"/>
                </w:rPr>
                <w:delText>4</w:delText>
              </w:r>
            </w:del>
            <w:del w:id="1083" w:author="吴潇" w:date="2014-12-25T17:02:00Z">
              <w:r>
                <w:rPr>
                  <w:szCs w:val="21"/>
                  <w:rPrChange w:id="1084" w:author="吴潇" w:date="2014-12-25T17:02:00Z">
                    <w:rPr/>
                  </w:rPrChange>
                </w:rPr>
                <w:delText>6</w:delText>
              </w:r>
            </w:del>
          </w:p>
        </w:tc>
        <w:tc>
          <w:tcPr>
            <w:tcW w:w="1180" w:type="dxa"/>
            <w:vAlign w:val="center"/>
          </w:tcPr>
          <w:p>
            <w:pPr>
              <w:numPr>
                <w:ilvl w:val="0"/>
                <w:numId w:val="0"/>
              </w:numPr>
              <w:spacing w:line="0" w:lineRule="atLeast"/>
              <w:outlineLvl w:val="4"/>
              <w:rPr>
                <w:rFonts w:eastAsia="宋体"/>
                <w:szCs w:val="21"/>
                <w:rPrChange w:id="1085" w:author="吴潇" w:date="2014-12-22T14:17:00Z">
                  <w:rPr>
                    <w:rFonts w:eastAsia="黑体"/>
                  </w:rPr>
                </w:rPrChange>
              </w:rPr>
            </w:pPr>
            <w:r>
              <w:rPr>
                <w:rFonts w:hint="eastAsia"/>
                <w:szCs w:val="21"/>
                <w:rPrChange w:id="1086" w:author="吴潇" w:date="2014-12-22T14:17:00Z">
                  <w:rPr>
                    <w:rFonts w:hint="eastAsia"/>
                  </w:rPr>
                </w:rPrChange>
              </w:rPr>
              <w:t>账单金额符号</w:t>
            </w:r>
          </w:p>
        </w:tc>
        <w:tc>
          <w:tcPr>
            <w:tcW w:w="1573" w:type="dxa"/>
            <w:vAlign w:val="center"/>
          </w:tcPr>
          <w:p>
            <w:pPr>
              <w:numPr>
                <w:ilvl w:val="0"/>
                <w:numId w:val="0"/>
              </w:numPr>
              <w:spacing w:line="0" w:lineRule="atLeast"/>
              <w:outlineLvl w:val="4"/>
              <w:rPr>
                <w:rFonts w:eastAsia="宋体"/>
                <w:szCs w:val="21"/>
                <w:rPrChange w:id="1087" w:author="吴潇" w:date="2014-12-22T14:17:00Z">
                  <w:rPr>
                    <w:rFonts w:eastAsia="黑体"/>
                  </w:rPr>
                </w:rPrChange>
              </w:rPr>
            </w:pPr>
            <w:r>
              <w:rPr>
                <w:szCs w:val="21"/>
                <w:rPrChange w:id="1088" w:author="吴潇" w:date="2014-12-22T14:17:00Z">
                  <w:rPr/>
                </w:rPrChange>
              </w:rPr>
              <w:t>billAmtSign</w:t>
            </w:r>
          </w:p>
        </w:tc>
        <w:tc>
          <w:tcPr>
            <w:tcW w:w="992" w:type="dxa"/>
            <w:vAlign w:val="center"/>
          </w:tcPr>
          <w:p>
            <w:pPr>
              <w:numPr>
                <w:ilvl w:val="0"/>
                <w:numId w:val="0"/>
              </w:numPr>
              <w:spacing w:line="0" w:lineRule="atLeast"/>
              <w:outlineLvl w:val="4"/>
              <w:rPr>
                <w:rFonts w:eastAsia="宋体"/>
                <w:szCs w:val="21"/>
                <w:rPrChange w:id="1089" w:author="吴潇" w:date="2014-12-22T14:17:00Z">
                  <w:rPr>
                    <w:rFonts w:eastAsia="黑体"/>
                  </w:rPr>
                </w:rPrChange>
              </w:rPr>
            </w:pPr>
            <w:r>
              <w:rPr>
                <w:szCs w:val="21"/>
                <w:rPrChange w:id="1090" w:author="吴潇" w:date="2014-12-22T14:17:00Z">
                  <w:rPr/>
                </w:rPrChange>
              </w:rPr>
              <w:t>A1</w:t>
            </w:r>
          </w:p>
        </w:tc>
        <w:tc>
          <w:tcPr>
            <w:tcW w:w="5211" w:type="dxa"/>
            <w:vAlign w:val="center"/>
          </w:tcPr>
          <w:p>
            <w:pPr>
              <w:numPr>
                <w:ilvl w:val="0"/>
                <w:numId w:val="0"/>
              </w:numPr>
              <w:outlineLvl w:val="4"/>
              <w:rPr>
                <w:rFonts w:eastAsia="宋体"/>
                <w:szCs w:val="21"/>
                <w:rPrChange w:id="1091" w:author="吴潇" w:date="2014-12-22T14:17:00Z">
                  <w:rPr>
                    <w:rFonts w:eastAsia="黑体"/>
                  </w:rPr>
                </w:rPrChange>
              </w:rPr>
            </w:pPr>
            <w:r>
              <w:rPr>
                <w:szCs w:val="21"/>
                <w:rPrChange w:id="1092" w:author="吴潇" w:date="2014-12-22T14:17:00Z">
                  <w:rPr/>
                </w:rPrChange>
              </w:rPr>
              <w:t>D</w:t>
            </w:r>
            <w:r>
              <w:rPr>
                <w:rFonts w:hint="eastAsia"/>
                <w:szCs w:val="21"/>
                <w:rPrChange w:id="1093" w:author="吴潇" w:date="2014-12-22T14:17:00Z">
                  <w:rPr>
                    <w:rFonts w:hint="eastAsia"/>
                  </w:rPr>
                </w:rPrChange>
              </w:rPr>
              <w:t>：欠费状态</w:t>
            </w:r>
          </w:p>
          <w:p>
            <w:pPr>
              <w:numPr>
                <w:ilvl w:val="0"/>
                <w:numId w:val="0"/>
              </w:numPr>
              <w:rPr>
                <w:szCs w:val="21"/>
                <w:rPrChange w:id="1094" w:author="吴潇" w:date="2014-12-22T14:17:00Z">
                  <w:rPr/>
                </w:rPrChange>
              </w:rPr>
            </w:pPr>
            <w:r>
              <w:rPr>
                <w:szCs w:val="21"/>
                <w:rPrChange w:id="1095" w:author="吴潇" w:date="2014-12-22T14:17:00Z">
                  <w:rPr/>
                </w:rPrChange>
              </w:rPr>
              <w:t>C</w:t>
            </w:r>
            <w:r>
              <w:rPr>
                <w:rFonts w:hint="eastAsia"/>
                <w:szCs w:val="21"/>
                <w:rPrChange w:id="1096" w:author="吴潇" w:date="2014-12-22T14:17:00Z">
                  <w:rPr>
                    <w:rFonts w:hint="eastAsia"/>
                  </w:rPr>
                </w:rPrChange>
              </w:rPr>
              <w:t>：非欠费状态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098" w:author="吴潇" w:date="2014-12-25T17:02:00Z">
                  <w:rPr>
                    <w:rFonts w:eastAsia="黑体"/>
                  </w:rPr>
                </w:rPrChange>
              </w:rPr>
              <w:pPrChange w:id="1097" w:author="吴潇" w:date="2014-12-25T17:02:00Z">
                <w:pPr>
                  <w:numPr>
                    <w:ilvl w:val="0"/>
                    <w:numId w:val="0"/>
                  </w:numPr>
                  <w:tabs>
                    <w:tab w:val="clear" w:pos="360"/>
                    <w:tab w:val="clear" w:pos="784"/>
                  </w:tabs>
                  <w:spacing w:line="0" w:lineRule="atLeast"/>
                  <w:outlineLvl w:val="4"/>
                </w:pPr>
              </w:pPrChange>
            </w:pPr>
            <w:del w:id="1099" w:author="吴潇" w:date="2014-12-25T17:02:00Z">
              <w:r>
                <w:rPr>
                  <w:szCs w:val="21"/>
                </w:rPr>
                <w:delText>4</w:delText>
              </w:r>
            </w:del>
            <w:del w:id="1100" w:author="吴潇" w:date="2014-12-25T17:02:00Z">
              <w:r>
                <w:rPr>
                  <w:szCs w:val="21"/>
                  <w:rPrChange w:id="1101" w:author="吴潇" w:date="2014-12-25T17:02:00Z">
                    <w:rPr/>
                  </w:rPrChange>
                </w:rPr>
                <w:delText>7</w:delText>
              </w:r>
            </w:del>
          </w:p>
        </w:tc>
        <w:tc>
          <w:tcPr>
            <w:tcW w:w="1180" w:type="dxa"/>
            <w:vAlign w:val="center"/>
          </w:tcPr>
          <w:p>
            <w:pPr>
              <w:numPr>
                <w:ilvl w:val="0"/>
                <w:numId w:val="0"/>
              </w:numPr>
              <w:spacing w:line="0" w:lineRule="atLeast"/>
              <w:outlineLvl w:val="4"/>
              <w:rPr>
                <w:rFonts w:eastAsia="宋体"/>
                <w:szCs w:val="21"/>
                <w:rPrChange w:id="1102" w:author="吴潇" w:date="2014-12-22T14:17:00Z">
                  <w:rPr>
                    <w:rFonts w:eastAsia="黑体"/>
                  </w:rPr>
                </w:rPrChange>
              </w:rPr>
            </w:pPr>
            <w:r>
              <w:rPr>
                <w:rFonts w:hint="eastAsia"/>
                <w:szCs w:val="21"/>
                <w:rPrChange w:id="1103" w:author="吴潇" w:date="2014-12-22T14:17:00Z">
                  <w:rPr>
                    <w:rFonts w:hint="eastAsia"/>
                  </w:rPr>
                </w:rPrChange>
              </w:rPr>
              <w:t>账单周期</w:t>
            </w:r>
          </w:p>
        </w:tc>
        <w:tc>
          <w:tcPr>
            <w:tcW w:w="1573" w:type="dxa"/>
            <w:vAlign w:val="center"/>
          </w:tcPr>
          <w:p>
            <w:pPr>
              <w:numPr>
                <w:ilvl w:val="0"/>
                <w:numId w:val="0"/>
              </w:numPr>
              <w:spacing w:line="0" w:lineRule="atLeast"/>
              <w:outlineLvl w:val="4"/>
              <w:rPr>
                <w:rFonts w:eastAsia="宋体"/>
                <w:szCs w:val="21"/>
                <w:rPrChange w:id="1104" w:author="吴潇" w:date="2014-12-22T14:17:00Z">
                  <w:rPr>
                    <w:rFonts w:eastAsia="黑体"/>
                  </w:rPr>
                </w:rPrChange>
              </w:rPr>
            </w:pPr>
            <w:r>
              <w:rPr>
                <w:szCs w:val="21"/>
                <w:rPrChange w:id="1105" w:author="吴潇" w:date="2014-12-22T14:17:00Z">
                  <w:rPr/>
                </w:rPrChange>
              </w:rPr>
              <w:t>billPeriod</w:t>
            </w:r>
          </w:p>
        </w:tc>
        <w:tc>
          <w:tcPr>
            <w:tcW w:w="992" w:type="dxa"/>
            <w:vAlign w:val="center"/>
          </w:tcPr>
          <w:p>
            <w:pPr>
              <w:numPr>
                <w:ilvl w:val="0"/>
                <w:numId w:val="0"/>
              </w:numPr>
              <w:spacing w:line="0" w:lineRule="atLeast"/>
              <w:outlineLvl w:val="4"/>
              <w:rPr>
                <w:rFonts w:eastAsia="宋体"/>
                <w:szCs w:val="21"/>
                <w:rPrChange w:id="1106" w:author="吴潇" w:date="2014-12-22T14:17:00Z">
                  <w:rPr>
                    <w:rFonts w:eastAsia="黑体"/>
                  </w:rPr>
                </w:rPrChange>
              </w:rPr>
            </w:pPr>
            <w:r>
              <w:rPr>
                <w:szCs w:val="21"/>
                <w:rPrChange w:id="1107" w:author="吴潇" w:date="2014-12-22T14:17:00Z">
                  <w:rPr/>
                </w:rPrChange>
              </w:rPr>
              <w:t>ANS17</w:t>
            </w:r>
          </w:p>
        </w:tc>
        <w:tc>
          <w:tcPr>
            <w:tcW w:w="5211" w:type="dxa"/>
            <w:vAlign w:val="center"/>
          </w:tcPr>
          <w:p>
            <w:pPr>
              <w:numPr>
                <w:ilvl w:val="0"/>
                <w:numId w:val="0"/>
              </w:numPr>
              <w:outlineLvl w:val="4"/>
              <w:rPr>
                <w:rFonts w:eastAsia="宋体"/>
                <w:szCs w:val="21"/>
                <w:rPrChange w:id="1108" w:author="吴潇" w:date="2014-12-22T14:17:00Z">
                  <w:rPr>
                    <w:rFonts w:eastAsia="黑体"/>
                  </w:rPr>
                </w:rPrChange>
              </w:rPr>
            </w:pPr>
            <w:r>
              <w:rPr>
                <w:rFonts w:hint="eastAsia"/>
                <w:szCs w:val="21"/>
                <w:rPrChange w:id="1109" w:author="吴潇" w:date="2014-12-22T14:17:00Z">
                  <w:rPr>
                    <w:rFonts w:hint="eastAsia"/>
                  </w:rPr>
                </w:rPrChange>
              </w:rPr>
              <w:t>格式为：</w:t>
            </w:r>
            <w:r>
              <w:rPr>
                <w:szCs w:val="21"/>
                <w:rPrChange w:id="1110" w:author="吴潇" w:date="2014-12-22T14:17:00Z">
                  <w:rPr/>
                </w:rPrChange>
              </w:rPr>
              <w:t>yyyyMMdd-yyyyMMdd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112" w:author="吴潇" w:date="2014-12-25T17:02:00Z">
                  <w:rPr>
                    <w:rFonts w:eastAsia="黑体"/>
                  </w:rPr>
                </w:rPrChange>
              </w:rPr>
              <w:pPrChange w:id="1111" w:author="吴潇" w:date="2014-12-25T17:02:00Z">
                <w:pPr>
                  <w:numPr>
                    <w:ilvl w:val="0"/>
                    <w:numId w:val="0"/>
                  </w:numPr>
                  <w:tabs>
                    <w:tab w:val="clear" w:pos="360"/>
                    <w:tab w:val="clear" w:pos="784"/>
                  </w:tabs>
                  <w:spacing w:line="0" w:lineRule="atLeast"/>
                  <w:outlineLvl w:val="4"/>
                </w:pPr>
              </w:pPrChange>
            </w:pPr>
            <w:del w:id="1113" w:author="吴潇" w:date="2014-12-25T17:02:00Z">
              <w:r>
                <w:rPr>
                  <w:szCs w:val="21"/>
                </w:rPr>
                <w:delText>4</w:delText>
              </w:r>
            </w:del>
            <w:del w:id="1114" w:author="吴潇" w:date="2014-12-25T17:02:00Z">
              <w:r>
                <w:rPr>
                  <w:szCs w:val="21"/>
                  <w:rPrChange w:id="1115" w:author="吴潇" w:date="2014-12-25T17:02:00Z">
                    <w:rPr/>
                  </w:rPrChange>
                </w:rPr>
                <w:delText>8</w:delText>
              </w:r>
            </w:del>
          </w:p>
        </w:tc>
        <w:tc>
          <w:tcPr>
            <w:tcW w:w="1180" w:type="dxa"/>
            <w:vAlign w:val="center"/>
          </w:tcPr>
          <w:p>
            <w:pPr>
              <w:numPr>
                <w:ilvl w:val="0"/>
                <w:numId w:val="0"/>
              </w:numPr>
              <w:spacing w:line="0" w:lineRule="atLeast"/>
              <w:outlineLvl w:val="4"/>
              <w:rPr>
                <w:rFonts w:eastAsia="宋体"/>
                <w:szCs w:val="21"/>
                <w:rPrChange w:id="1116" w:author="吴潇" w:date="2014-12-22T14:17:00Z">
                  <w:rPr>
                    <w:rFonts w:eastAsia="黑体"/>
                  </w:rPr>
                </w:rPrChange>
              </w:rPr>
            </w:pPr>
            <w:r>
              <w:rPr>
                <w:rFonts w:hint="eastAsia"/>
                <w:szCs w:val="21"/>
                <w:rPrChange w:id="1117" w:author="吴潇" w:date="2014-12-22T14:17:00Z">
                  <w:rPr>
                    <w:rFonts w:hint="eastAsia"/>
                  </w:rPr>
                </w:rPrChange>
              </w:rPr>
              <w:t>出账机构代码</w:t>
            </w:r>
          </w:p>
        </w:tc>
        <w:tc>
          <w:tcPr>
            <w:tcW w:w="1573" w:type="dxa"/>
            <w:vAlign w:val="center"/>
          </w:tcPr>
          <w:p>
            <w:pPr>
              <w:numPr>
                <w:ilvl w:val="0"/>
                <w:numId w:val="0"/>
              </w:numPr>
              <w:spacing w:line="0" w:lineRule="atLeast"/>
              <w:outlineLvl w:val="4"/>
              <w:rPr>
                <w:rFonts w:eastAsia="宋体"/>
                <w:szCs w:val="21"/>
                <w:rPrChange w:id="1118" w:author="吴潇" w:date="2014-12-22T14:17:00Z">
                  <w:rPr>
                    <w:rFonts w:eastAsia="黑体"/>
                  </w:rPr>
                </w:rPrChange>
              </w:rPr>
            </w:pPr>
            <w:r>
              <w:rPr>
                <w:szCs w:val="21"/>
                <w:rPrChange w:id="1119" w:author="吴潇" w:date="2014-12-22T14:17:00Z">
                  <w:rPr/>
                </w:rPrChange>
              </w:rPr>
              <w:t>indOrgCode</w:t>
            </w:r>
          </w:p>
        </w:tc>
        <w:tc>
          <w:tcPr>
            <w:tcW w:w="992" w:type="dxa"/>
            <w:vAlign w:val="center"/>
          </w:tcPr>
          <w:p>
            <w:pPr>
              <w:numPr>
                <w:ilvl w:val="0"/>
                <w:numId w:val="0"/>
              </w:numPr>
              <w:spacing w:line="0" w:lineRule="atLeast"/>
              <w:outlineLvl w:val="4"/>
              <w:rPr>
                <w:rFonts w:eastAsia="宋体"/>
                <w:szCs w:val="21"/>
                <w:rPrChange w:id="1120" w:author="吴潇" w:date="2014-12-22T14:17:00Z">
                  <w:rPr>
                    <w:rFonts w:eastAsia="黑体"/>
                  </w:rPr>
                </w:rPrChange>
              </w:rPr>
            </w:pPr>
            <w:r>
              <w:rPr>
                <w:szCs w:val="21"/>
                <w:rPrChange w:id="1121" w:author="吴潇" w:date="2014-12-22T14:17:00Z">
                  <w:rPr/>
                </w:rPrChange>
              </w:rPr>
              <w:t>ANS 12</w:t>
            </w:r>
          </w:p>
        </w:tc>
        <w:tc>
          <w:tcPr>
            <w:tcW w:w="5211" w:type="dxa"/>
            <w:vAlign w:val="center"/>
          </w:tcPr>
          <w:p>
            <w:pPr>
              <w:numPr>
                <w:ilvl w:val="0"/>
                <w:numId w:val="0"/>
              </w:numPr>
              <w:outlineLvl w:val="4"/>
              <w:rPr>
                <w:rFonts w:eastAsia="宋体"/>
                <w:szCs w:val="21"/>
                <w:rPrChange w:id="1122" w:author="吴潇" w:date="2014-12-22T14:17:00Z">
                  <w:rPr>
                    <w:rFonts w:eastAsia="黑体"/>
                  </w:rPr>
                </w:rPrChange>
              </w:rPr>
            </w:pPr>
            <w:r>
              <w:rPr>
                <w:rFonts w:hint="eastAsia"/>
                <w:szCs w:val="21"/>
                <w:rPrChange w:id="1123" w:author="吴潇" w:date="2014-12-22T14:17:00Z">
                  <w:rPr>
                    <w:rFonts w:hint="eastAsia"/>
                  </w:rPr>
                </w:rPrChange>
              </w:rPr>
              <w:t>缴费交易中的出账机构代码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125" w:author="吴潇" w:date="2014-12-25T17:02:00Z">
                  <w:rPr>
                    <w:rFonts w:eastAsia="黑体"/>
                  </w:rPr>
                </w:rPrChange>
              </w:rPr>
              <w:pPrChange w:id="1124" w:author="吴潇" w:date="2014-12-25T17:02:00Z">
                <w:pPr>
                  <w:numPr>
                    <w:ilvl w:val="0"/>
                    <w:numId w:val="0"/>
                  </w:numPr>
                  <w:tabs>
                    <w:tab w:val="clear" w:pos="360"/>
                    <w:tab w:val="clear" w:pos="784"/>
                  </w:tabs>
                  <w:spacing w:line="0" w:lineRule="atLeast"/>
                  <w:outlineLvl w:val="4"/>
                </w:pPr>
              </w:pPrChange>
            </w:pPr>
            <w:del w:id="1126" w:author="吴潇" w:date="2014-12-25T17:02:00Z">
              <w:r>
                <w:rPr>
                  <w:szCs w:val="21"/>
                </w:rPr>
                <w:delText>49</w:delText>
              </w:r>
            </w:del>
          </w:p>
        </w:tc>
        <w:tc>
          <w:tcPr>
            <w:tcW w:w="1180" w:type="dxa"/>
            <w:vAlign w:val="center"/>
          </w:tcPr>
          <w:p>
            <w:pPr>
              <w:numPr>
                <w:ilvl w:val="0"/>
                <w:numId w:val="0"/>
              </w:numPr>
              <w:spacing w:line="0" w:lineRule="atLeast"/>
              <w:outlineLvl w:val="4"/>
              <w:rPr>
                <w:rFonts w:eastAsia="宋体"/>
                <w:szCs w:val="21"/>
                <w:rPrChange w:id="1127" w:author="吴潇" w:date="2014-12-22T14:17:00Z">
                  <w:rPr>
                    <w:rFonts w:eastAsia="黑体"/>
                  </w:rPr>
                </w:rPrChange>
              </w:rPr>
            </w:pPr>
            <w:r>
              <w:rPr>
                <w:rFonts w:hint="eastAsia"/>
                <w:szCs w:val="21"/>
                <w:rPrChange w:id="1128" w:author="吴潇" w:date="2014-12-22T14:17:00Z">
                  <w:rPr>
                    <w:rFonts w:hint="eastAsia"/>
                  </w:rPr>
                </w:rPrChange>
              </w:rPr>
              <w:t>绑定</w:t>
            </w:r>
            <w:r>
              <w:rPr>
                <w:rFonts w:hint="eastAsia"/>
                <w:szCs w:val="21"/>
                <w:rPrChange w:id="1129" w:author="吴潇" w:date="2014-12-22T14:17:00Z">
                  <w:rPr>
                    <w:rFonts w:hint="eastAsia"/>
                  </w:rPr>
                </w:rPrChange>
              </w:rPr>
              <w:t>关系</w:t>
            </w:r>
            <w:r>
              <w:rPr>
                <w:rFonts w:hint="eastAsia"/>
                <w:szCs w:val="21"/>
                <w:rPrChange w:id="1130" w:author="吴潇" w:date="2014-12-22T14:17:00Z">
                  <w:rPr>
                    <w:rFonts w:hint="eastAsia"/>
                  </w:rPr>
                </w:rPrChange>
              </w:rPr>
              <w:t>标识号</w:t>
            </w:r>
          </w:p>
        </w:tc>
        <w:tc>
          <w:tcPr>
            <w:tcW w:w="1573" w:type="dxa"/>
            <w:vAlign w:val="center"/>
          </w:tcPr>
          <w:p>
            <w:pPr>
              <w:numPr>
                <w:ilvl w:val="0"/>
                <w:numId w:val="0"/>
              </w:numPr>
              <w:spacing w:line="0" w:lineRule="atLeast"/>
              <w:outlineLvl w:val="4"/>
              <w:rPr>
                <w:rFonts w:eastAsia="宋体"/>
                <w:szCs w:val="21"/>
                <w:rPrChange w:id="1131" w:author="吴潇" w:date="2014-12-22T14:17:00Z">
                  <w:rPr>
                    <w:rFonts w:eastAsia="黑体"/>
                  </w:rPr>
                </w:rPrChange>
              </w:rPr>
            </w:pPr>
            <w:r>
              <w:rPr>
                <w:szCs w:val="21"/>
                <w:rPrChange w:id="1132" w:author="吴潇" w:date="2014-12-22T14:17:00Z">
                  <w:rPr/>
                </w:rPrChange>
              </w:rPr>
              <w:t>bindId</w:t>
            </w:r>
          </w:p>
        </w:tc>
        <w:tc>
          <w:tcPr>
            <w:tcW w:w="992" w:type="dxa"/>
            <w:vAlign w:val="center"/>
          </w:tcPr>
          <w:p>
            <w:pPr>
              <w:numPr>
                <w:ilvl w:val="0"/>
                <w:numId w:val="0"/>
              </w:numPr>
              <w:spacing w:line="0" w:lineRule="atLeast"/>
              <w:outlineLvl w:val="4"/>
              <w:rPr>
                <w:rFonts w:eastAsia="宋体"/>
                <w:szCs w:val="21"/>
                <w:rPrChange w:id="1133" w:author="吴潇" w:date="2014-12-22T14:17:00Z">
                  <w:rPr>
                    <w:rFonts w:eastAsia="黑体"/>
                  </w:rPr>
                </w:rPrChange>
              </w:rPr>
            </w:pPr>
            <w:r>
              <w:rPr>
                <w:szCs w:val="21"/>
                <w:rPrChange w:id="1134" w:author="吴潇" w:date="2014-12-22T14:17:00Z">
                  <w:rPr/>
                </w:rPrChange>
              </w:rPr>
              <w:t>ANS1..128</w:t>
            </w:r>
          </w:p>
        </w:tc>
        <w:tc>
          <w:tcPr>
            <w:tcW w:w="5211" w:type="dxa"/>
            <w:vAlign w:val="center"/>
          </w:tcPr>
          <w:p>
            <w:pPr>
              <w:numPr>
                <w:ilvl w:val="0"/>
                <w:numId w:val="0"/>
              </w:numPr>
              <w:outlineLvl w:val="4"/>
              <w:rPr>
                <w:rFonts w:eastAsia="宋体"/>
                <w:szCs w:val="21"/>
                <w:rPrChange w:id="1135" w:author="吴潇" w:date="2014-12-22T14:17:00Z">
                  <w:rPr>
                    <w:rFonts w:eastAsia="黑体"/>
                  </w:rPr>
                </w:rPrChange>
              </w:rPr>
            </w:pPr>
            <w:r>
              <w:rPr>
                <w:rFonts w:hint="eastAsia"/>
                <w:szCs w:val="21"/>
                <w:rPrChange w:id="1136" w:author="吴潇" w:date="2014-12-22T14:17:00Z">
                  <w:rPr>
                    <w:rFonts w:hint="eastAsia"/>
                  </w:rPr>
                </w:rPrChange>
              </w:rPr>
              <w:t>用于唯一标识</w:t>
            </w:r>
            <w:r>
              <w:rPr>
                <w:rFonts w:hint="eastAsia"/>
                <w:szCs w:val="21"/>
                <w:rPrChange w:id="1137" w:author="吴潇" w:date="2014-12-22T14:17:00Z">
                  <w:rPr>
                    <w:rFonts w:hint="eastAsia"/>
                  </w:rPr>
                </w:rPrChange>
              </w:rPr>
              <w:t>绑定</w:t>
            </w:r>
            <w:r>
              <w:rPr>
                <w:rFonts w:hint="eastAsia"/>
                <w:szCs w:val="21"/>
                <w:rPrChange w:id="1138" w:author="吴潇" w:date="2014-12-22T14:17:00Z">
                  <w:rPr>
                    <w:rFonts w:hint="eastAsia"/>
                  </w:rPr>
                </w:rPrChange>
              </w:rPr>
              <w:t>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140" w:author="吴潇" w:date="2014-12-25T17:02:00Z">
                  <w:rPr>
                    <w:rFonts w:eastAsia="黑体"/>
                  </w:rPr>
                </w:rPrChange>
              </w:rPr>
              <w:pPrChange w:id="1139" w:author="吴潇" w:date="2014-12-25T17:02:00Z">
                <w:pPr>
                  <w:numPr>
                    <w:ilvl w:val="0"/>
                    <w:numId w:val="0"/>
                  </w:numPr>
                  <w:tabs>
                    <w:tab w:val="clear" w:pos="360"/>
                    <w:tab w:val="clear" w:pos="784"/>
                  </w:tabs>
                  <w:spacing w:line="0" w:lineRule="atLeast"/>
                  <w:outlineLvl w:val="4"/>
                </w:pPr>
              </w:pPrChange>
            </w:pPr>
            <w:del w:id="1141" w:author="吴潇" w:date="2014-12-25T17:02:00Z">
              <w:r>
                <w:rPr>
                  <w:szCs w:val="21"/>
                </w:rPr>
                <w:delText>5</w:delText>
              </w:r>
            </w:del>
            <w:del w:id="1142" w:author="吴潇" w:date="2014-12-25T17:02:00Z">
              <w:r>
                <w:rPr>
                  <w:szCs w:val="21"/>
                  <w:rPrChange w:id="1143" w:author="吴潇" w:date="2014-12-25T17:02:00Z">
                    <w:rPr/>
                  </w:rPrChange>
                </w:rPr>
                <w:delText>0</w:delText>
              </w:r>
            </w:del>
          </w:p>
        </w:tc>
        <w:tc>
          <w:tcPr>
            <w:tcW w:w="1180" w:type="dxa"/>
            <w:vAlign w:val="center"/>
          </w:tcPr>
          <w:p>
            <w:pPr>
              <w:numPr>
                <w:ilvl w:val="0"/>
                <w:numId w:val="0"/>
              </w:numPr>
              <w:spacing w:line="0" w:lineRule="atLeast"/>
              <w:outlineLvl w:val="4"/>
              <w:rPr>
                <w:rFonts w:eastAsia="宋体"/>
                <w:szCs w:val="21"/>
                <w:rPrChange w:id="1144" w:author="吴潇" w:date="2014-12-22T14:17:00Z">
                  <w:rPr>
                    <w:rFonts w:eastAsia="黑体"/>
                  </w:rPr>
                </w:rPrChange>
              </w:rPr>
            </w:pPr>
            <w:r>
              <w:rPr>
                <w:rFonts w:hint="eastAsia"/>
                <w:szCs w:val="21"/>
                <w:rPrChange w:id="1145" w:author="吴潇" w:date="2014-12-22T14:17:00Z">
                  <w:rPr>
                    <w:rFonts w:hint="eastAsia"/>
                  </w:rPr>
                </w:rPrChange>
              </w:rPr>
              <w:t>绑定</w:t>
            </w:r>
            <w:r>
              <w:rPr>
                <w:rFonts w:hint="eastAsia"/>
                <w:szCs w:val="21"/>
                <w:rPrChange w:id="1146" w:author="吴潇" w:date="2014-12-22T14:17:00Z">
                  <w:rPr>
                    <w:rFonts w:hint="eastAsia"/>
                  </w:rPr>
                </w:rPrChange>
              </w:rPr>
              <w:t>关系</w:t>
            </w:r>
            <w:r>
              <w:rPr>
                <w:rFonts w:hint="eastAsia"/>
                <w:szCs w:val="21"/>
                <w:rPrChange w:id="1147" w:author="吴潇" w:date="2014-12-22T14:17:00Z">
                  <w:rPr>
                    <w:rFonts w:hint="eastAsia"/>
                  </w:rPr>
                </w:rPrChange>
              </w:rPr>
              <w:t>信息条数</w:t>
            </w:r>
          </w:p>
        </w:tc>
        <w:tc>
          <w:tcPr>
            <w:tcW w:w="1573" w:type="dxa"/>
            <w:vAlign w:val="center"/>
          </w:tcPr>
          <w:p>
            <w:pPr>
              <w:numPr>
                <w:ilvl w:val="0"/>
                <w:numId w:val="0"/>
              </w:numPr>
              <w:spacing w:line="0" w:lineRule="atLeast"/>
              <w:outlineLvl w:val="4"/>
              <w:rPr>
                <w:rFonts w:eastAsia="宋体"/>
                <w:szCs w:val="21"/>
                <w:rPrChange w:id="1148" w:author="吴潇" w:date="2014-12-22T14:17:00Z">
                  <w:rPr>
                    <w:rFonts w:eastAsia="黑体"/>
                  </w:rPr>
                </w:rPrChange>
              </w:rPr>
            </w:pPr>
            <w:r>
              <w:rPr>
                <w:szCs w:val="21"/>
                <w:rPrChange w:id="1149" w:author="吴潇" w:date="2014-12-22T14:17:00Z">
                  <w:rPr/>
                </w:rPrChange>
              </w:rPr>
              <w:t>bindInfoQty</w:t>
            </w:r>
          </w:p>
        </w:tc>
        <w:tc>
          <w:tcPr>
            <w:tcW w:w="992" w:type="dxa"/>
            <w:vAlign w:val="center"/>
          </w:tcPr>
          <w:p>
            <w:pPr>
              <w:numPr>
                <w:ilvl w:val="0"/>
                <w:numId w:val="0"/>
              </w:numPr>
              <w:spacing w:line="0" w:lineRule="atLeast"/>
              <w:outlineLvl w:val="4"/>
              <w:rPr>
                <w:rFonts w:eastAsia="宋体"/>
                <w:szCs w:val="21"/>
                <w:rPrChange w:id="1150" w:author="吴潇" w:date="2014-12-22T14:17:00Z">
                  <w:rPr>
                    <w:rFonts w:eastAsia="黑体"/>
                  </w:rPr>
                </w:rPrChange>
              </w:rPr>
            </w:pPr>
            <w:r>
              <w:rPr>
                <w:szCs w:val="21"/>
                <w:rPrChange w:id="1151" w:author="吴潇" w:date="2014-12-22T14:17:00Z">
                  <w:rPr/>
                </w:rPrChange>
              </w:rPr>
              <w:t>N1..2</w:t>
            </w:r>
          </w:p>
        </w:tc>
        <w:tc>
          <w:tcPr>
            <w:tcW w:w="5211" w:type="dxa"/>
            <w:vAlign w:val="center"/>
          </w:tcPr>
          <w:p>
            <w:pPr>
              <w:numPr>
                <w:ilvl w:val="0"/>
                <w:numId w:val="0"/>
              </w:numPr>
              <w:outlineLvl w:val="4"/>
              <w:rPr>
                <w:rFonts w:eastAsia="宋体"/>
                <w:szCs w:val="21"/>
                <w:rPrChange w:id="1152" w:author="吴潇" w:date="2014-12-22T14:17:00Z">
                  <w:rPr>
                    <w:rFonts w:eastAsia="黑体"/>
                  </w:rPr>
                </w:rPrChange>
              </w:rPr>
            </w:pPr>
            <w:r>
              <w:rPr>
                <w:rFonts w:hint="eastAsia"/>
                <w:szCs w:val="21"/>
                <w:rPrChange w:id="1153" w:author="吴潇" w:date="2014-12-22T14:17:00Z">
                  <w:rPr>
                    <w:rFonts w:hint="eastAsia"/>
                  </w:rPr>
                </w:rPrChange>
              </w:rPr>
              <w:t>查询</w:t>
            </w:r>
            <w:r>
              <w:rPr>
                <w:rFonts w:hint="eastAsia"/>
                <w:szCs w:val="21"/>
                <w:rPrChange w:id="1154" w:author="吴潇" w:date="2014-12-22T14:17:00Z">
                  <w:rPr>
                    <w:rFonts w:hint="eastAsia"/>
                  </w:rPr>
                </w:rPrChange>
              </w:rPr>
              <w:t>绑定</w:t>
            </w:r>
            <w:r>
              <w:rPr>
                <w:rFonts w:hint="eastAsia"/>
                <w:szCs w:val="21"/>
                <w:rPrChange w:id="1155" w:author="吴潇" w:date="2014-12-22T14:17:00Z">
                  <w:rPr>
                    <w:rFonts w:hint="eastAsia"/>
                  </w:rPr>
                </w:rPrChange>
              </w:rPr>
              <w:t>关系时，返回的</w:t>
            </w:r>
            <w:r>
              <w:rPr>
                <w:rFonts w:hint="eastAsia"/>
                <w:szCs w:val="21"/>
                <w:rPrChange w:id="1156" w:author="吴潇" w:date="2014-12-22T14:17:00Z">
                  <w:rPr>
                    <w:rFonts w:hint="eastAsia"/>
                  </w:rPr>
                </w:rPrChange>
              </w:rPr>
              <w:t>委托关系</w:t>
            </w:r>
            <w:r>
              <w:rPr>
                <w:rFonts w:hint="eastAsia"/>
                <w:szCs w:val="21"/>
                <w:rPrChange w:id="1157" w:author="吴潇" w:date="2014-12-22T14:17:00Z">
                  <w:rPr>
                    <w:rFonts w:hint="eastAsia"/>
                  </w:rPr>
                </w:rPrChange>
              </w:rPr>
              <w:t>信息条数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159" w:author="吴潇" w:date="2014-12-25T17:02:00Z">
                  <w:rPr>
                    <w:rFonts w:eastAsia="黑体"/>
                  </w:rPr>
                </w:rPrChange>
              </w:rPr>
              <w:pPrChange w:id="1158" w:author="吴潇" w:date="2014-12-25T17:02:00Z">
                <w:pPr>
                  <w:numPr>
                    <w:ilvl w:val="0"/>
                    <w:numId w:val="0"/>
                  </w:numPr>
                  <w:tabs>
                    <w:tab w:val="clear" w:pos="360"/>
                    <w:tab w:val="clear" w:pos="784"/>
                  </w:tabs>
                  <w:spacing w:line="0" w:lineRule="atLeast"/>
                  <w:outlineLvl w:val="4"/>
                </w:pPr>
              </w:pPrChange>
            </w:pPr>
            <w:del w:id="1160" w:author="吴潇" w:date="2014-12-25T17:02:00Z">
              <w:r>
                <w:rPr>
                  <w:szCs w:val="21"/>
                </w:rPr>
                <w:delText>5</w:delText>
              </w:r>
            </w:del>
            <w:del w:id="1161" w:author="吴潇" w:date="2014-12-25T17:02:00Z">
              <w:r>
                <w:rPr>
                  <w:szCs w:val="21"/>
                  <w:rPrChange w:id="1162" w:author="吴潇" w:date="2014-12-25T17:02:00Z">
                    <w:rPr/>
                  </w:rPrChange>
                </w:rPr>
                <w:delText>1</w:delText>
              </w:r>
            </w:del>
          </w:p>
        </w:tc>
        <w:tc>
          <w:tcPr>
            <w:tcW w:w="1180" w:type="dxa"/>
            <w:vAlign w:val="center"/>
          </w:tcPr>
          <w:p>
            <w:pPr>
              <w:numPr>
                <w:ilvl w:val="0"/>
                <w:numId w:val="0"/>
              </w:numPr>
              <w:spacing w:line="0" w:lineRule="atLeast"/>
              <w:outlineLvl w:val="4"/>
              <w:rPr>
                <w:rFonts w:eastAsia="宋体"/>
                <w:szCs w:val="21"/>
                <w:rPrChange w:id="1163" w:author="吴潇" w:date="2014-12-22T14:17:00Z">
                  <w:rPr>
                    <w:rFonts w:eastAsia="黑体"/>
                  </w:rPr>
                </w:rPrChange>
              </w:rPr>
            </w:pPr>
            <w:r>
              <w:rPr>
                <w:rFonts w:hint="eastAsia"/>
                <w:szCs w:val="21"/>
                <w:rPrChange w:id="1164" w:author="吴潇" w:date="2014-12-22T14:17:00Z">
                  <w:rPr>
                    <w:rFonts w:hint="eastAsia"/>
                  </w:rPr>
                </w:rPrChange>
              </w:rPr>
              <w:t>绑定</w:t>
            </w:r>
            <w:r>
              <w:rPr>
                <w:rFonts w:hint="eastAsia"/>
                <w:szCs w:val="21"/>
                <w:rPrChange w:id="1165" w:author="吴潇" w:date="2014-12-22T14:17:00Z">
                  <w:rPr>
                    <w:rFonts w:hint="eastAsia"/>
                  </w:rPr>
                </w:rPrChange>
              </w:rPr>
              <w:t>关系</w:t>
            </w:r>
            <w:r>
              <w:rPr>
                <w:rFonts w:hint="eastAsia"/>
                <w:szCs w:val="21"/>
                <w:rPrChange w:id="1166" w:author="吴潇" w:date="2014-12-22T14:17:00Z">
                  <w:rPr>
                    <w:rFonts w:hint="eastAsia"/>
                  </w:rPr>
                </w:rPrChange>
              </w:rPr>
              <w:t>信息集</w:t>
            </w:r>
          </w:p>
        </w:tc>
        <w:tc>
          <w:tcPr>
            <w:tcW w:w="1573" w:type="dxa"/>
            <w:vAlign w:val="center"/>
          </w:tcPr>
          <w:p>
            <w:pPr>
              <w:numPr>
                <w:ilvl w:val="0"/>
                <w:numId w:val="0"/>
              </w:numPr>
              <w:spacing w:line="0" w:lineRule="atLeast"/>
              <w:outlineLvl w:val="4"/>
              <w:rPr>
                <w:rFonts w:eastAsia="宋体"/>
                <w:szCs w:val="21"/>
                <w:rPrChange w:id="1167" w:author="吴潇" w:date="2014-12-22T14:17:00Z">
                  <w:rPr>
                    <w:rFonts w:eastAsia="黑体"/>
                  </w:rPr>
                </w:rPrChange>
              </w:rPr>
            </w:pPr>
            <w:r>
              <w:rPr>
                <w:szCs w:val="21"/>
                <w:rPrChange w:id="1168" w:author="吴潇" w:date="2014-12-22T14:17:00Z">
                  <w:rPr/>
                </w:rPrChange>
              </w:rPr>
              <w:t>bindInfoList</w:t>
            </w:r>
          </w:p>
        </w:tc>
        <w:tc>
          <w:tcPr>
            <w:tcW w:w="992" w:type="dxa"/>
            <w:vAlign w:val="center"/>
          </w:tcPr>
          <w:p>
            <w:pPr>
              <w:numPr>
                <w:ilvl w:val="0"/>
                <w:numId w:val="0"/>
              </w:numPr>
              <w:spacing w:line="0" w:lineRule="atLeast"/>
              <w:outlineLvl w:val="4"/>
              <w:rPr>
                <w:rFonts w:eastAsia="宋体"/>
                <w:szCs w:val="21"/>
                <w:rPrChange w:id="1169" w:author="吴潇" w:date="2014-12-22T14:17:00Z">
                  <w:rPr>
                    <w:rFonts w:eastAsia="黑体"/>
                  </w:rPr>
                </w:rPrChange>
              </w:rPr>
            </w:pPr>
            <w:r>
              <w:rPr>
                <w:szCs w:val="21"/>
                <w:rPrChange w:id="1170" w:author="吴潇" w:date="2014-12-22T14:17:00Z">
                  <w:rPr/>
                </w:rPrChange>
              </w:rPr>
              <w:t>VAR1..2048</w:t>
            </w:r>
          </w:p>
        </w:tc>
        <w:tc>
          <w:tcPr>
            <w:tcW w:w="5211" w:type="dxa"/>
            <w:vAlign w:val="center"/>
          </w:tcPr>
          <w:p>
            <w:pPr>
              <w:numPr>
                <w:ilvl w:val="0"/>
                <w:numId w:val="0"/>
              </w:numPr>
              <w:outlineLvl w:val="4"/>
              <w:rPr>
                <w:rFonts w:eastAsia="宋体"/>
                <w:szCs w:val="21"/>
                <w:rPrChange w:id="1171" w:author="吴潇" w:date="2014-12-22T14:17:00Z">
                  <w:rPr>
                    <w:rFonts w:eastAsia="黑体"/>
                  </w:rPr>
                </w:rPrChange>
              </w:rPr>
            </w:pPr>
            <w:r>
              <w:rPr>
                <w:rFonts w:hint="eastAsia"/>
                <w:szCs w:val="21"/>
                <w:rPrChange w:id="1172" w:author="吴潇" w:date="2014-12-22T14:17:00Z">
                  <w:rPr>
                    <w:rFonts w:hint="eastAsia"/>
                  </w:rPr>
                </w:rPrChange>
              </w:rPr>
              <w:t>查询</w:t>
            </w:r>
            <w:r>
              <w:rPr>
                <w:rFonts w:hint="eastAsia"/>
                <w:szCs w:val="21"/>
                <w:rPrChange w:id="1173" w:author="吴潇" w:date="2014-12-22T14:17:00Z">
                  <w:rPr>
                    <w:rFonts w:hint="eastAsia"/>
                  </w:rPr>
                </w:rPrChange>
              </w:rPr>
              <w:t>绑定</w:t>
            </w:r>
            <w:r>
              <w:rPr>
                <w:rFonts w:hint="eastAsia"/>
                <w:szCs w:val="21"/>
                <w:rPrChange w:id="1174" w:author="吴潇" w:date="2014-12-22T14:17:00Z">
                  <w:rPr>
                    <w:rFonts w:hint="eastAsia"/>
                  </w:rPr>
                </w:rPrChange>
              </w:rPr>
              <w:t>关系时，返回的具体</w:t>
            </w:r>
            <w:r>
              <w:rPr>
                <w:rFonts w:hint="eastAsia"/>
                <w:szCs w:val="21"/>
                <w:rPrChange w:id="1175" w:author="吴潇" w:date="2014-12-22T14:17:00Z">
                  <w:rPr>
                    <w:rFonts w:hint="eastAsia"/>
                  </w:rPr>
                </w:rPrChange>
              </w:rPr>
              <w:t>委托</w:t>
            </w:r>
            <w:r>
              <w:rPr>
                <w:rFonts w:hint="eastAsia"/>
                <w:szCs w:val="21"/>
                <w:rPrChange w:id="1176" w:author="吴潇" w:date="2014-12-22T14:17:00Z">
                  <w:rPr>
                    <w:rFonts w:hint="eastAsia"/>
                  </w:rPr>
                </w:rPrChange>
              </w:rPr>
              <w:t>信息集，格式为：</w:t>
            </w:r>
          </w:p>
          <w:p>
            <w:pPr>
              <w:numPr>
                <w:ilvl w:val="0"/>
                <w:numId w:val="0"/>
              </w:numPr>
              <w:spacing w:line="0" w:lineRule="atLeast"/>
              <w:rPr>
                <w:szCs w:val="21"/>
                <w:rPrChange w:id="1177" w:author="吴潇" w:date="2014-12-22T14:17:00Z">
                  <w:rPr/>
                </w:rPrChange>
              </w:rPr>
            </w:pPr>
            <w:r>
              <w:rPr>
                <w:rFonts w:hint="eastAsia"/>
                <w:szCs w:val="21"/>
                <w:rPrChange w:id="1178" w:author="吴潇" w:date="2014-12-22T14:17:00Z">
                  <w:rPr>
                    <w:rFonts w:hint="eastAsia"/>
                  </w:rPr>
                </w:rPrChange>
              </w:rPr>
              <w:t>报文格式为</w:t>
            </w:r>
            <w:r>
              <w:rPr>
                <w:szCs w:val="21"/>
                <w:rPrChange w:id="1179" w:author="吴潇" w:date="2014-12-22T14:17:00Z">
                  <w:rPr/>
                </w:rPrChange>
              </w:rPr>
              <w:t xml:space="preserve">JSON </w:t>
            </w:r>
            <w:r>
              <w:rPr>
                <w:rFonts w:hint="eastAsia"/>
                <w:szCs w:val="21"/>
                <w:rPrChange w:id="1180" w:author="吴潇" w:date="2014-12-22T14:17:00Z">
                  <w:rPr>
                    <w:rFonts w:hint="eastAsia"/>
                  </w:rPr>
                </w:rPrChange>
              </w:rPr>
              <w:t>格式</w:t>
            </w:r>
          </w:p>
          <w:p>
            <w:pPr>
              <w:numPr>
                <w:ilvl w:val="0"/>
                <w:numId w:val="0"/>
              </w:numPr>
              <w:spacing w:line="0" w:lineRule="atLeast"/>
              <w:rPr>
                <w:szCs w:val="21"/>
                <w:rPrChange w:id="1181" w:author="吴潇" w:date="2014-12-22T14:17:00Z">
                  <w:rPr/>
                </w:rPrChange>
              </w:rPr>
            </w:pPr>
            <w:r>
              <w:rPr>
                <w:rFonts w:hint="eastAsia"/>
                <w:szCs w:val="21"/>
                <w:rPrChange w:id="1182" w:author="吴潇" w:date="2014-12-22T14:17:00Z">
                  <w:rPr>
                    <w:rFonts w:hint="eastAsia"/>
                  </w:rPr>
                </w:rPrChange>
              </w:rPr>
              <w:t>各子域取值见注</w:t>
            </w:r>
            <w:r>
              <w:rPr>
                <w:szCs w:val="21"/>
                <w:rPrChange w:id="1183" w:author="吴潇" w:date="2014-12-22T14:17:00Z">
                  <w:rPr/>
                </w:rPrChange>
              </w:rPr>
              <w:t>3</w:t>
            </w:r>
            <w:r>
              <w:rPr>
                <w:rFonts w:hint="eastAsia"/>
                <w:szCs w:val="21"/>
                <w:rPrChange w:id="1184" w:author="吴潇" w:date="2014-12-22T14:17:00Z">
                  <w:rPr>
                    <w:rFonts w:hint="eastAsia"/>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186" w:author="吴潇" w:date="2014-12-25T17:02:00Z">
                  <w:rPr>
                    <w:rFonts w:eastAsia="黑体"/>
                  </w:rPr>
                </w:rPrChange>
              </w:rPr>
              <w:pPrChange w:id="1185" w:author="吴潇" w:date="2014-12-25T17:02:00Z">
                <w:pPr>
                  <w:numPr>
                    <w:ilvl w:val="0"/>
                    <w:numId w:val="0"/>
                  </w:numPr>
                  <w:tabs>
                    <w:tab w:val="clear" w:pos="360"/>
                    <w:tab w:val="clear" w:pos="784"/>
                  </w:tabs>
                  <w:spacing w:line="0" w:lineRule="atLeast"/>
                  <w:outlineLvl w:val="4"/>
                </w:pPr>
              </w:pPrChange>
            </w:pPr>
            <w:del w:id="1187" w:author="吴潇" w:date="2014-12-25T17:02:00Z">
              <w:r>
                <w:rPr>
                  <w:szCs w:val="21"/>
                </w:rPr>
                <w:delText>5</w:delText>
              </w:r>
            </w:del>
            <w:del w:id="1188" w:author="吴潇" w:date="2014-12-25T17:02:00Z">
              <w:r>
                <w:rPr>
                  <w:szCs w:val="21"/>
                  <w:rPrChange w:id="1189" w:author="吴潇" w:date="2014-12-25T17:02:00Z">
                    <w:rPr/>
                  </w:rPrChange>
                </w:rPr>
                <w:delText>2</w:delText>
              </w:r>
            </w:del>
          </w:p>
        </w:tc>
        <w:tc>
          <w:tcPr>
            <w:tcW w:w="1180" w:type="dxa"/>
            <w:vAlign w:val="center"/>
          </w:tcPr>
          <w:p>
            <w:pPr>
              <w:numPr>
                <w:ilvl w:val="0"/>
                <w:numId w:val="0"/>
              </w:numPr>
              <w:spacing w:line="0" w:lineRule="atLeast"/>
              <w:outlineLvl w:val="4"/>
              <w:rPr>
                <w:rFonts w:eastAsia="宋体"/>
                <w:szCs w:val="21"/>
                <w:rPrChange w:id="1190" w:author="吴潇" w:date="2014-12-22T14:17:00Z">
                  <w:rPr>
                    <w:rFonts w:eastAsia="黑体"/>
                  </w:rPr>
                </w:rPrChange>
              </w:rPr>
            </w:pPr>
            <w:r>
              <w:rPr>
                <w:rFonts w:hint="eastAsia"/>
                <w:szCs w:val="21"/>
                <w:rPrChange w:id="1191" w:author="吴潇" w:date="2014-12-22T14:17:00Z">
                  <w:rPr>
                    <w:rFonts w:hint="eastAsia"/>
                  </w:rPr>
                </w:rPrChange>
              </w:rPr>
              <w:t>批次号</w:t>
            </w:r>
          </w:p>
        </w:tc>
        <w:tc>
          <w:tcPr>
            <w:tcW w:w="1573" w:type="dxa"/>
            <w:vAlign w:val="center"/>
          </w:tcPr>
          <w:p>
            <w:pPr>
              <w:numPr>
                <w:ilvl w:val="0"/>
                <w:numId w:val="0"/>
              </w:numPr>
              <w:spacing w:line="0" w:lineRule="atLeast"/>
              <w:outlineLvl w:val="4"/>
              <w:rPr>
                <w:rFonts w:eastAsia="宋体"/>
                <w:szCs w:val="21"/>
                <w:rPrChange w:id="1192" w:author="吴潇" w:date="2014-12-22T14:17:00Z">
                  <w:rPr>
                    <w:rFonts w:eastAsia="黑体"/>
                  </w:rPr>
                </w:rPrChange>
              </w:rPr>
            </w:pPr>
            <w:r>
              <w:rPr>
                <w:szCs w:val="21"/>
                <w:rPrChange w:id="1193" w:author="吴潇" w:date="2014-12-22T14:17:00Z">
                  <w:rPr/>
                </w:rPrChange>
              </w:rPr>
              <w:t>batchNo</w:t>
            </w:r>
          </w:p>
        </w:tc>
        <w:tc>
          <w:tcPr>
            <w:tcW w:w="992" w:type="dxa"/>
            <w:vAlign w:val="center"/>
          </w:tcPr>
          <w:p>
            <w:pPr>
              <w:numPr>
                <w:ilvl w:val="0"/>
                <w:numId w:val="0"/>
              </w:numPr>
              <w:spacing w:line="0" w:lineRule="atLeast"/>
              <w:outlineLvl w:val="4"/>
              <w:rPr>
                <w:rFonts w:eastAsia="宋体"/>
                <w:szCs w:val="21"/>
                <w:rPrChange w:id="1194" w:author="吴潇" w:date="2014-12-22T14:17:00Z">
                  <w:rPr>
                    <w:rFonts w:eastAsia="黑体"/>
                  </w:rPr>
                </w:rPrChange>
              </w:rPr>
            </w:pPr>
            <w:r>
              <w:rPr>
                <w:szCs w:val="21"/>
                <w:rPrChange w:id="1195" w:author="吴潇" w:date="2014-12-22T14:17:00Z">
                  <w:rPr/>
                </w:rPrChange>
              </w:rPr>
              <w:t>N4</w:t>
            </w:r>
          </w:p>
        </w:tc>
        <w:tc>
          <w:tcPr>
            <w:tcW w:w="5211" w:type="dxa"/>
            <w:vAlign w:val="center"/>
          </w:tcPr>
          <w:p>
            <w:pPr>
              <w:numPr>
                <w:ilvl w:val="0"/>
                <w:numId w:val="0"/>
              </w:numPr>
              <w:outlineLvl w:val="4"/>
              <w:rPr>
                <w:rFonts w:eastAsia="宋体"/>
                <w:szCs w:val="21"/>
                <w:rPrChange w:id="1196" w:author="吴潇" w:date="2014-12-22T14:17:00Z">
                  <w:rPr>
                    <w:rFonts w:eastAsia="黑体"/>
                  </w:rPr>
                </w:rPrChange>
              </w:rPr>
            </w:pPr>
            <w:r>
              <w:rPr>
                <w:rFonts w:hint="eastAsia"/>
                <w:szCs w:val="21"/>
                <w:rPrChange w:id="1197" w:author="吴潇" w:date="2014-12-22T14:17:00Z">
                  <w:rPr>
                    <w:rFonts w:hint="eastAsia"/>
                  </w:rPr>
                </w:rPrChange>
              </w:rPr>
              <w:t>批量交易时填写，当天唯一</w:t>
            </w:r>
            <w:r>
              <w:rPr>
                <w:szCs w:val="21"/>
                <w:rPrChange w:id="1198" w:author="吴潇" w:date="2014-12-22T14:17:00Z">
                  <w:rPr/>
                </w:rPrChange>
              </w:rPr>
              <w:t>,0001-9999</w:t>
            </w:r>
            <w:r>
              <w:rPr>
                <w:rFonts w:hint="eastAsia"/>
                <w:szCs w:val="21"/>
                <w:rPrChange w:id="1199" w:author="吴潇" w:date="2014-12-22T14:17:00Z">
                  <w:rPr>
                    <w:rFonts w:hint="eastAsia"/>
                  </w:rPr>
                </w:rPrChange>
              </w:rPr>
              <w:t>，商户号</w:t>
            </w:r>
            <w:r>
              <w:rPr>
                <w:szCs w:val="21"/>
                <w:rPrChange w:id="1200" w:author="吴潇" w:date="2014-12-22T14:17:00Z">
                  <w:rPr/>
                </w:rPrChange>
              </w:rPr>
              <w:t>+</w:t>
            </w:r>
            <w:r>
              <w:rPr>
                <w:rFonts w:hint="eastAsia"/>
                <w:szCs w:val="21"/>
                <w:rPrChange w:id="1201" w:author="吴潇" w:date="2014-12-22T14:17:00Z">
                  <w:rPr>
                    <w:rFonts w:hint="eastAsia"/>
                  </w:rPr>
                </w:rPrChange>
              </w:rPr>
              <w:t>批次号</w:t>
            </w:r>
            <w:r>
              <w:rPr>
                <w:szCs w:val="21"/>
                <w:rPrChange w:id="1202" w:author="吴潇" w:date="2014-12-22T14:17:00Z">
                  <w:rPr/>
                </w:rPrChange>
              </w:rPr>
              <w:t>+</w:t>
            </w:r>
            <w:r>
              <w:rPr>
                <w:rFonts w:hint="eastAsia"/>
                <w:szCs w:val="21"/>
                <w:rPrChange w:id="1203" w:author="吴潇" w:date="2014-12-22T14:17:00Z">
                  <w:rPr>
                    <w:rFonts w:hint="eastAsia"/>
                  </w:rPr>
                </w:rPrChange>
              </w:rPr>
              <w:t>上交易时间确定一笔交易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205" w:author="吴潇" w:date="2014-12-25T17:02:00Z">
                  <w:rPr>
                    <w:rFonts w:eastAsia="黑体"/>
                  </w:rPr>
                </w:rPrChange>
              </w:rPr>
              <w:pPrChange w:id="1204" w:author="吴潇" w:date="2014-12-25T17:02:00Z">
                <w:pPr>
                  <w:numPr>
                    <w:ilvl w:val="0"/>
                    <w:numId w:val="0"/>
                  </w:numPr>
                  <w:tabs>
                    <w:tab w:val="clear" w:pos="360"/>
                    <w:tab w:val="clear" w:pos="784"/>
                  </w:tabs>
                  <w:spacing w:line="0" w:lineRule="atLeast"/>
                  <w:outlineLvl w:val="4"/>
                </w:pPr>
              </w:pPrChange>
            </w:pPr>
            <w:del w:id="1206" w:author="吴潇" w:date="2014-12-25T17:02:00Z">
              <w:r>
                <w:rPr>
                  <w:szCs w:val="21"/>
                </w:rPr>
                <w:delText>5</w:delText>
              </w:r>
            </w:del>
            <w:del w:id="1207" w:author="吴潇" w:date="2014-12-25T17:02:00Z">
              <w:r>
                <w:rPr>
                  <w:szCs w:val="21"/>
                  <w:rPrChange w:id="1208" w:author="吴潇" w:date="2014-12-25T17:02:00Z">
                    <w:rPr/>
                  </w:rPrChange>
                </w:rPr>
                <w:delText>3</w:delText>
              </w:r>
            </w:del>
          </w:p>
        </w:tc>
        <w:tc>
          <w:tcPr>
            <w:tcW w:w="1180" w:type="dxa"/>
            <w:vAlign w:val="center"/>
          </w:tcPr>
          <w:p>
            <w:pPr>
              <w:numPr>
                <w:ilvl w:val="0"/>
                <w:numId w:val="0"/>
              </w:numPr>
              <w:spacing w:line="0" w:lineRule="atLeast"/>
              <w:outlineLvl w:val="4"/>
              <w:rPr>
                <w:rFonts w:eastAsia="宋体"/>
                <w:szCs w:val="21"/>
                <w:rPrChange w:id="1209" w:author="吴潇" w:date="2014-12-22T14:17:00Z">
                  <w:rPr>
                    <w:rFonts w:eastAsia="黑体"/>
                  </w:rPr>
                </w:rPrChange>
              </w:rPr>
            </w:pPr>
            <w:r>
              <w:rPr>
                <w:rFonts w:hint="eastAsia"/>
                <w:szCs w:val="21"/>
                <w:rPrChange w:id="1210" w:author="吴潇" w:date="2014-12-22T14:17:00Z">
                  <w:rPr>
                    <w:rFonts w:hint="eastAsia"/>
                  </w:rPr>
                </w:rPrChange>
              </w:rPr>
              <w:t>总笔数</w:t>
            </w:r>
          </w:p>
        </w:tc>
        <w:tc>
          <w:tcPr>
            <w:tcW w:w="1573" w:type="dxa"/>
            <w:vAlign w:val="center"/>
          </w:tcPr>
          <w:p>
            <w:pPr>
              <w:numPr>
                <w:ilvl w:val="0"/>
                <w:numId w:val="0"/>
              </w:numPr>
              <w:spacing w:line="0" w:lineRule="atLeast"/>
              <w:outlineLvl w:val="4"/>
              <w:rPr>
                <w:rFonts w:eastAsia="宋体"/>
                <w:szCs w:val="21"/>
                <w:rPrChange w:id="1211" w:author="吴潇" w:date="2014-12-22T14:17:00Z">
                  <w:rPr>
                    <w:rFonts w:eastAsia="黑体"/>
                  </w:rPr>
                </w:rPrChange>
              </w:rPr>
            </w:pPr>
            <w:r>
              <w:rPr>
                <w:szCs w:val="21"/>
                <w:rPrChange w:id="1212" w:author="吴潇" w:date="2014-12-22T14:17:00Z">
                  <w:rPr/>
                </w:rPrChange>
              </w:rPr>
              <w:t>totalQty</w:t>
            </w:r>
          </w:p>
        </w:tc>
        <w:tc>
          <w:tcPr>
            <w:tcW w:w="992" w:type="dxa"/>
            <w:vAlign w:val="center"/>
          </w:tcPr>
          <w:p>
            <w:pPr>
              <w:numPr>
                <w:ilvl w:val="0"/>
                <w:numId w:val="0"/>
              </w:numPr>
              <w:spacing w:line="0" w:lineRule="atLeast"/>
              <w:outlineLvl w:val="4"/>
              <w:rPr>
                <w:rFonts w:eastAsia="宋体"/>
                <w:szCs w:val="21"/>
                <w:rPrChange w:id="1213" w:author="吴潇" w:date="2014-12-22T14:17:00Z">
                  <w:rPr>
                    <w:rFonts w:eastAsia="黑体"/>
                  </w:rPr>
                </w:rPrChange>
              </w:rPr>
            </w:pPr>
            <w:r>
              <w:rPr>
                <w:szCs w:val="21"/>
                <w:rPrChange w:id="1214" w:author="吴潇" w:date="2014-12-22T14:17:00Z">
                  <w:rPr/>
                </w:rPrChange>
              </w:rPr>
              <w:t>N1..4</w:t>
            </w:r>
          </w:p>
        </w:tc>
        <w:tc>
          <w:tcPr>
            <w:tcW w:w="5211" w:type="dxa"/>
            <w:vAlign w:val="center"/>
          </w:tcPr>
          <w:p>
            <w:pPr>
              <w:numPr>
                <w:ilvl w:val="0"/>
                <w:numId w:val="0"/>
              </w:numPr>
              <w:outlineLvl w:val="4"/>
              <w:rPr>
                <w:rFonts w:eastAsia="宋体"/>
                <w:szCs w:val="21"/>
                <w:rPrChange w:id="1215" w:author="吴潇" w:date="2014-12-22T14:17:00Z">
                  <w:rPr>
                    <w:rFonts w:eastAsia="黑体"/>
                  </w:rPr>
                </w:rPrChange>
              </w:rPr>
            </w:pPr>
            <w:r>
              <w:rPr>
                <w:rFonts w:hint="eastAsia"/>
                <w:szCs w:val="21"/>
                <w:rPrChange w:id="1216" w:author="吴潇" w:date="2014-12-22T14:17:00Z">
                  <w:rPr>
                    <w:rFonts w:hint="eastAsia"/>
                  </w:rPr>
                </w:rPrChange>
              </w:rPr>
              <w:t>批量交易时填写，填写批量中，总的交易比数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218" w:author="吴潇" w:date="2014-12-25T17:02:00Z">
                  <w:rPr>
                    <w:rFonts w:eastAsia="黑体"/>
                  </w:rPr>
                </w:rPrChange>
              </w:rPr>
              <w:pPrChange w:id="1217" w:author="吴潇" w:date="2014-12-25T17:02:00Z">
                <w:pPr>
                  <w:numPr>
                    <w:ilvl w:val="0"/>
                    <w:numId w:val="0"/>
                  </w:numPr>
                  <w:tabs>
                    <w:tab w:val="clear" w:pos="360"/>
                    <w:tab w:val="clear" w:pos="784"/>
                  </w:tabs>
                  <w:spacing w:line="0" w:lineRule="atLeast"/>
                  <w:outlineLvl w:val="4"/>
                </w:pPr>
              </w:pPrChange>
            </w:pPr>
            <w:del w:id="1219" w:author="吴潇" w:date="2014-12-25T17:02:00Z">
              <w:r>
                <w:rPr>
                  <w:szCs w:val="21"/>
                </w:rPr>
                <w:delText>5</w:delText>
              </w:r>
            </w:del>
            <w:del w:id="1220" w:author="吴潇" w:date="2014-12-25T17:02:00Z">
              <w:r>
                <w:rPr>
                  <w:szCs w:val="21"/>
                  <w:rPrChange w:id="1221" w:author="吴潇" w:date="2014-12-25T17:02:00Z">
                    <w:rPr/>
                  </w:rPrChange>
                </w:rPr>
                <w:delText>4</w:delText>
              </w:r>
            </w:del>
          </w:p>
        </w:tc>
        <w:tc>
          <w:tcPr>
            <w:tcW w:w="1180" w:type="dxa"/>
            <w:vAlign w:val="center"/>
          </w:tcPr>
          <w:p>
            <w:pPr>
              <w:numPr>
                <w:ilvl w:val="0"/>
                <w:numId w:val="0"/>
              </w:numPr>
              <w:spacing w:line="0" w:lineRule="atLeast"/>
              <w:outlineLvl w:val="4"/>
              <w:rPr>
                <w:rFonts w:eastAsia="宋体"/>
                <w:szCs w:val="21"/>
                <w:rPrChange w:id="1222" w:author="吴潇" w:date="2014-12-22T14:17:00Z">
                  <w:rPr>
                    <w:rFonts w:eastAsia="黑体"/>
                  </w:rPr>
                </w:rPrChange>
              </w:rPr>
            </w:pPr>
            <w:r>
              <w:rPr>
                <w:rFonts w:hint="eastAsia"/>
                <w:szCs w:val="21"/>
                <w:rPrChange w:id="1223" w:author="吴潇" w:date="2014-12-22T14:17:00Z">
                  <w:rPr>
                    <w:rFonts w:hint="eastAsia"/>
                  </w:rPr>
                </w:rPrChange>
              </w:rPr>
              <w:t>总金额</w:t>
            </w:r>
          </w:p>
        </w:tc>
        <w:tc>
          <w:tcPr>
            <w:tcW w:w="1573" w:type="dxa"/>
            <w:vAlign w:val="center"/>
          </w:tcPr>
          <w:p>
            <w:pPr>
              <w:numPr>
                <w:ilvl w:val="0"/>
                <w:numId w:val="0"/>
              </w:numPr>
              <w:spacing w:line="0" w:lineRule="atLeast"/>
              <w:outlineLvl w:val="4"/>
              <w:rPr>
                <w:rFonts w:eastAsia="宋体"/>
                <w:szCs w:val="21"/>
                <w:rPrChange w:id="1224" w:author="吴潇" w:date="2014-12-22T14:17:00Z">
                  <w:rPr>
                    <w:rFonts w:eastAsia="黑体"/>
                  </w:rPr>
                </w:rPrChange>
              </w:rPr>
            </w:pPr>
            <w:r>
              <w:rPr>
                <w:szCs w:val="21"/>
                <w:rPrChange w:id="1225" w:author="吴潇" w:date="2014-12-22T14:17:00Z">
                  <w:rPr/>
                </w:rPrChange>
              </w:rPr>
              <w:t>totalAmt</w:t>
            </w:r>
          </w:p>
        </w:tc>
        <w:tc>
          <w:tcPr>
            <w:tcW w:w="992" w:type="dxa"/>
            <w:vAlign w:val="center"/>
          </w:tcPr>
          <w:p>
            <w:pPr>
              <w:numPr>
                <w:ilvl w:val="0"/>
                <w:numId w:val="0"/>
              </w:numPr>
              <w:spacing w:line="0" w:lineRule="atLeast"/>
              <w:outlineLvl w:val="4"/>
              <w:rPr>
                <w:rFonts w:eastAsia="宋体"/>
                <w:szCs w:val="21"/>
                <w:rPrChange w:id="1226" w:author="吴潇" w:date="2014-12-22T14:17:00Z">
                  <w:rPr>
                    <w:rFonts w:eastAsia="黑体"/>
                  </w:rPr>
                </w:rPrChange>
              </w:rPr>
            </w:pPr>
            <w:r>
              <w:rPr>
                <w:szCs w:val="21"/>
                <w:rPrChange w:id="1227" w:author="吴潇" w:date="2014-12-22T14:17:00Z">
                  <w:rPr/>
                </w:rPrChange>
              </w:rPr>
              <w:t>N1..12</w:t>
            </w:r>
          </w:p>
        </w:tc>
        <w:tc>
          <w:tcPr>
            <w:tcW w:w="5211" w:type="dxa"/>
            <w:vAlign w:val="center"/>
          </w:tcPr>
          <w:p>
            <w:pPr>
              <w:numPr>
                <w:ilvl w:val="0"/>
                <w:numId w:val="0"/>
              </w:numPr>
              <w:outlineLvl w:val="4"/>
              <w:rPr>
                <w:rFonts w:eastAsia="宋体"/>
                <w:szCs w:val="21"/>
                <w:rPrChange w:id="1228" w:author="吴潇" w:date="2014-12-22T14:17:00Z">
                  <w:rPr>
                    <w:rFonts w:eastAsia="黑体"/>
                  </w:rPr>
                </w:rPrChange>
              </w:rPr>
            </w:pPr>
            <w:r>
              <w:rPr>
                <w:rFonts w:hint="eastAsia"/>
                <w:szCs w:val="21"/>
                <w:rPrChange w:id="1229" w:author="吴潇" w:date="2014-12-22T14:17:00Z">
                  <w:rPr>
                    <w:rFonts w:hint="eastAsia"/>
                  </w:rPr>
                </w:rPrChange>
              </w:rPr>
              <w:t>批量交易时填写，填写批量中，总的交易金额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231" w:author="吴潇" w:date="2014-12-25T17:02:00Z">
                  <w:rPr>
                    <w:rFonts w:eastAsia="黑体"/>
                  </w:rPr>
                </w:rPrChange>
              </w:rPr>
              <w:pPrChange w:id="1230" w:author="吴潇" w:date="2014-12-25T17:02:00Z">
                <w:pPr>
                  <w:numPr>
                    <w:ilvl w:val="0"/>
                    <w:numId w:val="0"/>
                  </w:numPr>
                  <w:tabs>
                    <w:tab w:val="clear" w:pos="360"/>
                    <w:tab w:val="clear" w:pos="784"/>
                  </w:tabs>
                  <w:spacing w:line="0" w:lineRule="atLeast"/>
                  <w:outlineLvl w:val="4"/>
                </w:pPr>
              </w:pPrChange>
            </w:pPr>
            <w:del w:id="1232" w:author="吴潇" w:date="2014-12-25T17:02:00Z">
              <w:r>
                <w:rPr>
                  <w:szCs w:val="21"/>
                </w:rPr>
                <w:delText>5</w:delText>
              </w:r>
            </w:del>
            <w:del w:id="1233" w:author="吴潇" w:date="2014-12-25T17:02:00Z">
              <w:r>
                <w:rPr>
                  <w:szCs w:val="21"/>
                  <w:rPrChange w:id="1234" w:author="吴潇" w:date="2014-12-25T17:02:00Z">
                    <w:rPr/>
                  </w:rPrChange>
                </w:rPr>
                <w:delText>5</w:delText>
              </w:r>
            </w:del>
          </w:p>
        </w:tc>
        <w:tc>
          <w:tcPr>
            <w:tcW w:w="1180" w:type="dxa"/>
            <w:vAlign w:val="center"/>
          </w:tcPr>
          <w:p>
            <w:pPr>
              <w:numPr>
                <w:ilvl w:val="0"/>
                <w:numId w:val="0"/>
              </w:numPr>
              <w:spacing w:line="0" w:lineRule="atLeast"/>
              <w:outlineLvl w:val="4"/>
              <w:rPr>
                <w:rFonts w:eastAsia="宋体"/>
                <w:szCs w:val="21"/>
                <w:rPrChange w:id="1235" w:author="吴潇" w:date="2014-12-22T14:17:00Z">
                  <w:rPr>
                    <w:rFonts w:eastAsia="黑体"/>
                  </w:rPr>
                </w:rPrChange>
              </w:rPr>
            </w:pPr>
            <w:r>
              <w:rPr>
                <w:rFonts w:hint="eastAsia"/>
                <w:szCs w:val="21"/>
                <w:rPrChange w:id="1236" w:author="吴潇" w:date="2014-12-22T14:17:00Z">
                  <w:rPr>
                    <w:rFonts w:hint="eastAsia"/>
                  </w:rPr>
                </w:rPrChange>
              </w:rPr>
              <w:t>文件类型</w:t>
            </w:r>
          </w:p>
        </w:tc>
        <w:tc>
          <w:tcPr>
            <w:tcW w:w="1573" w:type="dxa"/>
            <w:vAlign w:val="center"/>
          </w:tcPr>
          <w:p>
            <w:pPr>
              <w:numPr>
                <w:ilvl w:val="0"/>
                <w:numId w:val="0"/>
              </w:numPr>
              <w:spacing w:line="0" w:lineRule="atLeast"/>
              <w:outlineLvl w:val="4"/>
              <w:rPr>
                <w:rFonts w:eastAsia="宋体"/>
                <w:szCs w:val="21"/>
                <w:rPrChange w:id="1237" w:author="吴潇" w:date="2014-12-22T14:17:00Z">
                  <w:rPr>
                    <w:rFonts w:eastAsia="黑体"/>
                  </w:rPr>
                </w:rPrChange>
              </w:rPr>
            </w:pPr>
            <w:r>
              <w:rPr>
                <w:szCs w:val="21"/>
                <w:rPrChange w:id="1238" w:author="吴潇" w:date="2014-12-22T14:17:00Z">
                  <w:rPr/>
                </w:rPrChange>
              </w:rPr>
              <w:t>fileType</w:t>
            </w:r>
          </w:p>
        </w:tc>
        <w:tc>
          <w:tcPr>
            <w:tcW w:w="992" w:type="dxa"/>
            <w:vAlign w:val="center"/>
          </w:tcPr>
          <w:p>
            <w:pPr>
              <w:numPr>
                <w:ilvl w:val="0"/>
                <w:numId w:val="0"/>
              </w:numPr>
              <w:spacing w:line="0" w:lineRule="atLeast"/>
              <w:outlineLvl w:val="4"/>
              <w:rPr>
                <w:rFonts w:eastAsia="宋体"/>
                <w:szCs w:val="21"/>
                <w:rPrChange w:id="1239" w:author="吴潇" w:date="2014-12-22T14:17:00Z">
                  <w:rPr>
                    <w:rFonts w:eastAsia="黑体"/>
                  </w:rPr>
                </w:rPrChange>
              </w:rPr>
            </w:pPr>
            <w:r>
              <w:rPr>
                <w:szCs w:val="21"/>
                <w:rPrChange w:id="1240" w:author="吴潇" w:date="2014-12-22T14:17:00Z">
                  <w:rPr/>
                </w:rPrChange>
              </w:rPr>
              <w:t>N2</w:t>
            </w:r>
          </w:p>
        </w:tc>
        <w:tc>
          <w:tcPr>
            <w:tcW w:w="5211" w:type="dxa"/>
            <w:vAlign w:val="center"/>
          </w:tcPr>
          <w:p>
            <w:pPr>
              <w:numPr>
                <w:ilvl w:val="0"/>
                <w:numId w:val="0"/>
              </w:numPr>
              <w:outlineLvl w:val="4"/>
              <w:rPr>
                <w:rFonts w:eastAsia="宋体"/>
                <w:szCs w:val="21"/>
                <w:rPrChange w:id="1241" w:author="吴潇" w:date="2014-12-22T14:17:00Z">
                  <w:rPr>
                    <w:rFonts w:eastAsia="黑体"/>
                  </w:rPr>
                </w:rPrChange>
              </w:rPr>
            </w:pPr>
            <w:r>
              <w:rPr>
                <w:rFonts w:hint="eastAsia"/>
                <w:szCs w:val="21"/>
                <w:rPrChange w:id="1242" w:author="吴潇" w:date="2014-12-22T14:17:00Z">
                  <w:rPr>
                    <w:rFonts w:hint="eastAsia"/>
                  </w:rPr>
                </w:rPrChange>
              </w:rPr>
              <w:t>依据实际业务情况定义，默认值为：</w:t>
            </w:r>
            <w:r>
              <w:rPr>
                <w:szCs w:val="21"/>
                <w:rPrChange w:id="1243" w:author="吴潇" w:date="2014-12-22T14:17:00Z">
                  <w:rPr/>
                </w:rPrChange>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245" w:author="吴潇" w:date="2014-12-25T17:02:00Z">
                  <w:rPr>
                    <w:rFonts w:eastAsia="黑体"/>
                  </w:rPr>
                </w:rPrChange>
              </w:rPr>
              <w:pPrChange w:id="1244" w:author="吴潇" w:date="2014-12-25T17:02:00Z">
                <w:pPr>
                  <w:numPr>
                    <w:ilvl w:val="0"/>
                    <w:numId w:val="0"/>
                  </w:numPr>
                  <w:tabs>
                    <w:tab w:val="clear" w:pos="360"/>
                    <w:tab w:val="clear" w:pos="784"/>
                  </w:tabs>
                  <w:spacing w:line="0" w:lineRule="atLeast"/>
                  <w:outlineLvl w:val="4"/>
                </w:pPr>
              </w:pPrChange>
            </w:pPr>
            <w:del w:id="1246" w:author="吴潇" w:date="2014-12-25T17:02:00Z">
              <w:r>
                <w:rPr>
                  <w:szCs w:val="21"/>
                </w:rPr>
                <w:delText>5</w:delText>
              </w:r>
            </w:del>
            <w:del w:id="1247" w:author="吴潇" w:date="2014-12-25T17:02:00Z">
              <w:r>
                <w:rPr>
                  <w:szCs w:val="21"/>
                  <w:rPrChange w:id="1248" w:author="吴潇" w:date="2014-12-25T17:02:00Z">
                    <w:rPr/>
                  </w:rPrChange>
                </w:rPr>
                <w:delText>6</w:delText>
              </w:r>
            </w:del>
          </w:p>
        </w:tc>
        <w:tc>
          <w:tcPr>
            <w:tcW w:w="1180" w:type="dxa"/>
            <w:vAlign w:val="center"/>
          </w:tcPr>
          <w:p>
            <w:pPr>
              <w:numPr>
                <w:ilvl w:val="0"/>
                <w:numId w:val="0"/>
              </w:numPr>
              <w:spacing w:line="0" w:lineRule="atLeast"/>
              <w:outlineLvl w:val="4"/>
              <w:rPr>
                <w:rFonts w:eastAsia="宋体"/>
                <w:szCs w:val="21"/>
                <w:rPrChange w:id="1249" w:author="吴潇" w:date="2014-12-22T14:17:00Z">
                  <w:rPr>
                    <w:rFonts w:eastAsia="黑体"/>
                  </w:rPr>
                </w:rPrChange>
              </w:rPr>
            </w:pPr>
            <w:r>
              <w:rPr>
                <w:rFonts w:hint="eastAsia"/>
                <w:szCs w:val="21"/>
                <w:rPrChange w:id="1250" w:author="吴潇" w:date="2014-12-22T14:17:00Z">
                  <w:rPr>
                    <w:rFonts w:hint="eastAsia"/>
                  </w:rPr>
                </w:rPrChange>
              </w:rPr>
              <w:t>文件名</w:t>
            </w:r>
          </w:p>
        </w:tc>
        <w:tc>
          <w:tcPr>
            <w:tcW w:w="1573" w:type="dxa"/>
            <w:vAlign w:val="center"/>
          </w:tcPr>
          <w:p>
            <w:pPr>
              <w:numPr>
                <w:ilvl w:val="0"/>
                <w:numId w:val="0"/>
              </w:numPr>
              <w:spacing w:line="0" w:lineRule="atLeast"/>
              <w:outlineLvl w:val="4"/>
              <w:rPr>
                <w:rFonts w:eastAsia="宋体"/>
                <w:szCs w:val="21"/>
                <w:rPrChange w:id="1251" w:author="吴潇" w:date="2014-12-22T14:17:00Z">
                  <w:rPr>
                    <w:rFonts w:eastAsia="黑体"/>
                  </w:rPr>
                </w:rPrChange>
              </w:rPr>
            </w:pPr>
            <w:r>
              <w:rPr>
                <w:szCs w:val="21"/>
                <w:rPrChange w:id="1252" w:author="吴潇" w:date="2014-12-22T14:17:00Z">
                  <w:rPr/>
                </w:rPrChange>
              </w:rPr>
              <w:t>fileName</w:t>
            </w:r>
          </w:p>
        </w:tc>
        <w:tc>
          <w:tcPr>
            <w:tcW w:w="992" w:type="dxa"/>
            <w:vAlign w:val="center"/>
          </w:tcPr>
          <w:p>
            <w:pPr>
              <w:numPr>
                <w:ilvl w:val="0"/>
                <w:numId w:val="0"/>
              </w:numPr>
              <w:spacing w:line="0" w:lineRule="atLeast"/>
              <w:outlineLvl w:val="4"/>
              <w:rPr>
                <w:rFonts w:eastAsia="宋体"/>
                <w:szCs w:val="21"/>
                <w:rPrChange w:id="1253" w:author="吴潇" w:date="2014-12-22T14:17:00Z">
                  <w:rPr>
                    <w:rFonts w:eastAsia="黑体"/>
                  </w:rPr>
                </w:rPrChange>
              </w:rPr>
            </w:pPr>
            <w:r>
              <w:rPr>
                <w:szCs w:val="21"/>
                <w:rPrChange w:id="1254" w:author="吴潇" w:date="2014-12-22T14:17:00Z">
                  <w:rPr/>
                </w:rPrChange>
              </w:rPr>
              <w:t>ANS1..64</w:t>
            </w:r>
          </w:p>
        </w:tc>
        <w:tc>
          <w:tcPr>
            <w:tcW w:w="5211" w:type="dxa"/>
            <w:vAlign w:val="center"/>
          </w:tcPr>
          <w:p>
            <w:pPr>
              <w:numPr>
                <w:ilvl w:val="0"/>
                <w:numId w:val="0"/>
              </w:numPr>
              <w:outlineLvl w:val="4"/>
              <w:rPr>
                <w:rFonts w:eastAsia="宋体"/>
                <w:szCs w:val="21"/>
                <w:rPrChange w:id="1255" w:author="吴潇" w:date="2014-12-22T14:17:00Z">
                  <w:rPr>
                    <w:rFonts w:eastAsia="黑体"/>
                  </w:rPr>
                </w:rPrChange>
              </w:rPr>
            </w:pPr>
            <w:r>
              <w:rPr>
                <w:rFonts w:hint="eastAsia"/>
                <w:szCs w:val="21"/>
                <w:rPrChange w:id="1256" w:author="吴潇" w:date="2014-12-22T14:17:00Z">
                  <w:rPr>
                    <w:rFonts w:hint="eastAsia"/>
                  </w:rPr>
                </w:rPrChange>
              </w:rPr>
              <w:t>填写文件名称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258" w:author="吴潇" w:date="2014-12-25T17:02:00Z">
                  <w:rPr>
                    <w:rFonts w:eastAsia="黑体"/>
                  </w:rPr>
                </w:rPrChange>
              </w:rPr>
              <w:pPrChange w:id="1257" w:author="吴潇" w:date="2014-12-25T17:02:00Z">
                <w:pPr>
                  <w:numPr>
                    <w:ilvl w:val="0"/>
                    <w:numId w:val="0"/>
                  </w:numPr>
                  <w:tabs>
                    <w:tab w:val="clear" w:pos="360"/>
                    <w:tab w:val="clear" w:pos="784"/>
                  </w:tabs>
                  <w:spacing w:line="0" w:lineRule="atLeast"/>
                  <w:outlineLvl w:val="4"/>
                </w:pPr>
              </w:pPrChange>
            </w:pPr>
            <w:del w:id="1259" w:author="吴潇" w:date="2014-12-25T17:02:00Z">
              <w:r>
                <w:rPr>
                  <w:szCs w:val="21"/>
                </w:rPr>
                <w:delText>5</w:delText>
              </w:r>
            </w:del>
            <w:del w:id="1260" w:author="吴潇" w:date="2014-12-25T17:02:00Z">
              <w:r>
                <w:rPr>
                  <w:szCs w:val="21"/>
                  <w:rPrChange w:id="1261" w:author="吴潇" w:date="2014-12-25T17:02:00Z">
                    <w:rPr/>
                  </w:rPrChange>
                </w:rPr>
                <w:delText>7</w:delText>
              </w:r>
            </w:del>
          </w:p>
        </w:tc>
        <w:tc>
          <w:tcPr>
            <w:tcW w:w="1180" w:type="dxa"/>
            <w:vAlign w:val="center"/>
          </w:tcPr>
          <w:p>
            <w:pPr>
              <w:numPr>
                <w:ilvl w:val="0"/>
                <w:numId w:val="0"/>
              </w:numPr>
              <w:spacing w:line="0" w:lineRule="atLeast"/>
              <w:outlineLvl w:val="4"/>
              <w:rPr>
                <w:rFonts w:eastAsia="宋体"/>
                <w:szCs w:val="21"/>
                <w:rPrChange w:id="1262" w:author="吴潇" w:date="2014-12-22T14:17:00Z">
                  <w:rPr>
                    <w:rFonts w:eastAsia="黑体"/>
                  </w:rPr>
                </w:rPrChange>
              </w:rPr>
            </w:pPr>
            <w:r>
              <w:rPr>
                <w:rFonts w:hint="eastAsia"/>
                <w:szCs w:val="21"/>
                <w:rPrChange w:id="1263" w:author="吴潇" w:date="2014-12-22T14:17:00Z">
                  <w:rPr>
                    <w:rFonts w:hint="eastAsia"/>
                  </w:rPr>
                </w:rPrChange>
              </w:rPr>
              <w:t>批量文件内容</w:t>
            </w:r>
          </w:p>
        </w:tc>
        <w:tc>
          <w:tcPr>
            <w:tcW w:w="1573" w:type="dxa"/>
            <w:vAlign w:val="center"/>
          </w:tcPr>
          <w:p>
            <w:pPr>
              <w:numPr>
                <w:ilvl w:val="0"/>
                <w:numId w:val="0"/>
              </w:numPr>
              <w:spacing w:line="0" w:lineRule="atLeast"/>
              <w:outlineLvl w:val="4"/>
              <w:rPr>
                <w:rFonts w:eastAsia="宋体"/>
                <w:szCs w:val="21"/>
                <w:rPrChange w:id="1264" w:author="吴潇" w:date="2014-12-22T14:17:00Z">
                  <w:rPr>
                    <w:rFonts w:eastAsia="黑体"/>
                  </w:rPr>
                </w:rPrChange>
              </w:rPr>
            </w:pPr>
            <w:r>
              <w:rPr>
                <w:szCs w:val="21"/>
                <w:rPrChange w:id="1265" w:author="吴潇" w:date="2014-12-22T14:17:00Z">
                  <w:rPr/>
                </w:rPrChange>
              </w:rPr>
              <w:t>fileContent</w:t>
            </w:r>
          </w:p>
        </w:tc>
        <w:tc>
          <w:tcPr>
            <w:tcW w:w="992" w:type="dxa"/>
            <w:vAlign w:val="center"/>
          </w:tcPr>
          <w:p>
            <w:pPr>
              <w:numPr>
                <w:ilvl w:val="0"/>
                <w:numId w:val="0"/>
              </w:numPr>
              <w:spacing w:line="0" w:lineRule="atLeast"/>
              <w:rPr>
                <w:szCs w:val="21"/>
                <w:rPrChange w:id="1266" w:author="吴潇" w:date="2014-12-22T14:17:00Z">
                  <w:rPr/>
                </w:rPrChange>
              </w:rPr>
            </w:pPr>
          </w:p>
        </w:tc>
        <w:tc>
          <w:tcPr>
            <w:tcW w:w="5211" w:type="dxa"/>
            <w:vAlign w:val="center"/>
          </w:tcPr>
          <w:p>
            <w:pPr>
              <w:numPr>
                <w:ilvl w:val="0"/>
                <w:numId w:val="0"/>
              </w:numPr>
              <w:outlineLvl w:val="4"/>
              <w:rPr>
                <w:rFonts w:eastAsia="宋体"/>
                <w:szCs w:val="21"/>
                <w:rPrChange w:id="1267" w:author="吴潇" w:date="2014-12-22T14:17:00Z">
                  <w:rPr>
                    <w:rFonts w:eastAsia="黑体"/>
                  </w:rPr>
                </w:rPrChange>
              </w:rPr>
            </w:pPr>
            <w:r>
              <w:rPr>
                <w:rFonts w:hint="eastAsia"/>
                <w:szCs w:val="21"/>
                <w:rPrChange w:id="1268" w:author="吴潇" w:date="2014-12-22T14:17:00Z">
                  <w:rPr>
                    <w:rFonts w:hint="eastAsia"/>
                  </w:rPr>
                </w:rPrChange>
              </w:rPr>
              <w:t>压缩，</w:t>
            </w:r>
            <w:r>
              <w:rPr>
                <w:szCs w:val="21"/>
                <w:rPrChange w:id="1269" w:author="吴潇" w:date="2014-12-22T14:17:00Z">
                  <w:rPr/>
                </w:rPrChange>
              </w:rPr>
              <w:t>Base64</w:t>
            </w:r>
            <w:r>
              <w:rPr>
                <w:rFonts w:hint="eastAsia"/>
                <w:szCs w:val="21"/>
                <w:rPrChange w:id="1270" w:author="吴潇" w:date="2014-12-22T14:17:00Z">
                  <w:rPr>
                    <w:rFonts w:hint="eastAsia"/>
                  </w:rPr>
                </w:rPrChange>
              </w:rPr>
              <w:t>编码后的文件内容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272" w:author="吴潇" w:date="2014-12-25T17:02:00Z">
                  <w:rPr>
                    <w:rFonts w:eastAsia="黑体"/>
                  </w:rPr>
                </w:rPrChange>
              </w:rPr>
              <w:pPrChange w:id="1271" w:author="吴潇" w:date="2014-12-25T17:02:00Z">
                <w:pPr>
                  <w:numPr>
                    <w:ilvl w:val="0"/>
                    <w:numId w:val="0"/>
                  </w:numPr>
                  <w:tabs>
                    <w:tab w:val="clear" w:pos="360"/>
                    <w:tab w:val="clear" w:pos="784"/>
                  </w:tabs>
                  <w:spacing w:line="0" w:lineRule="atLeast"/>
                  <w:outlineLvl w:val="4"/>
                </w:pPr>
              </w:pPrChange>
            </w:pPr>
            <w:del w:id="1273" w:author="吴潇" w:date="2014-12-25T17:02:00Z">
              <w:r>
                <w:rPr>
                  <w:szCs w:val="21"/>
                </w:rPr>
                <w:delText>58</w:delText>
              </w:r>
            </w:del>
          </w:p>
        </w:tc>
        <w:tc>
          <w:tcPr>
            <w:tcW w:w="1180" w:type="dxa"/>
            <w:vAlign w:val="center"/>
          </w:tcPr>
          <w:p>
            <w:pPr>
              <w:numPr>
                <w:ilvl w:val="0"/>
                <w:numId w:val="0"/>
              </w:numPr>
              <w:spacing w:line="0" w:lineRule="atLeast"/>
              <w:outlineLvl w:val="4"/>
              <w:rPr>
                <w:rFonts w:eastAsia="宋体"/>
                <w:szCs w:val="21"/>
                <w:rPrChange w:id="1274" w:author="吴潇" w:date="2014-12-22T14:17:00Z">
                  <w:rPr>
                    <w:rFonts w:eastAsia="黑体"/>
                  </w:rPr>
                </w:rPrChange>
              </w:rPr>
            </w:pPr>
            <w:r>
              <w:rPr>
                <w:rFonts w:hint="eastAsia"/>
                <w:szCs w:val="21"/>
                <w:rPrChange w:id="1275" w:author="吴潇" w:date="2014-12-22T14:17:00Z">
                  <w:rPr>
                    <w:rFonts w:hint="eastAsia"/>
                  </w:rPr>
                </w:rPrChange>
              </w:rPr>
              <w:t>请求方自定义域</w:t>
            </w:r>
          </w:p>
        </w:tc>
        <w:tc>
          <w:tcPr>
            <w:tcW w:w="1573" w:type="dxa"/>
            <w:vAlign w:val="center"/>
          </w:tcPr>
          <w:p>
            <w:pPr>
              <w:numPr>
                <w:ilvl w:val="0"/>
                <w:numId w:val="0"/>
              </w:numPr>
              <w:spacing w:line="0" w:lineRule="atLeast"/>
              <w:outlineLvl w:val="4"/>
              <w:rPr>
                <w:rFonts w:eastAsia="宋体"/>
                <w:szCs w:val="21"/>
                <w:rPrChange w:id="1276" w:author="吴潇" w:date="2014-12-22T14:17:00Z">
                  <w:rPr>
                    <w:rFonts w:eastAsia="黑体"/>
                  </w:rPr>
                </w:rPrChange>
              </w:rPr>
            </w:pPr>
            <w:r>
              <w:rPr>
                <w:szCs w:val="21"/>
                <w:rPrChange w:id="1277" w:author="吴潇" w:date="2014-12-22T14:17:00Z">
                  <w:rPr/>
                </w:rPrChange>
              </w:rPr>
              <w:t>reqReserved</w:t>
            </w:r>
          </w:p>
        </w:tc>
        <w:tc>
          <w:tcPr>
            <w:tcW w:w="992" w:type="dxa"/>
            <w:vAlign w:val="center"/>
          </w:tcPr>
          <w:p>
            <w:pPr>
              <w:numPr>
                <w:ilvl w:val="0"/>
                <w:numId w:val="0"/>
              </w:numPr>
              <w:spacing w:line="0" w:lineRule="atLeast"/>
              <w:outlineLvl w:val="4"/>
              <w:rPr>
                <w:rFonts w:eastAsia="宋体"/>
                <w:szCs w:val="21"/>
                <w:rPrChange w:id="1278" w:author="吴潇" w:date="2014-12-22T14:17:00Z">
                  <w:rPr>
                    <w:rFonts w:eastAsia="黑体"/>
                  </w:rPr>
                </w:rPrChange>
              </w:rPr>
            </w:pPr>
            <w:r>
              <w:rPr>
                <w:szCs w:val="21"/>
                <w:rPrChange w:id="1279" w:author="吴潇" w:date="2014-12-22T14:17:00Z">
                  <w:rPr/>
                </w:rPrChange>
              </w:rPr>
              <w:t>ANS1..102</w:t>
            </w:r>
            <w:r>
              <w:rPr>
                <w:szCs w:val="21"/>
                <w:rPrChange w:id="1280" w:author="吴潇" w:date="2014-12-22T14:17:00Z">
                  <w:rPr/>
                </w:rPrChange>
              </w:rPr>
              <w:t>4</w:t>
            </w:r>
          </w:p>
        </w:tc>
        <w:tc>
          <w:tcPr>
            <w:tcW w:w="5211" w:type="dxa"/>
            <w:vAlign w:val="center"/>
          </w:tcPr>
          <w:p>
            <w:pPr>
              <w:numPr>
                <w:ilvl w:val="0"/>
                <w:numId w:val="0"/>
              </w:numPr>
              <w:outlineLvl w:val="4"/>
              <w:rPr>
                <w:rFonts w:eastAsia="宋体"/>
                <w:szCs w:val="21"/>
                <w:rPrChange w:id="1281" w:author="吴潇" w:date="2014-12-22T14:17:00Z">
                  <w:rPr>
                    <w:rFonts w:eastAsia="黑体"/>
                  </w:rPr>
                </w:rPrChange>
              </w:rPr>
            </w:pPr>
            <w:r>
              <w:rPr>
                <w:rFonts w:hint="eastAsia"/>
                <w:szCs w:val="21"/>
                <w:rPrChange w:id="1282"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284" w:author="吴潇" w:date="2014-12-25T17:02:00Z">
                  <w:rPr>
                    <w:rFonts w:eastAsia="黑体"/>
                  </w:rPr>
                </w:rPrChange>
              </w:rPr>
              <w:pPrChange w:id="1283" w:author="吴潇" w:date="2014-12-25T17:02:00Z">
                <w:pPr>
                  <w:numPr>
                    <w:ilvl w:val="0"/>
                    <w:numId w:val="0"/>
                  </w:numPr>
                  <w:tabs>
                    <w:tab w:val="clear" w:pos="360"/>
                    <w:tab w:val="clear" w:pos="784"/>
                  </w:tabs>
                  <w:spacing w:line="0" w:lineRule="atLeast"/>
                  <w:outlineLvl w:val="4"/>
                </w:pPr>
              </w:pPrChange>
            </w:pPr>
            <w:del w:id="1285" w:author="吴潇" w:date="2014-12-25T17:02:00Z">
              <w:r>
                <w:rPr>
                  <w:szCs w:val="21"/>
                </w:rPr>
                <w:delText>59</w:delText>
              </w:r>
            </w:del>
          </w:p>
        </w:tc>
        <w:tc>
          <w:tcPr>
            <w:tcW w:w="1180" w:type="dxa"/>
            <w:vAlign w:val="center"/>
          </w:tcPr>
          <w:p>
            <w:pPr>
              <w:numPr>
                <w:ilvl w:val="0"/>
                <w:numId w:val="0"/>
              </w:numPr>
              <w:spacing w:line="0" w:lineRule="atLeast"/>
              <w:outlineLvl w:val="4"/>
              <w:rPr>
                <w:rFonts w:eastAsia="宋体"/>
                <w:szCs w:val="21"/>
                <w:rPrChange w:id="1286" w:author="吴潇" w:date="2014-12-22T14:17:00Z">
                  <w:rPr>
                    <w:rFonts w:eastAsia="黑体"/>
                  </w:rPr>
                </w:rPrChange>
              </w:rPr>
            </w:pPr>
            <w:r>
              <w:rPr>
                <w:rFonts w:hint="eastAsia"/>
                <w:szCs w:val="21"/>
                <w:rPrChange w:id="1287" w:author="吴潇" w:date="2014-12-22T14:17:00Z">
                  <w:rPr>
                    <w:rFonts w:hint="eastAsia"/>
                  </w:rPr>
                </w:rPrChange>
              </w:rPr>
              <w:t>保留域</w:t>
            </w:r>
          </w:p>
        </w:tc>
        <w:tc>
          <w:tcPr>
            <w:tcW w:w="1573" w:type="dxa"/>
            <w:vAlign w:val="center"/>
          </w:tcPr>
          <w:p>
            <w:pPr>
              <w:numPr>
                <w:ilvl w:val="0"/>
                <w:numId w:val="0"/>
              </w:numPr>
              <w:spacing w:line="0" w:lineRule="atLeast"/>
              <w:outlineLvl w:val="4"/>
              <w:rPr>
                <w:rFonts w:eastAsia="宋体"/>
                <w:szCs w:val="21"/>
                <w:rPrChange w:id="1288" w:author="吴潇" w:date="2014-12-22T14:17:00Z">
                  <w:rPr>
                    <w:rFonts w:eastAsia="黑体"/>
                  </w:rPr>
                </w:rPrChange>
              </w:rPr>
            </w:pPr>
            <w:r>
              <w:rPr>
                <w:szCs w:val="21"/>
                <w:rPrChange w:id="1289" w:author="吴潇" w:date="2014-12-22T14:17:00Z">
                  <w:rPr/>
                </w:rPrChange>
              </w:rPr>
              <w:t>reserved</w:t>
            </w:r>
          </w:p>
        </w:tc>
        <w:tc>
          <w:tcPr>
            <w:tcW w:w="992" w:type="dxa"/>
            <w:vAlign w:val="center"/>
          </w:tcPr>
          <w:p>
            <w:pPr>
              <w:numPr>
                <w:ilvl w:val="0"/>
                <w:numId w:val="0"/>
              </w:numPr>
              <w:spacing w:line="0" w:lineRule="atLeast"/>
              <w:outlineLvl w:val="4"/>
              <w:rPr>
                <w:rFonts w:eastAsia="宋体"/>
                <w:szCs w:val="21"/>
                <w:rPrChange w:id="1290" w:author="吴潇" w:date="2014-12-22T14:17:00Z">
                  <w:rPr>
                    <w:rFonts w:eastAsia="黑体"/>
                  </w:rPr>
                </w:rPrChange>
              </w:rPr>
            </w:pPr>
            <w:r>
              <w:rPr>
                <w:szCs w:val="21"/>
                <w:rPrChange w:id="1291" w:author="吴潇" w:date="2014-12-22T14:17:00Z">
                  <w:rPr/>
                </w:rPrChange>
              </w:rPr>
              <w:t>ANS1..2048</w:t>
            </w:r>
          </w:p>
        </w:tc>
        <w:tc>
          <w:tcPr>
            <w:tcW w:w="5211" w:type="dxa"/>
            <w:vAlign w:val="center"/>
          </w:tcPr>
          <w:p>
            <w:pPr>
              <w:numPr>
                <w:ilvl w:val="0"/>
                <w:numId w:val="0"/>
              </w:numPr>
              <w:outlineLvl w:val="4"/>
              <w:rPr>
                <w:del w:id="1292" w:author="吴潇" w:date="2014-12-19T15:30:00Z"/>
                <w:rFonts w:eastAsia="宋体"/>
                <w:szCs w:val="21"/>
                <w:rPrChange w:id="1293" w:author="吴潇" w:date="2014-12-22T14:17:00Z">
                  <w:rPr>
                    <w:rFonts w:eastAsia="黑体"/>
                  </w:rPr>
                </w:rPrChange>
              </w:rPr>
            </w:pPr>
            <w:del w:id="1294" w:author="吴潇" w:date="2014-12-19T15:30:00Z">
              <w:r>
                <w:rPr>
                  <w:rFonts w:hint="eastAsia"/>
                  <w:szCs w:val="21"/>
                  <w:rPrChange w:id="1295" w:author="吴潇" w:date="2014-12-22T14:17:00Z">
                    <w:rPr>
                      <w:rFonts w:hint="eastAsia"/>
                    </w:rPr>
                  </w:rPrChange>
                </w:rPr>
                <w:delText>保留域包含多个子域，所有子域需用“</w:delText>
              </w:r>
            </w:del>
            <w:del w:id="1296" w:author="吴潇" w:date="2014-12-19T15:30:00Z">
              <w:r>
                <w:rPr>
                  <w:szCs w:val="21"/>
                  <w:rPrChange w:id="1297" w:author="吴潇" w:date="2014-12-22T14:17:00Z">
                    <w:rPr/>
                  </w:rPrChange>
                </w:rPr>
                <w:delText>{}”</w:delText>
              </w:r>
            </w:del>
            <w:del w:id="1298" w:author="吴潇" w:date="2014-12-19T15:30:00Z">
              <w:r>
                <w:rPr>
                  <w:rFonts w:hint="eastAsia"/>
                  <w:szCs w:val="21"/>
                  <w:rPrChange w:id="1299" w:author="吴潇" w:date="2014-12-22T14:17:00Z">
                    <w:rPr>
                      <w:rFonts w:hint="eastAsia"/>
                    </w:rPr>
                  </w:rPrChange>
                </w:rPr>
                <w:delText>包含，子域间以“</w:delText>
              </w:r>
            </w:del>
            <w:del w:id="1300" w:author="吴潇" w:date="2014-12-19T15:30:00Z">
              <w:r>
                <w:rPr>
                  <w:szCs w:val="21"/>
                  <w:rPrChange w:id="1301" w:author="吴潇" w:date="2014-12-22T14:17:00Z">
                    <w:rPr/>
                  </w:rPrChange>
                </w:rPr>
                <w:delText>&amp;</w:delText>
              </w:r>
            </w:del>
            <w:del w:id="1302" w:author="吴潇" w:date="2014-12-19T15:30:00Z">
              <w:r>
                <w:rPr>
                  <w:rFonts w:hint="eastAsia"/>
                  <w:szCs w:val="21"/>
                  <w:rPrChange w:id="1303" w:author="吴潇" w:date="2014-12-22T14:17:00Z">
                    <w:rPr>
                      <w:rFonts w:hint="eastAsia"/>
                    </w:rPr>
                  </w:rPrChange>
                </w:rPr>
                <w:delText>”符号链接。</w:delText>
              </w:r>
            </w:del>
          </w:p>
          <w:p>
            <w:pPr>
              <w:numPr>
                <w:ilvl w:val="0"/>
                <w:numId w:val="0"/>
              </w:numPr>
              <w:rPr>
                <w:del w:id="1304" w:author="吴潇" w:date="2014-12-19T15:30:00Z"/>
                <w:szCs w:val="21"/>
                <w:rPrChange w:id="1305" w:author="吴潇" w:date="2014-12-22T14:17:00Z">
                  <w:rPr/>
                </w:rPrChange>
              </w:rPr>
            </w:pPr>
            <w:del w:id="1306" w:author="吴潇" w:date="2014-12-19T15:30:00Z">
              <w:r>
                <w:rPr>
                  <w:rFonts w:hint="eastAsia"/>
                  <w:szCs w:val="21"/>
                  <w:rPrChange w:id="1307" w:author="吴潇" w:date="2014-12-22T14:17:00Z">
                    <w:rPr>
                      <w:rFonts w:hint="eastAsia"/>
                    </w:rPr>
                  </w:rPrChange>
                </w:rPr>
                <w:delText>格式如下：</w:delText>
              </w:r>
            </w:del>
            <w:del w:id="1308" w:author="吴潇" w:date="2014-12-19T15:30:00Z">
              <w:r>
                <w:rPr>
                  <w:szCs w:val="21"/>
                  <w:rPrChange w:id="1309" w:author="吴潇" w:date="2014-12-22T14:17:00Z">
                    <w:rPr/>
                  </w:rPrChange>
                </w:rPr>
                <w:delText>{</w:delText>
              </w:r>
            </w:del>
            <w:del w:id="1310" w:author="吴潇" w:date="2014-12-19T15:30:00Z">
              <w:r>
                <w:rPr>
                  <w:rFonts w:hint="eastAsia"/>
                  <w:szCs w:val="21"/>
                  <w:rPrChange w:id="1311" w:author="吴潇" w:date="2014-12-22T14:17:00Z">
                    <w:rPr>
                      <w:rFonts w:hint="eastAsia"/>
                    </w:rPr>
                  </w:rPrChange>
                </w:rPr>
                <w:delText>子域名</w:delText>
              </w:r>
            </w:del>
            <w:del w:id="1312" w:author="吴潇" w:date="2014-12-19T15:30:00Z">
              <w:r>
                <w:rPr>
                  <w:szCs w:val="21"/>
                  <w:rPrChange w:id="1313" w:author="吴潇" w:date="2014-12-22T14:17:00Z">
                    <w:rPr/>
                  </w:rPrChange>
                </w:rPr>
                <w:delText>1=</w:delText>
              </w:r>
            </w:del>
            <w:del w:id="1314" w:author="吴潇" w:date="2014-12-19T15:30:00Z">
              <w:r>
                <w:rPr>
                  <w:rFonts w:hint="eastAsia"/>
                  <w:szCs w:val="21"/>
                  <w:rPrChange w:id="1315" w:author="吴潇" w:date="2014-12-22T14:17:00Z">
                    <w:rPr>
                      <w:rFonts w:hint="eastAsia"/>
                    </w:rPr>
                  </w:rPrChange>
                </w:rPr>
                <w:delText>值</w:delText>
              </w:r>
            </w:del>
            <w:del w:id="1316" w:author="吴潇" w:date="2014-12-19T15:30:00Z">
              <w:r>
                <w:rPr>
                  <w:szCs w:val="21"/>
                  <w:rPrChange w:id="1317" w:author="吴潇" w:date="2014-12-22T14:17:00Z">
                    <w:rPr/>
                  </w:rPrChange>
                </w:rPr>
                <w:delText>&amp;</w:delText>
              </w:r>
            </w:del>
            <w:del w:id="1318" w:author="吴潇" w:date="2014-12-19T15:30:00Z">
              <w:r>
                <w:rPr>
                  <w:rFonts w:hint="eastAsia"/>
                  <w:szCs w:val="21"/>
                  <w:rPrChange w:id="1319" w:author="吴潇" w:date="2014-12-22T14:17:00Z">
                    <w:rPr>
                      <w:rFonts w:hint="eastAsia"/>
                    </w:rPr>
                  </w:rPrChange>
                </w:rPr>
                <w:delText>子域名</w:delText>
              </w:r>
            </w:del>
            <w:del w:id="1320" w:author="吴潇" w:date="2014-12-19T15:30:00Z">
              <w:r>
                <w:rPr>
                  <w:szCs w:val="21"/>
                  <w:rPrChange w:id="1321" w:author="吴潇" w:date="2014-12-22T14:17:00Z">
                    <w:rPr/>
                  </w:rPrChange>
                </w:rPr>
                <w:delText>2=</w:delText>
              </w:r>
            </w:del>
            <w:del w:id="1322" w:author="吴潇" w:date="2014-12-19T15:30:00Z">
              <w:r>
                <w:rPr>
                  <w:rFonts w:hint="eastAsia"/>
                  <w:szCs w:val="21"/>
                  <w:rPrChange w:id="1323" w:author="吴潇" w:date="2014-12-22T14:17:00Z">
                    <w:rPr>
                      <w:rFonts w:hint="eastAsia"/>
                    </w:rPr>
                  </w:rPrChange>
                </w:rPr>
                <w:delText>值</w:delText>
              </w:r>
            </w:del>
            <w:del w:id="1324" w:author="吴潇" w:date="2014-12-19T15:30:00Z">
              <w:r>
                <w:rPr>
                  <w:szCs w:val="21"/>
                  <w:rPrChange w:id="1325" w:author="吴潇" w:date="2014-12-22T14:17:00Z">
                    <w:rPr/>
                  </w:rPrChange>
                </w:rPr>
                <w:delText>&amp;</w:delText>
              </w:r>
            </w:del>
            <w:del w:id="1326" w:author="吴潇" w:date="2014-12-19T15:30:00Z">
              <w:r>
                <w:rPr>
                  <w:rFonts w:hint="eastAsia"/>
                  <w:szCs w:val="21"/>
                  <w:rPrChange w:id="1327" w:author="吴潇" w:date="2014-12-22T14:17:00Z">
                    <w:rPr>
                      <w:rFonts w:hint="eastAsia"/>
                    </w:rPr>
                  </w:rPrChange>
                </w:rPr>
                <w:delText>子域名</w:delText>
              </w:r>
            </w:del>
            <w:del w:id="1328" w:author="吴潇" w:date="2014-12-19T15:30:00Z">
              <w:r>
                <w:rPr>
                  <w:szCs w:val="21"/>
                  <w:rPrChange w:id="1329" w:author="吴潇" w:date="2014-12-22T14:17:00Z">
                    <w:rPr/>
                  </w:rPrChange>
                </w:rPr>
                <w:delText>3=</w:delText>
              </w:r>
            </w:del>
            <w:del w:id="1330" w:author="吴潇" w:date="2014-12-19T15:30:00Z">
              <w:r>
                <w:rPr>
                  <w:rFonts w:hint="eastAsia"/>
                  <w:szCs w:val="21"/>
                  <w:rPrChange w:id="1331" w:author="吴潇" w:date="2014-12-22T14:17:00Z">
                    <w:rPr>
                      <w:rFonts w:hint="eastAsia"/>
                    </w:rPr>
                  </w:rPrChange>
                </w:rPr>
                <w:delText>值</w:delText>
              </w:r>
            </w:del>
            <w:del w:id="1332" w:author="吴潇" w:date="2014-12-19T15:30:00Z">
              <w:r>
                <w:rPr>
                  <w:szCs w:val="21"/>
                  <w:rPrChange w:id="1333" w:author="吴潇" w:date="2014-12-22T14:17:00Z">
                    <w:rPr/>
                  </w:rPrChange>
                </w:rPr>
                <w:delText>}</w:delText>
              </w:r>
            </w:del>
            <w:del w:id="1334" w:author="吴潇" w:date="2014-12-19T15:30:00Z">
              <w:r>
                <w:rPr>
                  <w:rFonts w:hint="eastAsia"/>
                  <w:szCs w:val="21"/>
                  <w:rPrChange w:id="1335" w:author="吴潇" w:date="2014-12-22T14:17:00Z">
                    <w:rPr>
                      <w:rFonts w:hint="eastAsia"/>
                    </w:rPr>
                  </w:rPrChange>
                </w:rPr>
                <w:delText>。</w:delText>
              </w:r>
            </w:del>
          </w:p>
          <w:p>
            <w:pPr>
              <w:numPr>
                <w:ilvl w:val="0"/>
                <w:numId w:val="0"/>
              </w:numPr>
              <w:rPr>
                <w:del w:id="1336" w:author="吴潇" w:date="2014-12-19T15:30:00Z"/>
                <w:szCs w:val="21"/>
                <w:rPrChange w:id="1337" w:author="吴潇" w:date="2014-12-22T14:17:00Z">
                  <w:rPr/>
                </w:rPrChange>
              </w:rPr>
            </w:pPr>
            <w:del w:id="1338" w:author="吴潇" w:date="2014-12-19T15:30:00Z">
              <w:r>
                <w:rPr>
                  <w:rFonts w:hint="eastAsia"/>
                  <w:szCs w:val="21"/>
                  <w:rPrChange w:id="1339" w:author="吴潇" w:date="2014-12-22T14:17:00Z">
                    <w:rPr>
                      <w:rFonts w:hint="eastAsia"/>
                    </w:rPr>
                  </w:rPrChange>
                </w:rPr>
                <w:delText>具体子域的名称、取值根据商户不同而定。</w:delText>
              </w:r>
            </w:del>
          </w:p>
          <w:p>
            <w:pPr>
              <w:numPr>
                <w:ilvl w:val="0"/>
                <w:numId w:val="0"/>
              </w:numPr>
              <w:rPr>
                <w:del w:id="1340" w:author="吴潇" w:date="2014-12-19T15:30:00Z"/>
                <w:szCs w:val="21"/>
                <w:rPrChange w:id="1341" w:author="吴潇" w:date="2014-12-22T14:17:00Z">
                  <w:rPr/>
                </w:rPrChange>
              </w:rPr>
            </w:pPr>
            <w:del w:id="1342" w:author="吴潇" w:date="2014-12-19T15:30:00Z">
              <w:r>
                <w:rPr>
                  <w:rFonts w:hint="eastAsia"/>
                  <w:szCs w:val="21"/>
                  <w:rPrChange w:id="1343" w:author="吴潇" w:date="2014-12-22T14:17:00Z">
                    <w:rPr>
                      <w:rFonts w:hint="eastAsia"/>
                    </w:rPr>
                  </w:rPrChange>
                </w:rPr>
                <w:delText>若银联未指定，不填写该域。</w:delText>
              </w:r>
            </w:del>
          </w:p>
          <w:p>
            <w:pPr>
              <w:numPr>
                <w:ilvl w:val="0"/>
                <w:numId w:val="0"/>
              </w:numPr>
              <w:rPr>
                <w:szCs w:val="21"/>
                <w:rPrChange w:id="1344" w:author="吴潇" w:date="2014-12-22T14:17:00Z">
                  <w:rPr/>
                </w:rPrChange>
              </w:rPr>
            </w:pPr>
            <w:del w:id="1345" w:author="吴潇" w:date="2014-12-19T15:30:00Z">
              <w:r>
                <w:rPr>
                  <w:rFonts w:hint="eastAsia"/>
                  <w:szCs w:val="21"/>
                  <w:rPrChange w:id="1346" w:author="吴潇" w:date="2014-12-22T14:17:00Z">
                    <w:rPr>
                      <w:rFonts w:hint="eastAsia"/>
                    </w:rPr>
                  </w:rPrChange>
                </w:rPr>
                <w:delText>相关特殊商户的使用方式见注</w:delText>
              </w:r>
            </w:del>
            <w:del w:id="1347" w:author="吴潇" w:date="2014-12-19T15:30:00Z">
              <w:r>
                <w:rPr>
                  <w:szCs w:val="21"/>
                  <w:rPrChange w:id="1348" w:author="吴潇" w:date="2014-12-22T14:17:00Z">
                    <w:rPr/>
                  </w:rPrChange>
                </w:rPr>
                <w:delText>4</w:delText>
              </w:r>
            </w:del>
            <w:del w:id="1349" w:author="吴潇" w:date="2014-12-19T15:30:00Z">
              <w:r>
                <w:rPr>
                  <w:rFonts w:hint="eastAsia"/>
                  <w:szCs w:val="21"/>
                  <w:rPrChange w:id="1350" w:author="吴潇" w:date="2014-12-22T14:17:00Z">
                    <w:rPr>
                      <w:rFonts w:hint="eastAsia"/>
                    </w:rPr>
                  </w:rPrChange>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352" w:author="吴潇" w:date="2014-12-25T17:02:00Z">
                  <w:rPr>
                    <w:rFonts w:eastAsia="黑体"/>
                  </w:rPr>
                </w:rPrChange>
              </w:rPr>
              <w:pPrChange w:id="1351" w:author="吴潇" w:date="2014-12-25T17:02:00Z">
                <w:pPr>
                  <w:numPr>
                    <w:ilvl w:val="0"/>
                    <w:numId w:val="0"/>
                  </w:numPr>
                  <w:tabs>
                    <w:tab w:val="clear" w:pos="360"/>
                    <w:tab w:val="clear" w:pos="784"/>
                  </w:tabs>
                  <w:spacing w:line="0" w:lineRule="atLeast"/>
                  <w:outlineLvl w:val="4"/>
                </w:pPr>
              </w:pPrChange>
            </w:pPr>
            <w:del w:id="1353" w:author="吴潇" w:date="2014-12-25T17:02:00Z">
              <w:r>
                <w:rPr>
                  <w:szCs w:val="21"/>
                </w:rPr>
                <w:delText>60</w:delText>
              </w:r>
            </w:del>
          </w:p>
        </w:tc>
        <w:tc>
          <w:tcPr>
            <w:tcW w:w="1180" w:type="dxa"/>
            <w:vAlign w:val="center"/>
          </w:tcPr>
          <w:p>
            <w:pPr>
              <w:numPr>
                <w:ilvl w:val="0"/>
                <w:numId w:val="0"/>
              </w:numPr>
              <w:spacing w:line="0" w:lineRule="atLeast"/>
              <w:outlineLvl w:val="4"/>
              <w:rPr>
                <w:rFonts w:eastAsia="宋体"/>
                <w:szCs w:val="21"/>
                <w:rPrChange w:id="1354" w:author="吴潇" w:date="2014-12-22T14:17:00Z">
                  <w:rPr>
                    <w:rFonts w:eastAsia="黑体"/>
                  </w:rPr>
                </w:rPrChange>
              </w:rPr>
            </w:pPr>
            <w:r>
              <w:rPr>
                <w:rFonts w:hint="eastAsia"/>
                <w:szCs w:val="21"/>
                <w:rPrChange w:id="1355" w:author="吴潇" w:date="2014-12-22T14:17:00Z">
                  <w:rPr>
                    <w:rFonts w:hint="eastAsia"/>
                  </w:rPr>
                </w:rPrChange>
              </w:rPr>
              <w:t>终端号</w:t>
            </w:r>
          </w:p>
        </w:tc>
        <w:tc>
          <w:tcPr>
            <w:tcW w:w="1573" w:type="dxa"/>
            <w:vAlign w:val="center"/>
          </w:tcPr>
          <w:p>
            <w:pPr>
              <w:numPr>
                <w:ilvl w:val="0"/>
                <w:numId w:val="0"/>
              </w:numPr>
              <w:spacing w:line="0" w:lineRule="atLeast"/>
              <w:outlineLvl w:val="4"/>
              <w:rPr>
                <w:rFonts w:eastAsia="宋体"/>
                <w:szCs w:val="21"/>
                <w:rPrChange w:id="1356" w:author="吴潇" w:date="2014-12-22T14:17:00Z">
                  <w:rPr>
                    <w:rFonts w:eastAsia="黑体"/>
                  </w:rPr>
                </w:rPrChange>
              </w:rPr>
            </w:pPr>
            <w:r>
              <w:rPr>
                <w:szCs w:val="21"/>
                <w:rPrChange w:id="1357" w:author="吴潇" w:date="2014-12-22T14:17:00Z">
                  <w:rPr/>
                </w:rPrChange>
              </w:rPr>
              <w:t>termId</w:t>
            </w:r>
          </w:p>
        </w:tc>
        <w:tc>
          <w:tcPr>
            <w:tcW w:w="992" w:type="dxa"/>
            <w:vAlign w:val="center"/>
          </w:tcPr>
          <w:p>
            <w:pPr>
              <w:numPr>
                <w:ilvl w:val="0"/>
                <w:numId w:val="0"/>
              </w:numPr>
              <w:spacing w:line="0" w:lineRule="atLeast"/>
              <w:outlineLvl w:val="4"/>
              <w:rPr>
                <w:rFonts w:eastAsia="宋体"/>
                <w:szCs w:val="21"/>
                <w:rPrChange w:id="1358" w:author="吴潇" w:date="2014-12-22T14:17:00Z">
                  <w:rPr>
                    <w:rFonts w:eastAsia="黑体"/>
                  </w:rPr>
                </w:rPrChange>
              </w:rPr>
            </w:pPr>
            <w:r>
              <w:rPr>
                <w:szCs w:val="21"/>
                <w:rPrChange w:id="1359" w:author="吴潇" w:date="2014-12-22T14:17:00Z">
                  <w:rPr/>
                </w:rPrChange>
              </w:rPr>
              <w:t>AN8</w:t>
            </w:r>
          </w:p>
        </w:tc>
        <w:tc>
          <w:tcPr>
            <w:tcW w:w="5211" w:type="dxa"/>
            <w:vAlign w:val="center"/>
          </w:tcPr>
          <w:p>
            <w:pPr>
              <w:numPr>
                <w:ilvl w:val="0"/>
                <w:numId w:val="0"/>
              </w:numPr>
              <w:outlineLvl w:val="4"/>
              <w:rPr>
                <w:rFonts w:ascii="Times New Roman" w:hAnsi="Times New Roman" w:eastAsia="宋体"/>
                <w:szCs w:val="21"/>
                <w:rPrChange w:id="1360" w:author="吴潇" w:date="2014-12-22T14:17:00Z">
                  <w:rPr>
                    <w:rFonts w:ascii="宋体" w:hAnsi="宋体" w:eastAsia="黑体"/>
                    <w:szCs w:val="21"/>
                  </w:rPr>
                </w:rPrChange>
              </w:rPr>
            </w:pPr>
            <w:r>
              <w:rPr>
                <w:rFonts w:hint="eastAsia" w:ascii="Times New Roman" w:hAnsi="Times New Roman"/>
                <w:szCs w:val="21"/>
                <w:rPrChange w:id="1361" w:author="吴潇" w:date="2014-12-22T14:17:00Z">
                  <w:rPr>
                    <w:rFonts w:hint="eastAsia" w:ascii="宋体" w:hAnsi="宋体"/>
                    <w:szCs w:val="21"/>
                  </w:rPr>
                </w:rPrChange>
              </w:rPr>
              <w:t>填写</w:t>
            </w:r>
            <w:r>
              <w:rPr>
                <w:rFonts w:ascii="Times New Roman" w:hAnsi="Times New Roman"/>
                <w:szCs w:val="21"/>
                <w:rPrChange w:id="1362" w:author="吴潇" w:date="2014-12-22T14:17:00Z">
                  <w:rPr>
                    <w:rFonts w:ascii="宋体" w:hAnsi="宋体"/>
                    <w:szCs w:val="21"/>
                  </w:rPr>
                </w:rPrChange>
              </w:rPr>
              <w:t>CUPS</w:t>
            </w:r>
            <w:r>
              <w:rPr>
                <w:rFonts w:hint="eastAsia" w:ascii="Times New Roman" w:hAnsi="Times New Roman"/>
                <w:szCs w:val="21"/>
                <w:rPrChange w:id="1363" w:author="吴潇" w:date="2014-12-22T14:17:00Z">
                  <w:rPr>
                    <w:rFonts w:hint="eastAsia" w:ascii="宋体" w:hAnsi="宋体"/>
                    <w:szCs w:val="21"/>
                  </w:rPr>
                </w:rPrChange>
              </w:rPr>
              <w:t>规范中的终端号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365" w:author="吴潇" w:date="2014-12-25T17:02:00Z">
                  <w:rPr>
                    <w:rFonts w:eastAsia="黑体"/>
                  </w:rPr>
                </w:rPrChange>
              </w:rPr>
              <w:pPrChange w:id="1364" w:author="吴潇" w:date="2014-12-25T17:02:00Z">
                <w:pPr>
                  <w:numPr>
                    <w:ilvl w:val="0"/>
                    <w:numId w:val="0"/>
                  </w:numPr>
                  <w:tabs>
                    <w:tab w:val="clear" w:pos="360"/>
                    <w:tab w:val="clear" w:pos="784"/>
                  </w:tabs>
                  <w:spacing w:line="0" w:lineRule="atLeast"/>
                  <w:outlineLvl w:val="4"/>
                </w:pPr>
              </w:pPrChange>
            </w:pPr>
            <w:del w:id="1366" w:author="吴潇" w:date="2014-12-25T17:02:00Z">
              <w:r>
                <w:rPr>
                  <w:szCs w:val="21"/>
                </w:rPr>
                <w:delText>61</w:delText>
              </w:r>
            </w:del>
          </w:p>
        </w:tc>
        <w:tc>
          <w:tcPr>
            <w:tcW w:w="1180" w:type="dxa"/>
            <w:vAlign w:val="center"/>
          </w:tcPr>
          <w:p>
            <w:pPr>
              <w:numPr>
                <w:ilvl w:val="0"/>
                <w:numId w:val="0"/>
              </w:numPr>
              <w:spacing w:line="0" w:lineRule="atLeast"/>
              <w:outlineLvl w:val="4"/>
              <w:rPr>
                <w:rFonts w:eastAsia="宋体"/>
                <w:szCs w:val="21"/>
                <w:rPrChange w:id="1367" w:author="吴潇" w:date="2014-12-22T14:17:00Z">
                  <w:rPr>
                    <w:rFonts w:eastAsia="黑体"/>
                  </w:rPr>
                </w:rPrChange>
              </w:rPr>
            </w:pPr>
            <w:r>
              <w:rPr>
                <w:rFonts w:hint="eastAsia"/>
                <w:szCs w:val="21"/>
                <w:rPrChange w:id="1368" w:author="吴潇" w:date="2014-12-22T14:17:00Z">
                  <w:rPr>
                    <w:rFonts w:hint="eastAsia"/>
                  </w:rPr>
                </w:rPrChange>
              </w:rPr>
              <w:t>发卡机构识别模式</w:t>
            </w:r>
          </w:p>
        </w:tc>
        <w:tc>
          <w:tcPr>
            <w:tcW w:w="1573" w:type="dxa"/>
            <w:vAlign w:val="center"/>
          </w:tcPr>
          <w:p>
            <w:pPr>
              <w:numPr>
                <w:ilvl w:val="0"/>
                <w:numId w:val="0"/>
              </w:numPr>
              <w:spacing w:line="0" w:lineRule="atLeast"/>
              <w:outlineLvl w:val="4"/>
              <w:rPr>
                <w:rFonts w:eastAsia="宋体"/>
                <w:szCs w:val="21"/>
                <w:rPrChange w:id="1369" w:author="吴潇" w:date="2014-12-22T14:17:00Z">
                  <w:rPr>
                    <w:rFonts w:eastAsia="黑体"/>
                  </w:rPr>
                </w:rPrChange>
              </w:rPr>
            </w:pPr>
            <w:r>
              <w:rPr>
                <w:szCs w:val="21"/>
                <w:rPrChange w:id="1370" w:author="吴潇" w:date="2014-12-22T14:17:00Z">
                  <w:rPr/>
                </w:rPrChange>
              </w:rPr>
              <w:t>issuerIdentifyMode</w:t>
            </w:r>
          </w:p>
        </w:tc>
        <w:tc>
          <w:tcPr>
            <w:tcW w:w="992" w:type="dxa"/>
            <w:vAlign w:val="center"/>
          </w:tcPr>
          <w:p>
            <w:pPr>
              <w:numPr>
                <w:ilvl w:val="0"/>
                <w:numId w:val="0"/>
              </w:numPr>
              <w:spacing w:line="0" w:lineRule="atLeast"/>
              <w:outlineLvl w:val="4"/>
              <w:rPr>
                <w:rFonts w:eastAsia="宋体"/>
                <w:szCs w:val="21"/>
                <w:rPrChange w:id="1371" w:author="吴潇" w:date="2014-12-22T14:17:00Z">
                  <w:rPr>
                    <w:rFonts w:eastAsia="黑体"/>
                  </w:rPr>
                </w:rPrChange>
              </w:rPr>
            </w:pPr>
            <w:r>
              <w:rPr>
                <w:szCs w:val="21"/>
                <w:rPrChange w:id="1372" w:author="吴潇" w:date="2014-12-22T14:17:00Z">
                  <w:rPr/>
                </w:rPrChange>
              </w:rPr>
              <w:t>N1</w:t>
            </w:r>
          </w:p>
        </w:tc>
        <w:tc>
          <w:tcPr>
            <w:tcW w:w="5211" w:type="dxa"/>
            <w:vAlign w:val="center"/>
          </w:tcPr>
          <w:p>
            <w:pPr>
              <w:numPr>
                <w:ilvl w:val="0"/>
                <w:numId w:val="0"/>
              </w:numPr>
              <w:outlineLvl w:val="4"/>
              <w:rPr>
                <w:rFonts w:ascii="Times New Roman" w:hAnsi="Times New Roman" w:eastAsia="宋体"/>
                <w:szCs w:val="21"/>
                <w:rPrChange w:id="1373" w:author="吴潇" w:date="2014-12-22T14:17:00Z">
                  <w:rPr>
                    <w:rFonts w:ascii="宋体" w:hAnsi="宋体" w:eastAsia="黑体"/>
                    <w:szCs w:val="21"/>
                  </w:rPr>
                </w:rPrChange>
              </w:rPr>
            </w:pPr>
            <w:r>
              <w:rPr>
                <w:rFonts w:ascii="Times New Roman" w:hAnsi="Times New Roman"/>
                <w:szCs w:val="21"/>
                <w:rPrChange w:id="1374" w:author="吴潇" w:date="2014-12-22T14:17:00Z">
                  <w:rPr>
                    <w:rFonts w:ascii="宋体" w:hAnsi="宋体"/>
                    <w:szCs w:val="21"/>
                  </w:rPr>
                </w:rPrChange>
              </w:rPr>
              <w:t>0</w:t>
            </w:r>
            <w:r>
              <w:rPr>
                <w:rFonts w:hint="eastAsia" w:ascii="Times New Roman" w:hAnsi="Times New Roman"/>
                <w:szCs w:val="21"/>
                <w:rPrChange w:id="1375" w:author="吴潇" w:date="2014-12-22T14:17:00Z">
                  <w:rPr>
                    <w:rFonts w:hint="eastAsia" w:ascii="宋体" w:hAnsi="宋体"/>
                    <w:szCs w:val="21"/>
                  </w:rPr>
                </w:rPrChange>
              </w:rPr>
              <w:t>：发卡机构自主识别模式</w:t>
            </w:r>
          </w:p>
          <w:p>
            <w:pPr>
              <w:numPr>
                <w:ilvl w:val="0"/>
                <w:numId w:val="0"/>
              </w:numPr>
              <w:rPr>
                <w:rFonts w:ascii="Times New Roman" w:hAnsi="Times New Roman"/>
                <w:szCs w:val="21"/>
                <w:rPrChange w:id="1376" w:author="吴潇" w:date="2014-12-22T14:17:00Z">
                  <w:rPr>
                    <w:rFonts w:ascii="宋体" w:hAnsi="宋体"/>
                    <w:szCs w:val="21"/>
                  </w:rPr>
                </w:rPrChange>
              </w:rPr>
            </w:pPr>
            <w:r>
              <w:rPr>
                <w:rFonts w:ascii="Times New Roman" w:hAnsi="Times New Roman"/>
                <w:szCs w:val="21"/>
                <w:rPrChange w:id="1377" w:author="吴潇" w:date="2014-12-22T14:17:00Z">
                  <w:rPr>
                    <w:rFonts w:ascii="宋体" w:hAnsi="宋体"/>
                    <w:szCs w:val="21"/>
                  </w:rPr>
                </w:rPrChange>
              </w:rPr>
              <w:t>1</w:t>
            </w:r>
            <w:r>
              <w:rPr>
                <w:rFonts w:hint="eastAsia" w:ascii="Times New Roman" w:hAnsi="Times New Roman"/>
                <w:szCs w:val="21"/>
                <w:rPrChange w:id="1378" w:author="吴潇" w:date="2014-12-22T14:17:00Z">
                  <w:rPr>
                    <w:rFonts w:hint="eastAsia" w:ascii="宋体" w:hAnsi="宋体"/>
                    <w:szCs w:val="21"/>
                  </w:rPr>
                </w:rPrChange>
              </w:rPr>
              <w:t>：发卡机构辅助识别模式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380" w:author="吴潇" w:date="2014-12-25T17:02:00Z">
                  <w:rPr>
                    <w:rFonts w:eastAsia="黑体"/>
                  </w:rPr>
                </w:rPrChange>
              </w:rPr>
              <w:pPrChange w:id="1379" w:author="吴潇" w:date="2014-12-25T17:02:00Z">
                <w:pPr>
                  <w:numPr>
                    <w:ilvl w:val="0"/>
                    <w:numId w:val="0"/>
                  </w:numPr>
                  <w:tabs>
                    <w:tab w:val="clear" w:pos="360"/>
                    <w:tab w:val="clear" w:pos="784"/>
                  </w:tabs>
                  <w:spacing w:line="0" w:lineRule="atLeast"/>
                  <w:outlineLvl w:val="4"/>
                </w:pPr>
              </w:pPrChange>
            </w:pPr>
            <w:del w:id="1381" w:author="吴潇" w:date="2014-12-25T17:02:00Z">
              <w:r>
                <w:rPr>
                  <w:szCs w:val="21"/>
                </w:rPr>
                <w:delText>62</w:delText>
              </w:r>
            </w:del>
          </w:p>
        </w:tc>
        <w:tc>
          <w:tcPr>
            <w:tcW w:w="1180" w:type="dxa"/>
            <w:vAlign w:val="center"/>
          </w:tcPr>
          <w:p>
            <w:pPr>
              <w:numPr>
                <w:ilvl w:val="0"/>
                <w:numId w:val="0"/>
              </w:numPr>
              <w:spacing w:line="0" w:lineRule="atLeast"/>
              <w:outlineLvl w:val="4"/>
              <w:rPr>
                <w:rFonts w:eastAsia="宋体"/>
                <w:szCs w:val="21"/>
                <w:rPrChange w:id="1382" w:author="吴潇" w:date="2014-12-22T14:17:00Z">
                  <w:rPr>
                    <w:rFonts w:eastAsia="黑体"/>
                  </w:rPr>
                </w:rPrChange>
              </w:rPr>
            </w:pPr>
            <w:r>
              <w:rPr>
                <w:rFonts w:hint="eastAsia"/>
                <w:szCs w:val="21"/>
                <w:rPrChange w:id="1383" w:author="吴潇" w:date="2014-12-22T14:17:00Z">
                  <w:rPr>
                    <w:rFonts w:hint="eastAsia"/>
                  </w:rPr>
                </w:rPrChange>
              </w:rPr>
              <w:t>持卡人</w:t>
            </w:r>
            <w:r>
              <w:rPr>
                <w:szCs w:val="21"/>
                <w:rPrChange w:id="1384" w:author="吴潇" w:date="2014-12-22T14:17:00Z">
                  <w:rPr/>
                </w:rPrChange>
              </w:rPr>
              <w:t>IP</w:t>
            </w:r>
          </w:p>
        </w:tc>
        <w:tc>
          <w:tcPr>
            <w:tcW w:w="1573" w:type="dxa"/>
            <w:vAlign w:val="center"/>
          </w:tcPr>
          <w:p>
            <w:pPr>
              <w:numPr>
                <w:ilvl w:val="0"/>
                <w:numId w:val="0"/>
              </w:numPr>
              <w:spacing w:line="0" w:lineRule="atLeast"/>
              <w:outlineLvl w:val="4"/>
              <w:rPr>
                <w:rFonts w:eastAsia="宋体"/>
                <w:szCs w:val="21"/>
                <w:rPrChange w:id="1385" w:author="吴潇" w:date="2014-12-22T14:17:00Z">
                  <w:rPr>
                    <w:rFonts w:eastAsia="黑体"/>
                  </w:rPr>
                </w:rPrChange>
              </w:rPr>
            </w:pPr>
            <w:r>
              <w:rPr>
                <w:szCs w:val="21"/>
                <w:rPrChange w:id="1386" w:author="吴潇" w:date="2014-12-22T14:17:00Z">
                  <w:rPr/>
                </w:rPrChange>
              </w:rPr>
              <w:t>customerIp</w:t>
            </w:r>
          </w:p>
        </w:tc>
        <w:tc>
          <w:tcPr>
            <w:tcW w:w="992" w:type="dxa"/>
            <w:vAlign w:val="center"/>
          </w:tcPr>
          <w:p>
            <w:pPr>
              <w:numPr>
                <w:ilvl w:val="0"/>
                <w:numId w:val="0"/>
              </w:numPr>
              <w:spacing w:line="0" w:lineRule="atLeast"/>
              <w:outlineLvl w:val="4"/>
              <w:rPr>
                <w:rFonts w:eastAsia="宋体"/>
                <w:szCs w:val="21"/>
                <w:rPrChange w:id="1387" w:author="吴潇" w:date="2014-12-22T14:17:00Z">
                  <w:rPr>
                    <w:rFonts w:eastAsia="黑体"/>
                  </w:rPr>
                </w:rPrChange>
              </w:rPr>
            </w:pPr>
            <w:r>
              <w:rPr>
                <w:szCs w:val="21"/>
                <w:rPrChange w:id="1388" w:author="吴潇" w:date="2014-12-22T14:17:00Z">
                  <w:rPr/>
                </w:rPrChange>
              </w:rPr>
              <w:t>NS7..40</w:t>
            </w:r>
          </w:p>
        </w:tc>
        <w:tc>
          <w:tcPr>
            <w:tcW w:w="5211" w:type="dxa"/>
            <w:vAlign w:val="center"/>
          </w:tcPr>
          <w:p>
            <w:pPr>
              <w:numPr>
                <w:ilvl w:val="0"/>
                <w:numId w:val="0"/>
              </w:numPr>
              <w:outlineLvl w:val="4"/>
              <w:rPr>
                <w:rFonts w:ascii="Times New Roman" w:hAnsi="Times New Roman" w:eastAsia="宋体"/>
                <w:szCs w:val="21"/>
                <w:rPrChange w:id="1389" w:author="吴潇" w:date="2014-12-22T14:17:00Z">
                  <w:rPr>
                    <w:rFonts w:ascii="宋体" w:hAnsi="宋体" w:eastAsia="黑体"/>
                    <w:szCs w:val="21"/>
                  </w:rPr>
                </w:rPrChange>
              </w:rPr>
            </w:pPr>
            <w:r>
              <w:rPr>
                <w:rFonts w:hint="eastAsia" w:ascii="Times New Roman" w:hAnsi="Times New Roman"/>
                <w:szCs w:val="21"/>
                <w:rPrChange w:id="1390" w:author="吴潇" w:date="2014-12-22T14:17:00Z">
                  <w:rPr>
                    <w:rFonts w:hint="eastAsia" w:ascii="宋体" w:hAnsi="宋体"/>
                    <w:szCs w:val="21"/>
                  </w:rPr>
                </w:rPrChange>
              </w:rPr>
              <w:t>填写持卡人发起交易的</w:t>
            </w:r>
            <w:r>
              <w:rPr>
                <w:rFonts w:ascii="Times New Roman" w:hAnsi="Times New Roman"/>
                <w:szCs w:val="21"/>
                <w:rPrChange w:id="1391" w:author="吴潇" w:date="2014-12-22T14:17:00Z">
                  <w:rPr>
                    <w:rFonts w:ascii="宋体" w:hAnsi="宋体"/>
                    <w:szCs w:val="21"/>
                  </w:rPr>
                </w:rPrChange>
              </w:rPr>
              <w:t>IP</w:t>
            </w:r>
            <w:r>
              <w:rPr>
                <w:rFonts w:hint="eastAsia" w:ascii="Times New Roman" w:hAnsi="Times New Roman"/>
                <w:szCs w:val="21"/>
                <w:rPrChange w:id="1392" w:author="吴潇" w:date="2014-12-22T14:17:00Z">
                  <w:rPr>
                    <w:rFonts w:hint="eastAsia" w:ascii="宋体" w:hAnsi="宋体"/>
                    <w:szCs w:val="21"/>
                  </w:rPr>
                </w:rPrChange>
              </w:rPr>
              <w:t>地址，用于防钓鱼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394" w:author="吴潇" w:date="2014-12-25T17:02:00Z">
                  <w:rPr>
                    <w:rFonts w:eastAsia="黑体"/>
                  </w:rPr>
                </w:rPrChange>
              </w:rPr>
              <w:pPrChange w:id="1393" w:author="吴潇" w:date="2014-12-25T17:02:00Z">
                <w:pPr>
                  <w:numPr>
                    <w:ilvl w:val="0"/>
                    <w:numId w:val="0"/>
                  </w:numPr>
                  <w:tabs>
                    <w:tab w:val="clear" w:pos="360"/>
                    <w:tab w:val="clear" w:pos="784"/>
                  </w:tabs>
                  <w:spacing w:line="0" w:lineRule="atLeast"/>
                  <w:outlineLvl w:val="4"/>
                </w:pPr>
              </w:pPrChange>
            </w:pPr>
            <w:del w:id="1395" w:author="吴潇" w:date="2014-12-25T17:02:00Z">
              <w:r>
                <w:rPr>
                  <w:szCs w:val="21"/>
                </w:rPr>
                <w:delText>63</w:delText>
              </w:r>
            </w:del>
          </w:p>
        </w:tc>
        <w:tc>
          <w:tcPr>
            <w:tcW w:w="1180" w:type="dxa"/>
            <w:vAlign w:val="center"/>
          </w:tcPr>
          <w:p>
            <w:pPr>
              <w:numPr>
                <w:ilvl w:val="0"/>
                <w:numId w:val="0"/>
              </w:numPr>
              <w:spacing w:line="0" w:lineRule="atLeast"/>
              <w:outlineLvl w:val="4"/>
              <w:rPr>
                <w:rFonts w:eastAsia="宋体"/>
                <w:szCs w:val="21"/>
                <w:rPrChange w:id="1396" w:author="吴潇" w:date="2014-12-22T14:17:00Z">
                  <w:rPr>
                    <w:rFonts w:eastAsia="黑体"/>
                  </w:rPr>
                </w:rPrChange>
              </w:rPr>
            </w:pPr>
            <w:r>
              <w:rPr>
                <w:rFonts w:hint="eastAsia"/>
                <w:szCs w:val="21"/>
                <w:rPrChange w:id="1397" w:author="吴潇" w:date="2014-12-22T14:17:00Z">
                  <w:rPr>
                    <w:rFonts w:hint="eastAsia"/>
                  </w:rPr>
                </w:rPrChange>
              </w:rPr>
              <w:t>查询流水号</w:t>
            </w:r>
          </w:p>
        </w:tc>
        <w:tc>
          <w:tcPr>
            <w:tcW w:w="1573" w:type="dxa"/>
            <w:vAlign w:val="center"/>
          </w:tcPr>
          <w:p>
            <w:pPr>
              <w:numPr>
                <w:ilvl w:val="0"/>
                <w:numId w:val="0"/>
              </w:numPr>
              <w:spacing w:line="0" w:lineRule="atLeast"/>
              <w:outlineLvl w:val="4"/>
              <w:rPr>
                <w:rFonts w:eastAsia="宋体"/>
                <w:szCs w:val="21"/>
                <w:rPrChange w:id="1398" w:author="吴潇" w:date="2014-12-22T14:17:00Z">
                  <w:rPr>
                    <w:rFonts w:eastAsia="黑体"/>
                  </w:rPr>
                </w:rPrChange>
              </w:rPr>
            </w:pPr>
            <w:r>
              <w:rPr>
                <w:szCs w:val="21"/>
                <w:rPrChange w:id="1399" w:author="吴潇" w:date="2014-12-22T14:17:00Z">
                  <w:rPr/>
                </w:rPrChange>
              </w:rPr>
              <w:t>queryId</w:t>
            </w:r>
          </w:p>
        </w:tc>
        <w:tc>
          <w:tcPr>
            <w:tcW w:w="992" w:type="dxa"/>
            <w:vAlign w:val="center"/>
          </w:tcPr>
          <w:p>
            <w:pPr>
              <w:numPr>
                <w:ilvl w:val="0"/>
                <w:numId w:val="0"/>
              </w:numPr>
              <w:spacing w:line="0" w:lineRule="atLeast"/>
              <w:outlineLvl w:val="4"/>
              <w:rPr>
                <w:rFonts w:eastAsia="宋体"/>
                <w:szCs w:val="21"/>
                <w:rPrChange w:id="1400" w:author="吴潇" w:date="2014-12-22T14:17:00Z">
                  <w:rPr>
                    <w:rFonts w:eastAsia="黑体"/>
                  </w:rPr>
                </w:rPrChange>
              </w:rPr>
            </w:pPr>
            <w:r>
              <w:rPr>
                <w:szCs w:val="21"/>
                <w:rPrChange w:id="1401" w:author="吴潇" w:date="2014-12-22T14:17:00Z">
                  <w:rPr/>
                </w:rPrChange>
              </w:rPr>
              <w:t>AN21</w:t>
            </w:r>
          </w:p>
        </w:tc>
        <w:tc>
          <w:tcPr>
            <w:tcW w:w="5211" w:type="dxa"/>
            <w:vAlign w:val="center"/>
          </w:tcPr>
          <w:p>
            <w:pPr>
              <w:numPr>
                <w:ilvl w:val="0"/>
                <w:numId w:val="0"/>
              </w:numPr>
              <w:outlineLvl w:val="4"/>
              <w:rPr>
                <w:rFonts w:ascii="Times New Roman" w:hAnsi="Times New Roman" w:eastAsia="宋体"/>
                <w:szCs w:val="21"/>
                <w:rPrChange w:id="1402" w:author="吴潇" w:date="2014-12-22T14:17:00Z">
                  <w:rPr>
                    <w:rFonts w:ascii="宋体" w:hAnsi="宋体" w:eastAsia="黑体"/>
                    <w:szCs w:val="21"/>
                  </w:rPr>
                </w:rPrChange>
              </w:rPr>
            </w:pPr>
            <w:r>
              <w:rPr>
                <w:rFonts w:hint="eastAsia" w:ascii="Times New Roman" w:hAnsi="Times New Roman"/>
                <w:szCs w:val="21"/>
                <w:rPrChange w:id="1403" w:author="吴潇" w:date="2014-12-22T14:17:00Z">
                  <w:rPr>
                    <w:rFonts w:hint="eastAsia" w:ascii="宋体" w:hAnsi="宋体"/>
                    <w:szCs w:val="21"/>
                  </w:rPr>
                </w:rPrChange>
              </w:rPr>
              <w:t>由银联返回，用于在后续类交易中唯一标识一笔交易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05" w:author="吴潇" w:date="2014-12-25T17:02:00Z">
                  <w:rPr>
                    <w:rFonts w:eastAsia="黑体"/>
                  </w:rPr>
                </w:rPrChange>
              </w:rPr>
              <w:pPrChange w:id="1404" w:author="吴潇" w:date="2014-12-25T17:02:00Z">
                <w:pPr>
                  <w:numPr>
                    <w:ilvl w:val="0"/>
                    <w:numId w:val="0"/>
                  </w:numPr>
                  <w:tabs>
                    <w:tab w:val="clear" w:pos="360"/>
                    <w:tab w:val="clear" w:pos="784"/>
                  </w:tabs>
                  <w:spacing w:line="0" w:lineRule="atLeast"/>
                  <w:outlineLvl w:val="4"/>
                </w:pPr>
              </w:pPrChange>
            </w:pPr>
            <w:del w:id="1406" w:author="吴潇" w:date="2014-12-25T17:02:00Z">
              <w:r>
                <w:rPr>
                  <w:szCs w:val="21"/>
                </w:rPr>
                <w:delText>64</w:delText>
              </w:r>
            </w:del>
          </w:p>
        </w:tc>
        <w:tc>
          <w:tcPr>
            <w:tcW w:w="1180" w:type="dxa"/>
            <w:vAlign w:val="center"/>
          </w:tcPr>
          <w:p>
            <w:pPr>
              <w:numPr>
                <w:ilvl w:val="0"/>
                <w:numId w:val="0"/>
              </w:numPr>
              <w:spacing w:line="0" w:lineRule="atLeast"/>
              <w:outlineLvl w:val="4"/>
              <w:rPr>
                <w:rFonts w:eastAsia="宋体"/>
                <w:szCs w:val="21"/>
                <w:rPrChange w:id="1407" w:author="吴潇" w:date="2014-12-22T14:17:00Z">
                  <w:rPr>
                    <w:rFonts w:eastAsia="黑体"/>
                  </w:rPr>
                </w:rPrChange>
              </w:rPr>
            </w:pPr>
            <w:r>
              <w:rPr>
                <w:rFonts w:hint="eastAsia"/>
                <w:szCs w:val="21"/>
                <w:rPrChange w:id="1408" w:author="吴潇" w:date="2014-12-22T14:17:00Z">
                  <w:rPr>
                    <w:rFonts w:hint="eastAsia"/>
                  </w:rPr>
                </w:rPrChange>
              </w:rPr>
              <w:t>原交易查询流水号</w:t>
            </w:r>
          </w:p>
        </w:tc>
        <w:tc>
          <w:tcPr>
            <w:tcW w:w="1573" w:type="dxa"/>
            <w:vAlign w:val="center"/>
          </w:tcPr>
          <w:p>
            <w:pPr>
              <w:numPr>
                <w:ilvl w:val="0"/>
                <w:numId w:val="0"/>
              </w:numPr>
              <w:spacing w:line="0" w:lineRule="atLeast"/>
              <w:outlineLvl w:val="4"/>
              <w:rPr>
                <w:rFonts w:eastAsia="宋体"/>
                <w:szCs w:val="21"/>
                <w:rPrChange w:id="1409" w:author="吴潇" w:date="2014-12-22T14:17:00Z">
                  <w:rPr>
                    <w:rFonts w:eastAsia="黑体"/>
                  </w:rPr>
                </w:rPrChange>
              </w:rPr>
            </w:pPr>
            <w:r>
              <w:rPr>
                <w:szCs w:val="21"/>
                <w:rPrChange w:id="1410" w:author="吴潇" w:date="2014-12-22T14:17:00Z">
                  <w:rPr/>
                </w:rPrChange>
              </w:rPr>
              <w:t>origQryId</w:t>
            </w:r>
          </w:p>
        </w:tc>
        <w:tc>
          <w:tcPr>
            <w:tcW w:w="992" w:type="dxa"/>
            <w:vAlign w:val="center"/>
          </w:tcPr>
          <w:p>
            <w:pPr>
              <w:numPr>
                <w:ilvl w:val="0"/>
                <w:numId w:val="0"/>
              </w:numPr>
              <w:spacing w:line="0" w:lineRule="atLeast"/>
              <w:outlineLvl w:val="4"/>
              <w:rPr>
                <w:rFonts w:eastAsia="宋体"/>
                <w:szCs w:val="21"/>
                <w:rPrChange w:id="1411" w:author="吴潇" w:date="2014-12-22T14:17:00Z">
                  <w:rPr>
                    <w:rFonts w:eastAsia="黑体"/>
                  </w:rPr>
                </w:rPrChange>
              </w:rPr>
            </w:pPr>
            <w:r>
              <w:rPr>
                <w:szCs w:val="21"/>
                <w:rPrChange w:id="1412" w:author="吴潇" w:date="2014-12-22T14:17:00Z">
                  <w:rPr/>
                </w:rPrChange>
              </w:rPr>
              <w:t>AN21</w:t>
            </w:r>
          </w:p>
        </w:tc>
        <w:tc>
          <w:tcPr>
            <w:tcW w:w="5211" w:type="dxa"/>
            <w:vAlign w:val="center"/>
          </w:tcPr>
          <w:p>
            <w:pPr>
              <w:numPr>
                <w:ilvl w:val="0"/>
                <w:numId w:val="0"/>
              </w:numPr>
              <w:outlineLvl w:val="4"/>
              <w:rPr>
                <w:rFonts w:eastAsia="宋体"/>
                <w:szCs w:val="21"/>
                <w:rPrChange w:id="1413" w:author="吴潇" w:date="2014-12-22T14:17:00Z">
                  <w:rPr>
                    <w:rFonts w:eastAsia="黑体"/>
                  </w:rPr>
                </w:rPrChange>
              </w:rPr>
            </w:pPr>
            <w:r>
              <w:rPr>
                <w:rFonts w:hint="eastAsia"/>
                <w:szCs w:val="21"/>
                <w:rPrChange w:id="1414"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16" w:author="吴潇" w:date="2014-12-25T17:02:00Z">
                  <w:rPr>
                    <w:rFonts w:eastAsia="黑体"/>
                  </w:rPr>
                </w:rPrChange>
              </w:rPr>
              <w:pPrChange w:id="1415" w:author="吴潇" w:date="2014-12-25T17:02:00Z">
                <w:pPr>
                  <w:numPr>
                    <w:ilvl w:val="0"/>
                    <w:numId w:val="0"/>
                  </w:numPr>
                  <w:tabs>
                    <w:tab w:val="clear" w:pos="360"/>
                    <w:tab w:val="clear" w:pos="784"/>
                  </w:tabs>
                  <w:spacing w:line="0" w:lineRule="atLeast"/>
                  <w:outlineLvl w:val="4"/>
                </w:pPr>
              </w:pPrChange>
            </w:pPr>
            <w:del w:id="1417" w:author="吴潇" w:date="2014-12-25T17:02:00Z">
              <w:r>
                <w:rPr>
                  <w:szCs w:val="21"/>
                </w:rPr>
                <w:delText>65</w:delText>
              </w:r>
            </w:del>
          </w:p>
        </w:tc>
        <w:tc>
          <w:tcPr>
            <w:tcW w:w="1180" w:type="dxa"/>
            <w:vAlign w:val="center"/>
          </w:tcPr>
          <w:p>
            <w:pPr>
              <w:numPr>
                <w:ilvl w:val="0"/>
                <w:numId w:val="0"/>
              </w:numPr>
              <w:spacing w:line="0" w:lineRule="atLeast"/>
              <w:outlineLvl w:val="4"/>
              <w:rPr>
                <w:rFonts w:eastAsia="宋体"/>
                <w:szCs w:val="21"/>
                <w:rPrChange w:id="1418" w:author="吴潇" w:date="2014-12-22T14:17:00Z">
                  <w:rPr>
                    <w:rFonts w:eastAsia="黑体"/>
                  </w:rPr>
                </w:rPrChange>
              </w:rPr>
            </w:pPr>
            <w:r>
              <w:rPr>
                <w:rFonts w:hint="eastAsia"/>
                <w:szCs w:val="21"/>
                <w:rPrChange w:id="1419" w:author="吴潇" w:date="2014-12-22T14:17:00Z">
                  <w:rPr>
                    <w:rFonts w:hint="eastAsia"/>
                  </w:rPr>
                </w:rPrChange>
              </w:rPr>
              <w:t>系统跟踪号</w:t>
            </w:r>
          </w:p>
        </w:tc>
        <w:tc>
          <w:tcPr>
            <w:tcW w:w="1573" w:type="dxa"/>
            <w:vAlign w:val="center"/>
          </w:tcPr>
          <w:p>
            <w:pPr>
              <w:numPr>
                <w:ilvl w:val="0"/>
                <w:numId w:val="0"/>
              </w:numPr>
              <w:spacing w:line="0" w:lineRule="atLeast"/>
              <w:outlineLvl w:val="4"/>
              <w:rPr>
                <w:rFonts w:eastAsia="宋体"/>
                <w:szCs w:val="21"/>
                <w:rPrChange w:id="1420" w:author="吴潇" w:date="2014-12-22T14:17:00Z">
                  <w:rPr>
                    <w:rFonts w:eastAsia="黑体"/>
                  </w:rPr>
                </w:rPrChange>
              </w:rPr>
            </w:pPr>
            <w:r>
              <w:rPr>
                <w:szCs w:val="21"/>
                <w:rPrChange w:id="1421" w:author="吴潇" w:date="2014-12-22T14:17:00Z">
                  <w:rPr/>
                </w:rPrChange>
              </w:rPr>
              <w:t>traceNo</w:t>
            </w:r>
          </w:p>
        </w:tc>
        <w:tc>
          <w:tcPr>
            <w:tcW w:w="992" w:type="dxa"/>
            <w:vAlign w:val="center"/>
          </w:tcPr>
          <w:p>
            <w:pPr>
              <w:numPr>
                <w:ilvl w:val="0"/>
                <w:numId w:val="0"/>
              </w:numPr>
              <w:spacing w:line="0" w:lineRule="atLeast"/>
              <w:outlineLvl w:val="4"/>
              <w:rPr>
                <w:rFonts w:eastAsia="宋体"/>
                <w:szCs w:val="21"/>
                <w:rPrChange w:id="1422" w:author="吴潇" w:date="2014-12-22T14:17:00Z">
                  <w:rPr>
                    <w:rFonts w:eastAsia="黑体"/>
                  </w:rPr>
                </w:rPrChange>
              </w:rPr>
            </w:pPr>
            <w:r>
              <w:rPr>
                <w:szCs w:val="21"/>
                <w:rPrChange w:id="1423" w:author="吴潇" w:date="2014-12-22T14:17:00Z">
                  <w:rPr/>
                </w:rPrChange>
              </w:rPr>
              <w:t>N6</w:t>
            </w:r>
          </w:p>
        </w:tc>
        <w:tc>
          <w:tcPr>
            <w:tcW w:w="5211" w:type="dxa"/>
            <w:vAlign w:val="center"/>
          </w:tcPr>
          <w:p>
            <w:pPr>
              <w:numPr>
                <w:ilvl w:val="0"/>
                <w:numId w:val="0"/>
              </w:numPr>
              <w:outlineLvl w:val="4"/>
              <w:rPr>
                <w:rFonts w:eastAsia="宋体"/>
                <w:szCs w:val="21"/>
                <w:rPrChange w:id="1424" w:author="吴潇" w:date="2014-12-22T14:17:00Z">
                  <w:rPr>
                    <w:rFonts w:eastAsia="黑体"/>
                  </w:rPr>
                </w:rPrChange>
              </w:rPr>
            </w:pPr>
            <w:r>
              <w:rPr>
                <w:rFonts w:hint="eastAsia"/>
                <w:szCs w:val="21"/>
                <w:rPrChange w:id="1425"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27" w:author="吴潇" w:date="2014-12-25T17:02:00Z">
                  <w:rPr>
                    <w:rFonts w:eastAsia="黑体"/>
                  </w:rPr>
                </w:rPrChange>
              </w:rPr>
              <w:pPrChange w:id="1426" w:author="吴潇" w:date="2014-12-25T17:02:00Z">
                <w:pPr>
                  <w:numPr>
                    <w:ilvl w:val="0"/>
                    <w:numId w:val="0"/>
                  </w:numPr>
                  <w:tabs>
                    <w:tab w:val="clear" w:pos="360"/>
                    <w:tab w:val="clear" w:pos="784"/>
                  </w:tabs>
                  <w:spacing w:line="0" w:lineRule="atLeast"/>
                  <w:outlineLvl w:val="4"/>
                </w:pPr>
              </w:pPrChange>
            </w:pPr>
            <w:del w:id="1428" w:author="吴潇" w:date="2014-12-25T17:02:00Z">
              <w:r>
                <w:rPr>
                  <w:szCs w:val="21"/>
                </w:rPr>
                <w:delText>66</w:delText>
              </w:r>
            </w:del>
          </w:p>
        </w:tc>
        <w:tc>
          <w:tcPr>
            <w:tcW w:w="1180" w:type="dxa"/>
            <w:vAlign w:val="center"/>
          </w:tcPr>
          <w:p>
            <w:pPr>
              <w:numPr>
                <w:ilvl w:val="0"/>
                <w:numId w:val="0"/>
              </w:numPr>
              <w:spacing w:line="0" w:lineRule="atLeast"/>
              <w:outlineLvl w:val="4"/>
              <w:rPr>
                <w:rFonts w:eastAsia="宋体"/>
                <w:szCs w:val="21"/>
                <w:rPrChange w:id="1429" w:author="吴潇" w:date="2014-12-22T14:17:00Z">
                  <w:rPr>
                    <w:rFonts w:eastAsia="黑体"/>
                  </w:rPr>
                </w:rPrChange>
              </w:rPr>
            </w:pPr>
            <w:r>
              <w:rPr>
                <w:rFonts w:hint="eastAsia"/>
                <w:szCs w:val="21"/>
                <w:rPrChange w:id="1430" w:author="吴潇" w:date="2014-12-22T14:17:00Z">
                  <w:rPr>
                    <w:rFonts w:hint="eastAsia"/>
                  </w:rPr>
                </w:rPrChange>
              </w:rPr>
              <w:t>交易传输时间</w:t>
            </w:r>
          </w:p>
        </w:tc>
        <w:tc>
          <w:tcPr>
            <w:tcW w:w="1573" w:type="dxa"/>
            <w:vAlign w:val="center"/>
          </w:tcPr>
          <w:p>
            <w:pPr>
              <w:numPr>
                <w:ilvl w:val="0"/>
                <w:numId w:val="0"/>
              </w:numPr>
              <w:spacing w:line="0" w:lineRule="atLeast"/>
              <w:outlineLvl w:val="4"/>
              <w:rPr>
                <w:rFonts w:eastAsia="宋体"/>
                <w:szCs w:val="21"/>
                <w:rPrChange w:id="1431" w:author="吴潇" w:date="2014-12-22T14:17:00Z">
                  <w:rPr>
                    <w:rFonts w:eastAsia="黑体"/>
                  </w:rPr>
                </w:rPrChange>
              </w:rPr>
            </w:pPr>
            <w:r>
              <w:rPr>
                <w:szCs w:val="21"/>
                <w:rPrChange w:id="1432" w:author="吴潇" w:date="2014-12-22T14:17:00Z">
                  <w:rPr/>
                </w:rPrChange>
              </w:rPr>
              <w:t>traceTime</w:t>
            </w:r>
          </w:p>
        </w:tc>
        <w:tc>
          <w:tcPr>
            <w:tcW w:w="992" w:type="dxa"/>
            <w:vAlign w:val="center"/>
          </w:tcPr>
          <w:p>
            <w:pPr>
              <w:numPr>
                <w:ilvl w:val="0"/>
                <w:numId w:val="0"/>
              </w:numPr>
              <w:spacing w:line="0" w:lineRule="atLeast"/>
              <w:outlineLvl w:val="4"/>
              <w:rPr>
                <w:rFonts w:eastAsia="宋体"/>
                <w:szCs w:val="21"/>
                <w:rPrChange w:id="1433" w:author="吴潇" w:date="2014-12-22T14:17:00Z">
                  <w:rPr>
                    <w:rFonts w:eastAsia="黑体"/>
                  </w:rPr>
                </w:rPrChange>
              </w:rPr>
            </w:pPr>
            <w:r>
              <w:rPr>
                <w:szCs w:val="21"/>
                <w:rPrChange w:id="1434" w:author="吴潇" w:date="2014-12-22T14:17:00Z">
                  <w:rPr/>
                </w:rPrChange>
              </w:rPr>
              <w:t>MMDDhhmmss</w:t>
            </w:r>
          </w:p>
        </w:tc>
        <w:tc>
          <w:tcPr>
            <w:tcW w:w="5211" w:type="dxa"/>
            <w:vAlign w:val="center"/>
          </w:tcPr>
          <w:p>
            <w:pPr>
              <w:numPr>
                <w:ilvl w:val="0"/>
                <w:numId w:val="0"/>
              </w:numPr>
              <w:outlineLvl w:val="4"/>
              <w:rPr>
                <w:rFonts w:eastAsia="宋体"/>
                <w:szCs w:val="21"/>
                <w:rPrChange w:id="1435" w:author="吴潇" w:date="2014-12-22T14:17:00Z">
                  <w:rPr>
                    <w:rFonts w:eastAsia="黑体"/>
                  </w:rPr>
                </w:rPrChange>
              </w:rPr>
            </w:pPr>
            <w:r>
              <w:rPr>
                <w:rFonts w:hint="eastAsia"/>
                <w:szCs w:val="21"/>
                <w:rPrChange w:id="1436"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38" w:author="吴潇" w:date="2014-12-25T17:02:00Z">
                  <w:rPr>
                    <w:rFonts w:eastAsia="黑体"/>
                  </w:rPr>
                </w:rPrChange>
              </w:rPr>
              <w:pPrChange w:id="1437" w:author="吴潇" w:date="2014-12-25T17:02:00Z">
                <w:pPr>
                  <w:numPr>
                    <w:ilvl w:val="0"/>
                    <w:numId w:val="0"/>
                  </w:numPr>
                  <w:tabs>
                    <w:tab w:val="clear" w:pos="360"/>
                    <w:tab w:val="clear" w:pos="784"/>
                  </w:tabs>
                  <w:spacing w:line="0" w:lineRule="atLeast"/>
                  <w:outlineLvl w:val="4"/>
                </w:pPr>
              </w:pPrChange>
            </w:pPr>
            <w:del w:id="1439" w:author="吴潇" w:date="2014-12-25T17:02:00Z">
              <w:r>
                <w:rPr>
                  <w:szCs w:val="21"/>
                </w:rPr>
                <w:delText>67</w:delText>
              </w:r>
            </w:del>
          </w:p>
        </w:tc>
        <w:tc>
          <w:tcPr>
            <w:tcW w:w="1180" w:type="dxa"/>
            <w:vAlign w:val="center"/>
          </w:tcPr>
          <w:p>
            <w:pPr>
              <w:numPr>
                <w:ilvl w:val="0"/>
                <w:numId w:val="0"/>
              </w:numPr>
              <w:spacing w:line="0" w:lineRule="atLeast"/>
              <w:outlineLvl w:val="4"/>
              <w:rPr>
                <w:rFonts w:eastAsia="宋体"/>
                <w:szCs w:val="21"/>
                <w:rPrChange w:id="1440" w:author="吴潇" w:date="2014-12-22T14:17:00Z">
                  <w:rPr>
                    <w:rFonts w:eastAsia="黑体"/>
                  </w:rPr>
                </w:rPrChange>
              </w:rPr>
            </w:pPr>
            <w:r>
              <w:rPr>
                <w:rFonts w:hint="eastAsia"/>
                <w:szCs w:val="21"/>
                <w:rPrChange w:id="1441" w:author="吴潇" w:date="2014-12-22T14:17:00Z">
                  <w:rPr>
                    <w:rFonts w:hint="eastAsia"/>
                  </w:rPr>
                </w:rPrChange>
              </w:rPr>
              <w:t>清算日期</w:t>
            </w:r>
          </w:p>
        </w:tc>
        <w:tc>
          <w:tcPr>
            <w:tcW w:w="1573" w:type="dxa"/>
            <w:vAlign w:val="center"/>
          </w:tcPr>
          <w:p>
            <w:pPr>
              <w:numPr>
                <w:ilvl w:val="0"/>
                <w:numId w:val="0"/>
              </w:numPr>
              <w:spacing w:line="0" w:lineRule="atLeast"/>
              <w:outlineLvl w:val="4"/>
              <w:rPr>
                <w:rFonts w:eastAsia="宋体"/>
                <w:szCs w:val="21"/>
                <w:rPrChange w:id="1442" w:author="吴潇" w:date="2014-12-22T14:17:00Z">
                  <w:rPr>
                    <w:rFonts w:eastAsia="黑体"/>
                  </w:rPr>
                </w:rPrChange>
              </w:rPr>
            </w:pPr>
            <w:r>
              <w:rPr>
                <w:szCs w:val="21"/>
                <w:rPrChange w:id="1443" w:author="吴潇" w:date="2014-12-22T14:17:00Z">
                  <w:rPr/>
                </w:rPrChange>
              </w:rPr>
              <w:t>settleDate</w:t>
            </w:r>
          </w:p>
        </w:tc>
        <w:tc>
          <w:tcPr>
            <w:tcW w:w="992" w:type="dxa"/>
            <w:vAlign w:val="center"/>
          </w:tcPr>
          <w:p>
            <w:pPr>
              <w:numPr>
                <w:ilvl w:val="0"/>
                <w:numId w:val="0"/>
              </w:numPr>
              <w:spacing w:line="0" w:lineRule="atLeast"/>
              <w:outlineLvl w:val="4"/>
              <w:rPr>
                <w:rFonts w:eastAsia="宋体"/>
                <w:szCs w:val="21"/>
                <w:rPrChange w:id="1444" w:author="吴潇" w:date="2014-12-22T14:17:00Z">
                  <w:rPr>
                    <w:rFonts w:eastAsia="黑体"/>
                  </w:rPr>
                </w:rPrChange>
              </w:rPr>
            </w:pPr>
            <w:r>
              <w:rPr>
                <w:szCs w:val="21"/>
                <w:rPrChange w:id="1445" w:author="吴潇" w:date="2014-12-22T14:17:00Z">
                  <w:rPr/>
                </w:rPrChange>
              </w:rPr>
              <w:t>MMDD</w:t>
            </w:r>
          </w:p>
        </w:tc>
        <w:tc>
          <w:tcPr>
            <w:tcW w:w="5211" w:type="dxa"/>
            <w:vAlign w:val="center"/>
          </w:tcPr>
          <w:p>
            <w:pPr>
              <w:numPr>
                <w:ilvl w:val="0"/>
                <w:numId w:val="0"/>
              </w:numPr>
              <w:outlineLvl w:val="4"/>
              <w:rPr>
                <w:rFonts w:eastAsia="宋体"/>
                <w:szCs w:val="21"/>
                <w:rPrChange w:id="1446" w:author="吴潇" w:date="2014-12-22T14:17:00Z">
                  <w:rPr>
                    <w:rFonts w:eastAsia="黑体"/>
                  </w:rPr>
                </w:rPrChange>
              </w:rPr>
            </w:pPr>
            <w:r>
              <w:rPr>
                <w:rFonts w:hint="eastAsia"/>
                <w:szCs w:val="21"/>
                <w:rPrChange w:id="1447"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49" w:author="吴潇" w:date="2014-12-25T17:02:00Z">
                  <w:rPr>
                    <w:rFonts w:eastAsia="黑体"/>
                  </w:rPr>
                </w:rPrChange>
              </w:rPr>
              <w:pPrChange w:id="1448" w:author="吴潇" w:date="2014-12-25T17:02:00Z">
                <w:pPr>
                  <w:numPr>
                    <w:ilvl w:val="0"/>
                    <w:numId w:val="0"/>
                  </w:numPr>
                  <w:tabs>
                    <w:tab w:val="clear" w:pos="360"/>
                    <w:tab w:val="clear" w:pos="784"/>
                  </w:tabs>
                  <w:spacing w:line="0" w:lineRule="atLeast"/>
                  <w:outlineLvl w:val="4"/>
                </w:pPr>
              </w:pPrChange>
            </w:pPr>
            <w:del w:id="1450" w:author="吴潇" w:date="2014-12-25T17:02:00Z">
              <w:r>
                <w:rPr>
                  <w:szCs w:val="21"/>
                </w:rPr>
                <w:delText>68</w:delText>
              </w:r>
            </w:del>
          </w:p>
        </w:tc>
        <w:tc>
          <w:tcPr>
            <w:tcW w:w="1180" w:type="dxa"/>
            <w:vAlign w:val="center"/>
          </w:tcPr>
          <w:p>
            <w:pPr>
              <w:numPr>
                <w:ilvl w:val="0"/>
                <w:numId w:val="0"/>
              </w:numPr>
              <w:spacing w:line="0" w:lineRule="atLeast"/>
              <w:outlineLvl w:val="4"/>
              <w:rPr>
                <w:rFonts w:eastAsia="宋体"/>
                <w:szCs w:val="21"/>
                <w:rPrChange w:id="1451" w:author="吴潇" w:date="2014-12-22T14:17:00Z">
                  <w:rPr>
                    <w:rFonts w:eastAsia="黑体"/>
                  </w:rPr>
                </w:rPrChange>
              </w:rPr>
            </w:pPr>
            <w:r>
              <w:rPr>
                <w:rFonts w:hint="eastAsia"/>
                <w:szCs w:val="21"/>
                <w:rPrChange w:id="1452" w:author="吴潇" w:date="2014-12-22T14:17:00Z">
                  <w:rPr>
                    <w:rFonts w:hint="eastAsia"/>
                  </w:rPr>
                </w:rPrChange>
              </w:rPr>
              <w:t>清算币种</w:t>
            </w:r>
          </w:p>
        </w:tc>
        <w:tc>
          <w:tcPr>
            <w:tcW w:w="1573" w:type="dxa"/>
            <w:vAlign w:val="center"/>
          </w:tcPr>
          <w:p>
            <w:pPr>
              <w:numPr>
                <w:ilvl w:val="0"/>
                <w:numId w:val="0"/>
              </w:numPr>
              <w:spacing w:line="0" w:lineRule="atLeast"/>
              <w:outlineLvl w:val="4"/>
              <w:rPr>
                <w:rFonts w:eastAsia="宋体"/>
                <w:szCs w:val="21"/>
                <w:rPrChange w:id="1453" w:author="吴潇" w:date="2014-12-22T14:17:00Z">
                  <w:rPr>
                    <w:rFonts w:eastAsia="黑体"/>
                  </w:rPr>
                </w:rPrChange>
              </w:rPr>
            </w:pPr>
            <w:r>
              <w:rPr>
                <w:szCs w:val="21"/>
                <w:rPrChange w:id="1454" w:author="吴潇" w:date="2014-12-22T14:17:00Z">
                  <w:rPr/>
                </w:rPrChange>
              </w:rPr>
              <w:t>settleCurrencyCode</w:t>
            </w:r>
          </w:p>
        </w:tc>
        <w:tc>
          <w:tcPr>
            <w:tcW w:w="992" w:type="dxa"/>
            <w:vAlign w:val="center"/>
          </w:tcPr>
          <w:p>
            <w:pPr>
              <w:numPr>
                <w:ilvl w:val="0"/>
                <w:numId w:val="0"/>
              </w:numPr>
              <w:spacing w:line="0" w:lineRule="atLeast"/>
              <w:outlineLvl w:val="4"/>
              <w:rPr>
                <w:rFonts w:eastAsia="宋体"/>
                <w:szCs w:val="21"/>
                <w:rPrChange w:id="1455" w:author="吴潇" w:date="2014-12-22T14:17:00Z">
                  <w:rPr>
                    <w:rFonts w:eastAsia="黑体"/>
                  </w:rPr>
                </w:rPrChange>
              </w:rPr>
            </w:pPr>
            <w:r>
              <w:rPr>
                <w:szCs w:val="21"/>
                <w:rPrChange w:id="1456" w:author="吴潇" w:date="2014-12-22T14:17:00Z">
                  <w:rPr/>
                </w:rPrChange>
              </w:rPr>
              <w:t>AN3</w:t>
            </w:r>
          </w:p>
        </w:tc>
        <w:tc>
          <w:tcPr>
            <w:tcW w:w="5211" w:type="dxa"/>
            <w:vAlign w:val="center"/>
          </w:tcPr>
          <w:p>
            <w:pPr>
              <w:numPr>
                <w:ilvl w:val="0"/>
                <w:numId w:val="0"/>
              </w:numPr>
              <w:outlineLvl w:val="4"/>
              <w:rPr>
                <w:rFonts w:eastAsia="宋体"/>
                <w:szCs w:val="21"/>
                <w:rPrChange w:id="1457" w:author="吴潇" w:date="2014-12-22T14:17:00Z">
                  <w:rPr>
                    <w:rFonts w:eastAsia="黑体"/>
                  </w:rPr>
                </w:rPrChange>
              </w:rPr>
            </w:pPr>
            <w:r>
              <w:rPr>
                <w:rFonts w:hint="eastAsia"/>
                <w:szCs w:val="21"/>
                <w:rPrChange w:id="1458"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60" w:author="吴潇" w:date="2014-12-25T17:02:00Z">
                  <w:rPr>
                    <w:rFonts w:eastAsia="黑体"/>
                  </w:rPr>
                </w:rPrChange>
              </w:rPr>
              <w:pPrChange w:id="1459" w:author="吴潇" w:date="2014-12-25T17:02:00Z">
                <w:pPr>
                  <w:numPr>
                    <w:ilvl w:val="0"/>
                    <w:numId w:val="0"/>
                  </w:numPr>
                  <w:tabs>
                    <w:tab w:val="clear" w:pos="360"/>
                    <w:tab w:val="clear" w:pos="784"/>
                  </w:tabs>
                  <w:spacing w:line="0" w:lineRule="atLeast"/>
                  <w:outlineLvl w:val="4"/>
                </w:pPr>
              </w:pPrChange>
            </w:pPr>
            <w:del w:id="1461" w:author="吴潇" w:date="2014-12-25T17:02:00Z">
              <w:r>
                <w:rPr>
                  <w:szCs w:val="21"/>
                </w:rPr>
                <w:delText>69</w:delText>
              </w:r>
            </w:del>
          </w:p>
        </w:tc>
        <w:tc>
          <w:tcPr>
            <w:tcW w:w="1180" w:type="dxa"/>
            <w:vAlign w:val="center"/>
          </w:tcPr>
          <w:p>
            <w:pPr>
              <w:numPr>
                <w:ilvl w:val="0"/>
                <w:numId w:val="0"/>
              </w:numPr>
              <w:spacing w:line="0" w:lineRule="atLeast"/>
              <w:outlineLvl w:val="4"/>
              <w:rPr>
                <w:rFonts w:eastAsia="宋体"/>
                <w:szCs w:val="21"/>
                <w:rPrChange w:id="1462" w:author="吴潇" w:date="2014-12-22T14:17:00Z">
                  <w:rPr>
                    <w:rFonts w:eastAsia="黑体"/>
                  </w:rPr>
                </w:rPrChange>
              </w:rPr>
            </w:pPr>
            <w:r>
              <w:rPr>
                <w:rFonts w:hint="eastAsia"/>
                <w:szCs w:val="21"/>
                <w:rPrChange w:id="1463" w:author="吴潇" w:date="2014-12-22T14:17:00Z">
                  <w:rPr>
                    <w:rFonts w:hint="eastAsia"/>
                  </w:rPr>
                </w:rPrChange>
              </w:rPr>
              <w:t>清算金额</w:t>
            </w:r>
          </w:p>
        </w:tc>
        <w:tc>
          <w:tcPr>
            <w:tcW w:w="1573" w:type="dxa"/>
            <w:vAlign w:val="center"/>
          </w:tcPr>
          <w:p>
            <w:pPr>
              <w:numPr>
                <w:ilvl w:val="0"/>
                <w:numId w:val="0"/>
              </w:numPr>
              <w:spacing w:line="0" w:lineRule="atLeast"/>
              <w:outlineLvl w:val="4"/>
              <w:rPr>
                <w:rFonts w:eastAsia="宋体"/>
                <w:szCs w:val="21"/>
                <w:rPrChange w:id="1464" w:author="吴潇" w:date="2014-12-22T14:17:00Z">
                  <w:rPr>
                    <w:rFonts w:eastAsia="黑体"/>
                  </w:rPr>
                </w:rPrChange>
              </w:rPr>
            </w:pPr>
            <w:r>
              <w:rPr>
                <w:szCs w:val="21"/>
                <w:rPrChange w:id="1465" w:author="吴潇" w:date="2014-12-22T14:17:00Z">
                  <w:rPr/>
                </w:rPrChange>
              </w:rPr>
              <w:t>settleAmt</w:t>
            </w:r>
          </w:p>
        </w:tc>
        <w:tc>
          <w:tcPr>
            <w:tcW w:w="992" w:type="dxa"/>
            <w:vAlign w:val="center"/>
          </w:tcPr>
          <w:p>
            <w:pPr>
              <w:numPr>
                <w:ilvl w:val="0"/>
                <w:numId w:val="0"/>
              </w:numPr>
              <w:spacing w:line="0" w:lineRule="atLeast"/>
              <w:outlineLvl w:val="4"/>
              <w:rPr>
                <w:rFonts w:eastAsia="宋体"/>
                <w:szCs w:val="21"/>
                <w:rPrChange w:id="1466" w:author="吴潇" w:date="2014-12-22T14:17:00Z">
                  <w:rPr>
                    <w:rFonts w:eastAsia="黑体"/>
                  </w:rPr>
                </w:rPrChange>
              </w:rPr>
            </w:pPr>
            <w:r>
              <w:rPr>
                <w:szCs w:val="21"/>
                <w:rPrChange w:id="1467" w:author="吴潇" w:date="2014-12-22T14:17:00Z">
                  <w:rPr/>
                </w:rPrChange>
              </w:rPr>
              <w:t>N1..12</w:t>
            </w:r>
          </w:p>
        </w:tc>
        <w:tc>
          <w:tcPr>
            <w:tcW w:w="5211" w:type="dxa"/>
            <w:vAlign w:val="center"/>
          </w:tcPr>
          <w:p>
            <w:pPr>
              <w:numPr>
                <w:ilvl w:val="0"/>
                <w:numId w:val="0"/>
              </w:numPr>
              <w:outlineLvl w:val="4"/>
              <w:rPr>
                <w:rFonts w:eastAsia="宋体"/>
                <w:szCs w:val="21"/>
                <w:rPrChange w:id="1468" w:author="吴潇" w:date="2014-12-22T14:17:00Z">
                  <w:rPr>
                    <w:rFonts w:eastAsia="黑体"/>
                  </w:rPr>
                </w:rPrChange>
              </w:rPr>
            </w:pPr>
            <w:r>
              <w:rPr>
                <w:rFonts w:hint="eastAsia"/>
                <w:szCs w:val="21"/>
                <w:rPrChange w:id="1469"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71" w:author="吴潇" w:date="2014-12-25T17:02:00Z">
                  <w:rPr>
                    <w:rFonts w:eastAsia="黑体"/>
                  </w:rPr>
                </w:rPrChange>
              </w:rPr>
              <w:pPrChange w:id="1470" w:author="吴潇" w:date="2014-12-25T17:02:00Z">
                <w:pPr>
                  <w:numPr>
                    <w:ilvl w:val="0"/>
                    <w:numId w:val="0"/>
                  </w:numPr>
                  <w:tabs>
                    <w:tab w:val="clear" w:pos="360"/>
                    <w:tab w:val="clear" w:pos="784"/>
                  </w:tabs>
                  <w:spacing w:line="0" w:lineRule="atLeast"/>
                  <w:outlineLvl w:val="4"/>
                </w:pPr>
              </w:pPrChange>
            </w:pPr>
            <w:del w:id="1472" w:author="吴潇" w:date="2014-12-25T17:02:00Z">
              <w:r>
                <w:rPr>
                  <w:szCs w:val="21"/>
                </w:rPr>
                <w:delText>70</w:delText>
              </w:r>
            </w:del>
          </w:p>
        </w:tc>
        <w:tc>
          <w:tcPr>
            <w:tcW w:w="1180" w:type="dxa"/>
            <w:vAlign w:val="center"/>
          </w:tcPr>
          <w:p>
            <w:pPr>
              <w:numPr>
                <w:ilvl w:val="0"/>
                <w:numId w:val="0"/>
              </w:numPr>
              <w:spacing w:line="0" w:lineRule="atLeast"/>
              <w:outlineLvl w:val="4"/>
              <w:rPr>
                <w:rFonts w:eastAsia="宋体"/>
                <w:szCs w:val="21"/>
                <w:rPrChange w:id="1473" w:author="吴潇" w:date="2014-12-22T14:17:00Z">
                  <w:rPr>
                    <w:rFonts w:eastAsia="黑体"/>
                  </w:rPr>
                </w:rPrChange>
              </w:rPr>
            </w:pPr>
            <w:r>
              <w:rPr>
                <w:rFonts w:hint="eastAsia"/>
                <w:szCs w:val="21"/>
                <w:rPrChange w:id="1474" w:author="吴潇" w:date="2014-12-22T14:17:00Z">
                  <w:rPr>
                    <w:rFonts w:hint="eastAsia"/>
                  </w:rPr>
                </w:rPrChange>
              </w:rPr>
              <w:t>清算汇率</w:t>
            </w:r>
          </w:p>
        </w:tc>
        <w:tc>
          <w:tcPr>
            <w:tcW w:w="1573" w:type="dxa"/>
            <w:vAlign w:val="center"/>
          </w:tcPr>
          <w:p>
            <w:pPr>
              <w:numPr>
                <w:ilvl w:val="0"/>
                <w:numId w:val="0"/>
              </w:numPr>
              <w:spacing w:line="0" w:lineRule="atLeast"/>
              <w:outlineLvl w:val="4"/>
              <w:rPr>
                <w:rFonts w:eastAsia="宋体"/>
                <w:szCs w:val="21"/>
                <w:rPrChange w:id="1475" w:author="吴潇" w:date="2014-12-22T14:17:00Z">
                  <w:rPr>
                    <w:rFonts w:eastAsia="黑体"/>
                  </w:rPr>
                </w:rPrChange>
              </w:rPr>
            </w:pPr>
            <w:r>
              <w:rPr>
                <w:szCs w:val="21"/>
                <w:rPrChange w:id="1476" w:author="吴潇" w:date="2014-12-22T14:17:00Z">
                  <w:rPr/>
                </w:rPrChange>
              </w:rPr>
              <w:t>exchangeRate</w:t>
            </w:r>
          </w:p>
        </w:tc>
        <w:tc>
          <w:tcPr>
            <w:tcW w:w="992" w:type="dxa"/>
            <w:vAlign w:val="center"/>
          </w:tcPr>
          <w:p>
            <w:pPr>
              <w:numPr>
                <w:ilvl w:val="0"/>
                <w:numId w:val="0"/>
              </w:numPr>
              <w:spacing w:line="0" w:lineRule="atLeast"/>
              <w:outlineLvl w:val="4"/>
              <w:rPr>
                <w:rFonts w:eastAsia="宋体"/>
                <w:szCs w:val="21"/>
                <w:rPrChange w:id="1477" w:author="吴潇" w:date="2014-12-22T14:17:00Z">
                  <w:rPr>
                    <w:rFonts w:eastAsia="黑体"/>
                  </w:rPr>
                </w:rPrChange>
              </w:rPr>
            </w:pPr>
            <w:r>
              <w:rPr>
                <w:szCs w:val="21"/>
                <w:rPrChange w:id="1478" w:author="吴潇" w:date="2014-12-22T14:17:00Z">
                  <w:rPr/>
                </w:rPrChange>
              </w:rPr>
              <w:t>N8</w:t>
            </w:r>
          </w:p>
        </w:tc>
        <w:tc>
          <w:tcPr>
            <w:tcW w:w="5211" w:type="dxa"/>
            <w:vAlign w:val="center"/>
          </w:tcPr>
          <w:p>
            <w:pPr>
              <w:numPr>
                <w:ilvl w:val="0"/>
                <w:numId w:val="0"/>
              </w:numPr>
              <w:outlineLvl w:val="4"/>
              <w:rPr>
                <w:rFonts w:eastAsia="宋体"/>
                <w:szCs w:val="21"/>
                <w:rPrChange w:id="1479" w:author="吴潇" w:date="2014-12-22T14:17:00Z">
                  <w:rPr>
                    <w:rFonts w:eastAsia="黑体"/>
                  </w:rPr>
                </w:rPrChange>
              </w:rPr>
            </w:pPr>
            <w:r>
              <w:rPr>
                <w:rFonts w:hint="eastAsia"/>
                <w:szCs w:val="21"/>
                <w:rPrChange w:id="1480" w:author="吴潇" w:date="2014-12-22T14:17:00Z">
                  <w:rPr>
                    <w:rFonts w:hint="eastAsia"/>
                  </w:rPr>
                </w:rPrChange>
              </w:rPr>
              <w:t>境外交易时返回</w:t>
            </w:r>
          </w:p>
          <w:p>
            <w:pPr>
              <w:numPr>
                <w:ilvl w:val="0"/>
                <w:numId w:val="0"/>
              </w:numPr>
              <w:rPr>
                <w:szCs w:val="21"/>
                <w:rPrChange w:id="1481" w:author="吴潇" w:date="2014-12-22T14:17:00Z">
                  <w:rPr/>
                </w:rPrChange>
              </w:rPr>
            </w:pPr>
            <w:r>
              <w:rPr>
                <w:rFonts w:hint="eastAsia"/>
                <w:szCs w:val="21"/>
                <w:rPrChange w:id="1482" w:author="吴潇" w:date="2014-12-22T14:17:00Z">
                  <w:rPr>
                    <w:rFonts w:hint="eastAsia"/>
                  </w:rPr>
                </w:rPrChange>
              </w:rPr>
              <w:t>格式为右对齐，无小数点</w:t>
            </w:r>
          </w:p>
          <w:p>
            <w:pPr>
              <w:numPr>
                <w:ilvl w:val="0"/>
                <w:numId w:val="0"/>
              </w:numPr>
              <w:rPr>
                <w:szCs w:val="21"/>
                <w:rPrChange w:id="1483" w:author="吴潇" w:date="2014-12-22T14:17:00Z">
                  <w:rPr/>
                </w:rPrChange>
              </w:rPr>
            </w:pPr>
            <w:r>
              <w:rPr>
                <w:rFonts w:hint="eastAsia"/>
                <w:szCs w:val="21"/>
                <w:rPrChange w:id="1484" w:author="吴潇" w:date="2014-12-22T14:17:00Z">
                  <w:rPr>
                    <w:rFonts w:hint="eastAsia"/>
                  </w:rPr>
                </w:rPrChange>
              </w:rPr>
              <w:t>小数位数由最左边一位数字表示，第二位至第八位指的是汇率的值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86" w:author="吴潇" w:date="2014-12-25T17:02:00Z">
                  <w:rPr>
                    <w:rFonts w:eastAsia="黑体"/>
                  </w:rPr>
                </w:rPrChange>
              </w:rPr>
              <w:pPrChange w:id="1485" w:author="吴潇" w:date="2014-12-25T17:02:00Z">
                <w:pPr>
                  <w:numPr>
                    <w:ilvl w:val="0"/>
                    <w:numId w:val="0"/>
                  </w:numPr>
                  <w:tabs>
                    <w:tab w:val="clear" w:pos="360"/>
                    <w:tab w:val="clear" w:pos="784"/>
                  </w:tabs>
                  <w:spacing w:line="0" w:lineRule="atLeast"/>
                  <w:outlineLvl w:val="4"/>
                </w:pPr>
              </w:pPrChange>
            </w:pPr>
            <w:del w:id="1487" w:author="吴潇" w:date="2014-12-25T17:02:00Z">
              <w:r>
                <w:rPr>
                  <w:szCs w:val="21"/>
                </w:rPr>
                <w:delText>71</w:delText>
              </w:r>
            </w:del>
          </w:p>
        </w:tc>
        <w:tc>
          <w:tcPr>
            <w:tcW w:w="1180" w:type="dxa"/>
            <w:vAlign w:val="center"/>
          </w:tcPr>
          <w:p>
            <w:pPr>
              <w:numPr>
                <w:ilvl w:val="0"/>
                <w:numId w:val="0"/>
              </w:numPr>
              <w:spacing w:line="0" w:lineRule="atLeast"/>
              <w:outlineLvl w:val="4"/>
              <w:rPr>
                <w:rFonts w:eastAsia="宋体"/>
                <w:szCs w:val="21"/>
                <w:rPrChange w:id="1488" w:author="吴潇" w:date="2014-12-22T14:17:00Z">
                  <w:rPr>
                    <w:rFonts w:eastAsia="黑体"/>
                  </w:rPr>
                </w:rPrChange>
              </w:rPr>
            </w:pPr>
            <w:r>
              <w:rPr>
                <w:rFonts w:hint="eastAsia"/>
                <w:szCs w:val="21"/>
                <w:rPrChange w:id="1489" w:author="吴潇" w:date="2014-12-22T14:17:00Z">
                  <w:rPr>
                    <w:rFonts w:hint="eastAsia"/>
                  </w:rPr>
                </w:rPrChange>
              </w:rPr>
              <w:t>兑换日期</w:t>
            </w:r>
          </w:p>
        </w:tc>
        <w:tc>
          <w:tcPr>
            <w:tcW w:w="1573" w:type="dxa"/>
            <w:vAlign w:val="center"/>
          </w:tcPr>
          <w:p>
            <w:pPr>
              <w:numPr>
                <w:ilvl w:val="0"/>
                <w:numId w:val="0"/>
              </w:numPr>
              <w:spacing w:line="0" w:lineRule="atLeast"/>
              <w:outlineLvl w:val="4"/>
              <w:rPr>
                <w:rFonts w:eastAsia="宋体"/>
                <w:szCs w:val="21"/>
                <w:rPrChange w:id="1490" w:author="吴潇" w:date="2014-12-22T14:17:00Z">
                  <w:rPr>
                    <w:rFonts w:eastAsia="黑体"/>
                  </w:rPr>
                </w:rPrChange>
              </w:rPr>
            </w:pPr>
            <w:r>
              <w:rPr>
                <w:szCs w:val="21"/>
                <w:rPrChange w:id="1491" w:author="吴潇" w:date="2014-12-22T14:17:00Z">
                  <w:rPr/>
                </w:rPrChange>
              </w:rPr>
              <w:t>exchangeDate</w:t>
            </w:r>
          </w:p>
        </w:tc>
        <w:tc>
          <w:tcPr>
            <w:tcW w:w="992" w:type="dxa"/>
            <w:vAlign w:val="center"/>
          </w:tcPr>
          <w:p>
            <w:pPr>
              <w:numPr>
                <w:ilvl w:val="0"/>
                <w:numId w:val="0"/>
              </w:numPr>
              <w:spacing w:line="0" w:lineRule="atLeast"/>
              <w:outlineLvl w:val="4"/>
              <w:rPr>
                <w:rFonts w:eastAsia="宋体"/>
                <w:szCs w:val="21"/>
                <w:rPrChange w:id="1492" w:author="吴潇" w:date="2014-12-22T14:17:00Z">
                  <w:rPr>
                    <w:rFonts w:eastAsia="黑体"/>
                  </w:rPr>
                </w:rPrChange>
              </w:rPr>
            </w:pPr>
            <w:r>
              <w:rPr>
                <w:szCs w:val="21"/>
                <w:rPrChange w:id="1493" w:author="吴潇" w:date="2014-12-22T14:17:00Z">
                  <w:rPr/>
                </w:rPrChange>
              </w:rPr>
              <w:t>YYYYMMDD</w:t>
            </w:r>
          </w:p>
        </w:tc>
        <w:tc>
          <w:tcPr>
            <w:tcW w:w="5211" w:type="dxa"/>
            <w:vAlign w:val="center"/>
          </w:tcPr>
          <w:p>
            <w:pPr>
              <w:numPr>
                <w:ilvl w:val="0"/>
                <w:numId w:val="0"/>
              </w:numPr>
              <w:outlineLvl w:val="4"/>
              <w:rPr>
                <w:rFonts w:eastAsia="宋体"/>
                <w:szCs w:val="21"/>
                <w:rPrChange w:id="1494" w:author="吴潇" w:date="2014-12-22T14:17:00Z">
                  <w:rPr>
                    <w:rFonts w:eastAsia="黑体"/>
                  </w:rPr>
                </w:rPrChange>
              </w:rPr>
            </w:pPr>
            <w:r>
              <w:rPr>
                <w:rFonts w:hint="eastAsia"/>
                <w:szCs w:val="21"/>
                <w:rPrChange w:id="1495" w:author="吴潇" w:date="2014-12-22T14:17:00Z">
                  <w:rPr>
                    <w:rFonts w:hint="eastAsia"/>
                  </w:rPr>
                </w:rPrChange>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497" w:author="吴潇" w:date="2014-12-25T17:02:00Z">
                  <w:rPr>
                    <w:rFonts w:eastAsia="黑体"/>
                  </w:rPr>
                </w:rPrChange>
              </w:rPr>
              <w:pPrChange w:id="1496" w:author="吴潇" w:date="2014-12-25T17:02:00Z">
                <w:pPr>
                  <w:numPr>
                    <w:ilvl w:val="0"/>
                    <w:numId w:val="0"/>
                  </w:numPr>
                  <w:tabs>
                    <w:tab w:val="clear" w:pos="360"/>
                    <w:tab w:val="clear" w:pos="784"/>
                  </w:tabs>
                  <w:spacing w:line="0" w:lineRule="atLeast"/>
                  <w:outlineLvl w:val="4"/>
                </w:pPr>
              </w:pPrChange>
            </w:pPr>
            <w:del w:id="1498" w:author="吴潇" w:date="2014-12-25T17:02:00Z">
              <w:r>
                <w:rPr>
                  <w:szCs w:val="21"/>
                </w:rPr>
                <w:delText>72</w:delText>
              </w:r>
            </w:del>
          </w:p>
        </w:tc>
        <w:tc>
          <w:tcPr>
            <w:tcW w:w="1180" w:type="dxa"/>
            <w:vAlign w:val="center"/>
          </w:tcPr>
          <w:p>
            <w:pPr>
              <w:numPr>
                <w:ilvl w:val="0"/>
                <w:numId w:val="0"/>
              </w:numPr>
              <w:spacing w:line="0" w:lineRule="atLeast"/>
              <w:outlineLvl w:val="4"/>
              <w:rPr>
                <w:rFonts w:eastAsia="宋体"/>
                <w:szCs w:val="21"/>
                <w:rPrChange w:id="1499" w:author="吴潇" w:date="2014-12-22T14:17:00Z">
                  <w:rPr>
                    <w:rFonts w:eastAsia="黑体"/>
                  </w:rPr>
                </w:rPrChange>
              </w:rPr>
            </w:pPr>
            <w:r>
              <w:rPr>
                <w:rFonts w:hint="eastAsia"/>
                <w:szCs w:val="21"/>
                <w:rPrChange w:id="1500" w:author="吴潇" w:date="2014-12-22T14:17:00Z">
                  <w:rPr>
                    <w:rFonts w:hint="eastAsia"/>
                  </w:rPr>
                </w:rPrChange>
              </w:rPr>
              <w:t>响应时间</w:t>
            </w:r>
          </w:p>
        </w:tc>
        <w:tc>
          <w:tcPr>
            <w:tcW w:w="1573" w:type="dxa"/>
            <w:vAlign w:val="center"/>
          </w:tcPr>
          <w:p>
            <w:pPr>
              <w:numPr>
                <w:ilvl w:val="0"/>
                <w:numId w:val="0"/>
              </w:numPr>
              <w:spacing w:line="0" w:lineRule="atLeast"/>
              <w:outlineLvl w:val="4"/>
              <w:rPr>
                <w:rFonts w:eastAsia="宋体"/>
                <w:szCs w:val="21"/>
                <w:rPrChange w:id="1501" w:author="吴潇" w:date="2014-12-22T14:17:00Z">
                  <w:rPr>
                    <w:rFonts w:eastAsia="黑体"/>
                  </w:rPr>
                </w:rPrChange>
              </w:rPr>
            </w:pPr>
            <w:r>
              <w:rPr>
                <w:szCs w:val="21"/>
                <w:rPrChange w:id="1502" w:author="吴潇" w:date="2014-12-22T14:17:00Z">
                  <w:rPr/>
                </w:rPrChange>
              </w:rPr>
              <w:t>respTime</w:t>
            </w:r>
          </w:p>
        </w:tc>
        <w:tc>
          <w:tcPr>
            <w:tcW w:w="992" w:type="dxa"/>
            <w:vAlign w:val="center"/>
          </w:tcPr>
          <w:p>
            <w:pPr>
              <w:numPr>
                <w:ilvl w:val="0"/>
                <w:numId w:val="0"/>
              </w:numPr>
              <w:spacing w:line="0" w:lineRule="atLeast"/>
              <w:outlineLvl w:val="4"/>
              <w:rPr>
                <w:rFonts w:eastAsia="宋体"/>
                <w:szCs w:val="21"/>
                <w:rPrChange w:id="1503" w:author="吴潇" w:date="2014-12-22T14:17:00Z">
                  <w:rPr>
                    <w:rFonts w:eastAsia="黑体"/>
                  </w:rPr>
                </w:rPrChange>
              </w:rPr>
            </w:pPr>
            <w:r>
              <w:rPr>
                <w:szCs w:val="21"/>
                <w:rPrChange w:id="1504" w:author="吴潇" w:date="2014-12-22T14:17:00Z">
                  <w:rPr/>
                </w:rPrChange>
              </w:rPr>
              <w:t>YYYYMMDDhhmmss</w:t>
            </w:r>
          </w:p>
        </w:tc>
        <w:tc>
          <w:tcPr>
            <w:tcW w:w="5211" w:type="dxa"/>
            <w:vAlign w:val="center"/>
          </w:tcPr>
          <w:p>
            <w:pPr>
              <w:numPr>
                <w:ilvl w:val="0"/>
                <w:numId w:val="0"/>
              </w:numPr>
              <w:outlineLvl w:val="4"/>
              <w:rPr>
                <w:rFonts w:eastAsia="宋体"/>
                <w:szCs w:val="21"/>
                <w:rPrChange w:id="1505" w:author="吴潇" w:date="2014-12-22T14:17:00Z">
                  <w:rPr>
                    <w:rFonts w:eastAsia="黑体"/>
                  </w:rPr>
                </w:rPrChange>
              </w:rPr>
            </w:pPr>
            <w:r>
              <w:rPr>
                <w:rFonts w:hint="eastAsia"/>
                <w:szCs w:val="21"/>
                <w:rPrChange w:id="1506"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508" w:author="吴潇" w:date="2014-12-25T17:02:00Z">
                  <w:rPr>
                    <w:rFonts w:eastAsia="黑体"/>
                  </w:rPr>
                </w:rPrChange>
              </w:rPr>
              <w:pPrChange w:id="1507" w:author="吴潇" w:date="2014-12-25T17:02:00Z">
                <w:pPr>
                  <w:numPr>
                    <w:ilvl w:val="0"/>
                    <w:numId w:val="0"/>
                  </w:numPr>
                  <w:tabs>
                    <w:tab w:val="clear" w:pos="360"/>
                    <w:tab w:val="clear" w:pos="784"/>
                  </w:tabs>
                  <w:spacing w:line="0" w:lineRule="atLeast"/>
                  <w:outlineLvl w:val="4"/>
                </w:pPr>
              </w:pPrChange>
            </w:pPr>
            <w:del w:id="1509" w:author="吴潇" w:date="2014-12-25T17:02:00Z">
              <w:r>
                <w:rPr>
                  <w:szCs w:val="21"/>
                </w:rPr>
                <w:delText>73</w:delText>
              </w:r>
            </w:del>
          </w:p>
        </w:tc>
        <w:tc>
          <w:tcPr>
            <w:tcW w:w="1180" w:type="dxa"/>
            <w:vAlign w:val="center"/>
          </w:tcPr>
          <w:p>
            <w:pPr>
              <w:numPr>
                <w:ilvl w:val="0"/>
                <w:numId w:val="0"/>
              </w:numPr>
              <w:spacing w:line="0" w:lineRule="atLeast"/>
              <w:outlineLvl w:val="4"/>
              <w:rPr>
                <w:rFonts w:eastAsia="宋体"/>
                <w:szCs w:val="21"/>
                <w:rPrChange w:id="1510" w:author="吴潇" w:date="2014-12-22T14:17:00Z">
                  <w:rPr>
                    <w:rFonts w:eastAsia="黑体"/>
                  </w:rPr>
                </w:rPrChange>
              </w:rPr>
            </w:pPr>
            <w:r>
              <w:rPr>
                <w:rFonts w:hint="eastAsia"/>
                <w:szCs w:val="21"/>
                <w:rPrChange w:id="1511" w:author="吴潇" w:date="2014-12-22T14:17:00Z">
                  <w:rPr>
                    <w:rFonts w:hint="eastAsia"/>
                  </w:rPr>
                </w:rPrChange>
              </w:rPr>
              <w:t>原交易应答码</w:t>
            </w:r>
          </w:p>
        </w:tc>
        <w:tc>
          <w:tcPr>
            <w:tcW w:w="1573" w:type="dxa"/>
            <w:vAlign w:val="center"/>
          </w:tcPr>
          <w:p>
            <w:pPr>
              <w:numPr>
                <w:ilvl w:val="0"/>
                <w:numId w:val="0"/>
              </w:numPr>
              <w:spacing w:line="0" w:lineRule="atLeast"/>
              <w:outlineLvl w:val="4"/>
              <w:rPr>
                <w:rFonts w:eastAsia="宋体"/>
                <w:szCs w:val="21"/>
                <w:rPrChange w:id="1512" w:author="吴潇" w:date="2014-12-22T14:17:00Z">
                  <w:rPr>
                    <w:rFonts w:eastAsia="黑体"/>
                  </w:rPr>
                </w:rPrChange>
              </w:rPr>
            </w:pPr>
            <w:r>
              <w:rPr>
                <w:szCs w:val="21"/>
                <w:rPrChange w:id="1513" w:author="吴潇" w:date="2014-12-22T14:17:00Z">
                  <w:rPr/>
                </w:rPrChange>
              </w:rPr>
              <w:t>origRespCode</w:t>
            </w:r>
          </w:p>
        </w:tc>
        <w:tc>
          <w:tcPr>
            <w:tcW w:w="992" w:type="dxa"/>
            <w:vAlign w:val="center"/>
          </w:tcPr>
          <w:p>
            <w:pPr>
              <w:numPr>
                <w:ilvl w:val="0"/>
                <w:numId w:val="0"/>
              </w:numPr>
              <w:spacing w:line="0" w:lineRule="atLeast"/>
              <w:outlineLvl w:val="4"/>
              <w:rPr>
                <w:rFonts w:eastAsia="宋体"/>
                <w:szCs w:val="21"/>
                <w:rPrChange w:id="1514" w:author="吴潇" w:date="2014-12-22T14:17:00Z">
                  <w:rPr>
                    <w:rFonts w:eastAsia="黑体"/>
                  </w:rPr>
                </w:rPrChange>
              </w:rPr>
            </w:pPr>
            <w:r>
              <w:rPr>
                <w:szCs w:val="21"/>
                <w:rPrChange w:id="1515" w:author="吴潇" w:date="2014-12-22T14:17:00Z">
                  <w:rPr/>
                </w:rPrChange>
              </w:rPr>
              <w:t>AN2</w:t>
            </w:r>
          </w:p>
        </w:tc>
        <w:tc>
          <w:tcPr>
            <w:tcW w:w="5211" w:type="dxa"/>
            <w:vAlign w:val="center"/>
          </w:tcPr>
          <w:p>
            <w:pPr>
              <w:numPr>
                <w:ilvl w:val="0"/>
                <w:numId w:val="0"/>
              </w:numPr>
              <w:outlineLvl w:val="4"/>
              <w:rPr>
                <w:rFonts w:eastAsia="宋体"/>
                <w:szCs w:val="21"/>
                <w:rPrChange w:id="1516" w:author="吴潇" w:date="2014-12-22T14:17:00Z">
                  <w:rPr>
                    <w:rFonts w:eastAsia="黑体"/>
                  </w:rPr>
                </w:rPrChange>
              </w:rPr>
            </w:pPr>
            <w:r>
              <w:rPr>
                <w:rFonts w:hint="eastAsia"/>
                <w:szCs w:val="21"/>
                <w:rPrChange w:id="1517"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519" w:author="吴潇" w:date="2014-12-25T17:02:00Z">
                  <w:rPr>
                    <w:rFonts w:eastAsia="黑体"/>
                  </w:rPr>
                </w:rPrChange>
              </w:rPr>
              <w:pPrChange w:id="1518" w:author="吴潇" w:date="2014-12-25T17:02:00Z">
                <w:pPr>
                  <w:numPr>
                    <w:ilvl w:val="0"/>
                    <w:numId w:val="0"/>
                  </w:numPr>
                  <w:tabs>
                    <w:tab w:val="clear" w:pos="360"/>
                    <w:tab w:val="clear" w:pos="784"/>
                  </w:tabs>
                  <w:spacing w:line="0" w:lineRule="atLeast"/>
                  <w:outlineLvl w:val="4"/>
                </w:pPr>
              </w:pPrChange>
            </w:pPr>
            <w:del w:id="1520" w:author="吴潇" w:date="2014-12-25T17:02:00Z">
              <w:r>
                <w:rPr>
                  <w:szCs w:val="21"/>
                </w:rPr>
                <w:delText>74</w:delText>
              </w:r>
            </w:del>
          </w:p>
        </w:tc>
        <w:tc>
          <w:tcPr>
            <w:tcW w:w="1180" w:type="dxa"/>
            <w:vAlign w:val="center"/>
          </w:tcPr>
          <w:p>
            <w:pPr>
              <w:numPr>
                <w:ilvl w:val="0"/>
                <w:numId w:val="0"/>
              </w:numPr>
              <w:spacing w:line="0" w:lineRule="atLeast"/>
              <w:outlineLvl w:val="4"/>
              <w:rPr>
                <w:rFonts w:eastAsia="宋体"/>
                <w:szCs w:val="21"/>
                <w:rPrChange w:id="1521" w:author="吴潇" w:date="2014-12-22T14:17:00Z">
                  <w:rPr>
                    <w:rFonts w:eastAsia="黑体"/>
                  </w:rPr>
                </w:rPrChange>
              </w:rPr>
            </w:pPr>
            <w:r>
              <w:rPr>
                <w:rFonts w:hint="eastAsia"/>
                <w:szCs w:val="21"/>
                <w:rPrChange w:id="1522" w:author="吴潇" w:date="2014-12-22T14:17:00Z">
                  <w:rPr>
                    <w:rFonts w:hint="eastAsia"/>
                  </w:rPr>
                </w:rPrChange>
              </w:rPr>
              <w:t>原交易应答信息</w:t>
            </w:r>
          </w:p>
        </w:tc>
        <w:tc>
          <w:tcPr>
            <w:tcW w:w="1573" w:type="dxa"/>
            <w:vAlign w:val="center"/>
          </w:tcPr>
          <w:p>
            <w:pPr>
              <w:numPr>
                <w:ilvl w:val="0"/>
                <w:numId w:val="0"/>
              </w:numPr>
              <w:spacing w:line="0" w:lineRule="atLeast"/>
              <w:outlineLvl w:val="4"/>
              <w:rPr>
                <w:rFonts w:eastAsia="宋体"/>
                <w:szCs w:val="21"/>
                <w:rPrChange w:id="1523" w:author="吴潇" w:date="2014-12-22T14:17:00Z">
                  <w:rPr>
                    <w:rFonts w:eastAsia="黑体"/>
                  </w:rPr>
                </w:rPrChange>
              </w:rPr>
            </w:pPr>
            <w:r>
              <w:rPr>
                <w:szCs w:val="21"/>
                <w:rPrChange w:id="1524" w:author="吴潇" w:date="2014-12-22T14:17:00Z">
                  <w:rPr/>
                </w:rPrChange>
              </w:rPr>
              <w:t>origRespMsg</w:t>
            </w:r>
          </w:p>
        </w:tc>
        <w:tc>
          <w:tcPr>
            <w:tcW w:w="992" w:type="dxa"/>
            <w:vAlign w:val="center"/>
          </w:tcPr>
          <w:p>
            <w:pPr>
              <w:numPr>
                <w:ilvl w:val="0"/>
                <w:numId w:val="0"/>
              </w:numPr>
              <w:spacing w:line="0" w:lineRule="atLeast"/>
              <w:outlineLvl w:val="4"/>
              <w:rPr>
                <w:rFonts w:eastAsia="宋体"/>
                <w:szCs w:val="21"/>
                <w:rPrChange w:id="1525" w:author="吴潇" w:date="2014-12-22T14:17:00Z">
                  <w:rPr>
                    <w:rFonts w:eastAsia="黑体"/>
                  </w:rPr>
                </w:rPrChange>
              </w:rPr>
            </w:pPr>
            <w:r>
              <w:rPr>
                <w:szCs w:val="21"/>
                <w:rPrChange w:id="1526" w:author="吴潇" w:date="2014-12-22T14:17:00Z">
                  <w:rPr/>
                </w:rPrChange>
              </w:rPr>
              <w:t>ANS1..256</w:t>
            </w:r>
          </w:p>
        </w:tc>
        <w:tc>
          <w:tcPr>
            <w:tcW w:w="5211" w:type="dxa"/>
            <w:vAlign w:val="center"/>
          </w:tcPr>
          <w:p>
            <w:pPr>
              <w:numPr>
                <w:ilvl w:val="0"/>
                <w:numId w:val="0"/>
              </w:numPr>
              <w:outlineLvl w:val="4"/>
              <w:rPr>
                <w:rFonts w:eastAsia="宋体"/>
                <w:szCs w:val="21"/>
                <w:rPrChange w:id="1527" w:author="吴潇" w:date="2014-12-22T14:17:00Z">
                  <w:rPr>
                    <w:rFonts w:eastAsia="黑体"/>
                  </w:rPr>
                </w:rPrChange>
              </w:rPr>
            </w:pPr>
            <w:r>
              <w:rPr>
                <w:rFonts w:hint="eastAsia"/>
                <w:szCs w:val="21"/>
                <w:rPrChange w:id="1528" w:author="吴潇" w:date="2014-12-22T14:17:00Z">
                  <w:rPr>
                    <w:rFonts w:hint="eastAsia"/>
                  </w:rPr>
                </w:rPrChange>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530" w:author="吴潇" w:date="2014-12-25T17:02:00Z">
                  <w:rPr>
                    <w:rFonts w:eastAsia="黑体"/>
                  </w:rPr>
                </w:rPrChange>
              </w:rPr>
              <w:pPrChange w:id="1529" w:author="吴潇" w:date="2014-12-25T17:02:00Z">
                <w:pPr>
                  <w:numPr>
                    <w:ilvl w:val="0"/>
                    <w:numId w:val="0"/>
                  </w:numPr>
                  <w:tabs>
                    <w:tab w:val="clear" w:pos="360"/>
                    <w:tab w:val="clear" w:pos="784"/>
                  </w:tabs>
                  <w:spacing w:line="0" w:lineRule="atLeast"/>
                  <w:outlineLvl w:val="4"/>
                </w:pPr>
              </w:pPrChange>
            </w:pPr>
            <w:del w:id="1531" w:author="吴潇" w:date="2014-12-25T17:02:00Z">
              <w:r>
                <w:rPr>
                  <w:szCs w:val="21"/>
                </w:rPr>
                <w:delText>75</w:delText>
              </w:r>
            </w:del>
          </w:p>
        </w:tc>
        <w:tc>
          <w:tcPr>
            <w:tcW w:w="1180" w:type="dxa"/>
            <w:vAlign w:val="center"/>
          </w:tcPr>
          <w:p>
            <w:pPr>
              <w:numPr>
                <w:ilvl w:val="0"/>
                <w:numId w:val="0"/>
              </w:numPr>
              <w:spacing w:line="0" w:lineRule="atLeast"/>
              <w:outlineLvl w:val="4"/>
              <w:rPr>
                <w:rFonts w:eastAsia="宋体"/>
                <w:szCs w:val="21"/>
                <w:rPrChange w:id="1532" w:author="吴潇" w:date="2014-12-22T14:17:00Z">
                  <w:rPr>
                    <w:rFonts w:eastAsia="黑体"/>
                  </w:rPr>
                </w:rPrChange>
              </w:rPr>
            </w:pPr>
            <w:r>
              <w:rPr>
                <w:rFonts w:hint="eastAsia"/>
                <w:szCs w:val="21"/>
                <w:rPrChange w:id="1533" w:author="吴潇" w:date="2014-12-22T14:17:00Z">
                  <w:rPr>
                    <w:rFonts w:hint="eastAsia"/>
                  </w:rPr>
                </w:rPrChange>
              </w:rPr>
              <w:t>应答码</w:t>
            </w:r>
          </w:p>
        </w:tc>
        <w:tc>
          <w:tcPr>
            <w:tcW w:w="1573" w:type="dxa"/>
            <w:vAlign w:val="center"/>
          </w:tcPr>
          <w:p>
            <w:pPr>
              <w:numPr>
                <w:ilvl w:val="0"/>
                <w:numId w:val="0"/>
              </w:numPr>
              <w:spacing w:line="0" w:lineRule="atLeast"/>
              <w:outlineLvl w:val="4"/>
              <w:rPr>
                <w:rFonts w:eastAsia="宋体"/>
                <w:szCs w:val="21"/>
                <w:rPrChange w:id="1534" w:author="吴潇" w:date="2014-12-22T14:17:00Z">
                  <w:rPr>
                    <w:rFonts w:eastAsia="黑体"/>
                  </w:rPr>
                </w:rPrChange>
              </w:rPr>
            </w:pPr>
            <w:r>
              <w:rPr>
                <w:szCs w:val="21"/>
                <w:rPrChange w:id="1535" w:author="吴潇" w:date="2014-12-22T14:17:00Z">
                  <w:rPr/>
                </w:rPrChange>
              </w:rPr>
              <w:t>respCode</w:t>
            </w:r>
          </w:p>
        </w:tc>
        <w:tc>
          <w:tcPr>
            <w:tcW w:w="992" w:type="dxa"/>
            <w:vAlign w:val="center"/>
          </w:tcPr>
          <w:p>
            <w:pPr>
              <w:numPr>
                <w:ilvl w:val="0"/>
                <w:numId w:val="0"/>
              </w:numPr>
              <w:spacing w:line="0" w:lineRule="atLeast"/>
              <w:outlineLvl w:val="4"/>
              <w:rPr>
                <w:rFonts w:eastAsia="宋体"/>
                <w:szCs w:val="21"/>
                <w:rPrChange w:id="1536" w:author="吴潇" w:date="2014-12-22T14:17:00Z">
                  <w:rPr>
                    <w:rFonts w:eastAsia="黑体"/>
                  </w:rPr>
                </w:rPrChange>
              </w:rPr>
            </w:pPr>
            <w:r>
              <w:rPr>
                <w:szCs w:val="21"/>
                <w:rPrChange w:id="1537" w:author="吴潇" w:date="2014-12-22T14:17:00Z">
                  <w:rPr/>
                </w:rPrChange>
              </w:rPr>
              <w:t>AN2</w:t>
            </w:r>
          </w:p>
        </w:tc>
        <w:tc>
          <w:tcPr>
            <w:tcW w:w="5211" w:type="dxa"/>
            <w:vAlign w:val="center"/>
          </w:tcPr>
          <w:p>
            <w:pPr>
              <w:numPr>
                <w:ilvl w:val="0"/>
                <w:numId w:val="0"/>
              </w:numPr>
              <w:outlineLvl w:val="4"/>
              <w:rPr>
                <w:rFonts w:eastAsia="宋体"/>
                <w:szCs w:val="21"/>
                <w:rPrChange w:id="1538" w:author="吴潇" w:date="2014-12-22T14:17:00Z">
                  <w:rPr>
                    <w:rFonts w:eastAsia="黑体"/>
                  </w:rPr>
                </w:rPrChange>
              </w:rPr>
            </w:pPr>
            <w:r>
              <w:rPr>
                <w:rFonts w:hint="eastAsia"/>
                <w:szCs w:val="21"/>
                <w:rPrChange w:id="1539" w:author="吴潇" w:date="2014-12-22T14:17:00Z">
                  <w:rPr>
                    <w:rFonts w:hint="eastAsia"/>
                  </w:rPr>
                </w:rPrChange>
              </w:rPr>
              <w:t>具体参见应答码定义章节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541" w:author="吴潇" w:date="2014-12-25T17:02:00Z">
                  <w:rPr>
                    <w:rFonts w:eastAsia="黑体"/>
                  </w:rPr>
                </w:rPrChange>
              </w:rPr>
              <w:pPrChange w:id="1540" w:author="吴潇" w:date="2014-12-25T17:02:00Z">
                <w:pPr>
                  <w:numPr>
                    <w:ilvl w:val="0"/>
                    <w:numId w:val="0"/>
                  </w:numPr>
                  <w:tabs>
                    <w:tab w:val="clear" w:pos="360"/>
                    <w:tab w:val="clear" w:pos="784"/>
                  </w:tabs>
                  <w:spacing w:line="0" w:lineRule="atLeast"/>
                  <w:outlineLvl w:val="4"/>
                </w:pPr>
              </w:pPrChange>
            </w:pPr>
            <w:del w:id="1542" w:author="吴潇" w:date="2014-12-25T17:02:00Z">
              <w:r>
                <w:rPr>
                  <w:szCs w:val="21"/>
                </w:rPr>
                <w:delText>76</w:delText>
              </w:r>
            </w:del>
          </w:p>
        </w:tc>
        <w:tc>
          <w:tcPr>
            <w:tcW w:w="1180" w:type="dxa"/>
            <w:vAlign w:val="center"/>
          </w:tcPr>
          <w:p>
            <w:pPr>
              <w:numPr>
                <w:ilvl w:val="0"/>
                <w:numId w:val="0"/>
              </w:numPr>
              <w:spacing w:line="0" w:lineRule="atLeast"/>
              <w:outlineLvl w:val="4"/>
              <w:rPr>
                <w:rFonts w:eastAsia="宋体"/>
                <w:szCs w:val="21"/>
                <w:rPrChange w:id="1543" w:author="吴潇" w:date="2014-12-22T14:17:00Z">
                  <w:rPr>
                    <w:rFonts w:eastAsia="黑体"/>
                  </w:rPr>
                </w:rPrChange>
              </w:rPr>
            </w:pPr>
            <w:r>
              <w:rPr>
                <w:rFonts w:hint="eastAsia"/>
                <w:szCs w:val="21"/>
                <w:rPrChange w:id="1544" w:author="吴潇" w:date="2014-12-22T14:17:00Z">
                  <w:rPr>
                    <w:rFonts w:hint="eastAsia"/>
                  </w:rPr>
                </w:rPrChange>
              </w:rPr>
              <w:t>应答信息</w:t>
            </w:r>
          </w:p>
        </w:tc>
        <w:tc>
          <w:tcPr>
            <w:tcW w:w="1573" w:type="dxa"/>
            <w:vAlign w:val="center"/>
          </w:tcPr>
          <w:p>
            <w:pPr>
              <w:numPr>
                <w:ilvl w:val="0"/>
                <w:numId w:val="0"/>
              </w:numPr>
              <w:spacing w:line="0" w:lineRule="atLeast"/>
              <w:outlineLvl w:val="4"/>
              <w:rPr>
                <w:rFonts w:eastAsia="宋体"/>
                <w:szCs w:val="21"/>
                <w:rPrChange w:id="1545" w:author="吴潇" w:date="2014-12-22T14:17:00Z">
                  <w:rPr>
                    <w:rFonts w:eastAsia="黑体"/>
                  </w:rPr>
                </w:rPrChange>
              </w:rPr>
            </w:pPr>
            <w:r>
              <w:rPr>
                <w:szCs w:val="21"/>
                <w:rPrChange w:id="1546" w:author="吴潇" w:date="2014-12-22T14:17:00Z">
                  <w:rPr/>
                </w:rPrChange>
              </w:rPr>
              <w:t>respMsg</w:t>
            </w:r>
          </w:p>
        </w:tc>
        <w:tc>
          <w:tcPr>
            <w:tcW w:w="992" w:type="dxa"/>
            <w:vAlign w:val="center"/>
          </w:tcPr>
          <w:p>
            <w:pPr>
              <w:numPr>
                <w:ilvl w:val="0"/>
                <w:numId w:val="0"/>
              </w:numPr>
              <w:spacing w:line="0" w:lineRule="atLeast"/>
              <w:outlineLvl w:val="4"/>
              <w:rPr>
                <w:rFonts w:eastAsia="宋体"/>
                <w:szCs w:val="21"/>
                <w:rPrChange w:id="1547" w:author="吴潇" w:date="2014-12-22T14:17:00Z">
                  <w:rPr>
                    <w:rFonts w:eastAsia="黑体"/>
                  </w:rPr>
                </w:rPrChange>
              </w:rPr>
            </w:pPr>
            <w:r>
              <w:rPr>
                <w:szCs w:val="21"/>
                <w:rPrChange w:id="1548" w:author="吴潇" w:date="2014-12-22T14:17:00Z">
                  <w:rPr/>
                </w:rPrChange>
              </w:rPr>
              <w:t>ANS1..256</w:t>
            </w:r>
          </w:p>
        </w:tc>
        <w:tc>
          <w:tcPr>
            <w:tcW w:w="5211" w:type="dxa"/>
            <w:vAlign w:val="center"/>
          </w:tcPr>
          <w:p>
            <w:pPr>
              <w:numPr>
                <w:ilvl w:val="0"/>
                <w:numId w:val="0"/>
              </w:numPr>
              <w:outlineLvl w:val="4"/>
              <w:rPr>
                <w:rFonts w:eastAsia="宋体"/>
                <w:szCs w:val="21"/>
                <w:rPrChange w:id="1549" w:author="吴潇" w:date="2014-12-22T14:17:00Z">
                  <w:rPr>
                    <w:rFonts w:eastAsia="黑体"/>
                  </w:rPr>
                </w:rPrChange>
              </w:rPr>
            </w:pPr>
            <w:r>
              <w:rPr>
                <w:rFonts w:hint="eastAsia"/>
                <w:szCs w:val="21"/>
                <w:rPrChange w:id="1550" w:author="吴潇" w:date="2014-12-22T14:17:00Z">
                  <w:rPr>
                    <w:rFonts w:hint="eastAsia"/>
                  </w:rPr>
                </w:rPrChange>
              </w:rPr>
              <w:t>填写具体的应答信息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552" w:author="吴潇" w:date="2014-12-25T17:02:00Z">
                  <w:rPr>
                    <w:rFonts w:eastAsia="黑体"/>
                  </w:rPr>
                </w:rPrChange>
              </w:rPr>
              <w:pPrChange w:id="1551" w:author="吴潇" w:date="2014-12-25T17:02:00Z">
                <w:pPr>
                  <w:numPr>
                    <w:ilvl w:val="0"/>
                    <w:numId w:val="0"/>
                  </w:numPr>
                  <w:tabs>
                    <w:tab w:val="clear" w:pos="360"/>
                    <w:tab w:val="clear" w:pos="784"/>
                  </w:tabs>
                  <w:spacing w:line="0" w:lineRule="atLeast"/>
                  <w:outlineLvl w:val="4"/>
                </w:pPr>
              </w:pPrChange>
            </w:pPr>
            <w:del w:id="1553" w:author="吴潇" w:date="2014-12-25T17:02:00Z">
              <w:r>
                <w:rPr>
                  <w:szCs w:val="21"/>
                </w:rPr>
                <w:delText>77</w:delText>
              </w:r>
            </w:del>
          </w:p>
        </w:tc>
        <w:tc>
          <w:tcPr>
            <w:tcW w:w="1180" w:type="dxa"/>
            <w:vAlign w:val="center"/>
          </w:tcPr>
          <w:p>
            <w:pPr>
              <w:numPr>
                <w:ilvl w:val="0"/>
                <w:numId w:val="0"/>
              </w:numPr>
              <w:spacing w:line="0" w:lineRule="atLeast"/>
              <w:outlineLvl w:val="4"/>
              <w:rPr>
                <w:rFonts w:eastAsia="宋体"/>
                <w:szCs w:val="21"/>
                <w:rPrChange w:id="1554" w:author="吴潇" w:date="2014-12-22T14:17:00Z">
                  <w:rPr>
                    <w:rFonts w:eastAsia="黑体"/>
                  </w:rPr>
                </w:rPrChange>
              </w:rPr>
            </w:pPr>
            <w:r>
              <w:rPr>
                <w:rFonts w:hint="eastAsia"/>
                <w:szCs w:val="21"/>
                <w:rPrChange w:id="1555" w:author="吴潇" w:date="2014-12-22T14:17:00Z">
                  <w:rPr>
                    <w:rFonts w:hint="eastAsia"/>
                  </w:rPr>
                </w:rPrChange>
              </w:rPr>
              <w:t>验证标识</w:t>
            </w:r>
          </w:p>
        </w:tc>
        <w:tc>
          <w:tcPr>
            <w:tcW w:w="1573" w:type="dxa"/>
            <w:vAlign w:val="center"/>
          </w:tcPr>
          <w:p>
            <w:pPr>
              <w:numPr>
                <w:ilvl w:val="0"/>
                <w:numId w:val="0"/>
              </w:numPr>
              <w:spacing w:line="0" w:lineRule="atLeast"/>
              <w:outlineLvl w:val="4"/>
              <w:rPr>
                <w:rFonts w:eastAsia="宋体"/>
                <w:szCs w:val="21"/>
                <w:rPrChange w:id="1556" w:author="吴潇" w:date="2014-12-22T14:17:00Z">
                  <w:rPr>
                    <w:rFonts w:eastAsia="黑体"/>
                  </w:rPr>
                </w:rPrChange>
              </w:rPr>
            </w:pPr>
            <w:r>
              <w:rPr>
                <w:szCs w:val="21"/>
                <w:rPrChange w:id="1557" w:author="吴潇" w:date="2014-12-22T14:17:00Z">
                  <w:rPr/>
                </w:rPrChange>
              </w:rPr>
              <w:t>checkFlag</w:t>
            </w:r>
          </w:p>
        </w:tc>
        <w:tc>
          <w:tcPr>
            <w:tcW w:w="992" w:type="dxa"/>
            <w:vAlign w:val="center"/>
          </w:tcPr>
          <w:p>
            <w:pPr>
              <w:numPr>
                <w:ilvl w:val="0"/>
                <w:numId w:val="0"/>
              </w:numPr>
              <w:tabs>
                <w:tab w:val="left" w:pos="360"/>
                <w:tab w:val="left" w:pos="784"/>
              </w:tabs>
              <w:spacing w:line="0" w:lineRule="atLeast"/>
              <w:outlineLvl w:val="4"/>
              <w:rPr>
                <w:rFonts w:eastAsia="宋体"/>
                <w:szCs w:val="21"/>
                <w:rPrChange w:id="1559" w:author="吴潇" w:date="2014-12-22T14:17:00Z">
                  <w:rPr>
                    <w:rFonts w:eastAsia="黑体"/>
                  </w:rPr>
                </w:rPrChange>
              </w:rPr>
              <w:pPrChange w:id="1558" w:author="吴潇" w:date="2014-12-22T14:19:00Z">
                <w:pPr>
                  <w:numPr>
                    <w:ilvl w:val="0"/>
                    <w:numId w:val="0"/>
                  </w:numPr>
                  <w:tabs>
                    <w:tab w:val="clear" w:pos="360"/>
                    <w:tab w:val="clear" w:pos="784"/>
                  </w:tabs>
                  <w:spacing w:line="0" w:lineRule="atLeast"/>
                  <w:outlineLvl w:val="4"/>
                </w:pPr>
              </w:pPrChange>
            </w:pPr>
            <w:del w:id="1560" w:author="吴潇" w:date="2014-12-22T14:19:00Z">
              <w:r>
                <w:rPr>
                  <w:szCs w:val="21"/>
                  <w:rPrChange w:id="1561" w:author="吴潇" w:date="2014-12-22T14:17:00Z">
                    <w:rPr/>
                  </w:rPrChange>
                </w:rPr>
                <w:delText>N6</w:delText>
              </w:r>
            </w:del>
            <w:ins w:id="1562" w:author="吴潇" w:date="2014-12-22T14:19:00Z">
              <w:r>
                <w:rPr>
                  <w:szCs w:val="21"/>
                  <w:rPrChange w:id="1563" w:author="吴潇" w:date="2014-12-22T14:17:00Z">
                    <w:rPr/>
                  </w:rPrChange>
                </w:rPr>
                <w:t>N</w:t>
              </w:r>
            </w:ins>
            <w:ins w:id="1564" w:author="吴潇" w:date="2014-12-22T14:19:00Z">
              <w:r>
                <w:rPr>
                  <w:rFonts w:hint="eastAsia"/>
                  <w:szCs w:val="21"/>
                </w:rPr>
                <w:t>8</w:t>
              </w:r>
            </w:ins>
          </w:p>
        </w:tc>
        <w:tc>
          <w:tcPr>
            <w:tcW w:w="5211" w:type="dxa"/>
            <w:vAlign w:val="center"/>
          </w:tcPr>
          <w:p>
            <w:pPr>
              <w:numPr>
                <w:ilvl w:val="0"/>
                <w:numId w:val="0"/>
              </w:numPr>
              <w:spacing w:line="0" w:lineRule="atLeast"/>
              <w:outlineLvl w:val="4"/>
              <w:rPr>
                <w:rFonts w:eastAsia="宋体"/>
                <w:szCs w:val="21"/>
                <w:rPrChange w:id="1565" w:author="吴潇" w:date="2014-12-22T14:17:00Z">
                  <w:rPr>
                    <w:rFonts w:eastAsia="黑体"/>
                  </w:rPr>
                </w:rPrChange>
              </w:rPr>
            </w:pPr>
            <w:r>
              <w:rPr>
                <w:rFonts w:hint="eastAsia"/>
                <w:szCs w:val="21"/>
                <w:rPrChange w:id="1566" w:author="吴潇" w:date="2014-12-22T14:17:00Z">
                  <w:rPr>
                    <w:rFonts w:hint="eastAsia"/>
                  </w:rPr>
                </w:rPrChange>
              </w:rPr>
              <w:t>表示交易时对持卡人的验证要素要求</w:t>
            </w:r>
          </w:p>
          <w:p>
            <w:pPr>
              <w:numPr>
                <w:ilvl w:val="0"/>
                <w:numId w:val="0"/>
              </w:numPr>
              <w:spacing w:line="0" w:lineRule="atLeast"/>
              <w:rPr>
                <w:szCs w:val="21"/>
                <w:rPrChange w:id="1567" w:author="吴潇" w:date="2014-12-22T14:17:00Z">
                  <w:rPr/>
                </w:rPrChange>
              </w:rPr>
            </w:pPr>
            <w:r>
              <w:rPr>
                <w:rFonts w:hint="eastAsia"/>
                <w:szCs w:val="21"/>
                <w:rPrChange w:id="1568" w:author="吴潇" w:date="2014-12-22T14:17:00Z">
                  <w:rPr>
                    <w:rFonts w:hint="eastAsia"/>
                  </w:rPr>
                </w:rPrChange>
              </w:rPr>
              <w:t>共</w:t>
            </w:r>
            <w:r>
              <w:rPr>
                <w:szCs w:val="21"/>
                <w:rPrChange w:id="1569" w:author="吴潇" w:date="2014-12-22T14:17:00Z">
                  <w:rPr/>
                </w:rPrChange>
              </w:rPr>
              <w:t>8</w:t>
            </w:r>
            <w:r>
              <w:rPr>
                <w:rFonts w:hint="eastAsia"/>
                <w:szCs w:val="21"/>
                <w:rPrChange w:id="1570" w:author="吴潇" w:date="2014-12-22T14:17:00Z">
                  <w:rPr>
                    <w:rFonts w:hint="eastAsia"/>
                  </w:rPr>
                </w:rPrChange>
              </w:rPr>
              <w:t>位长，每位以</w:t>
            </w:r>
            <w:r>
              <w:rPr>
                <w:szCs w:val="21"/>
                <w:rPrChange w:id="1571" w:author="吴潇" w:date="2014-12-22T14:17:00Z">
                  <w:rPr/>
                </w:rPrChange>
              </w:rPr>
              <w:t>0</w:t>
            </w:r>
            <w:r>
              <w:rPr>
                <w:rFonts w:hint="eastAsia"/>
                <w:szCs w:val="21"/>
                <w:rPrChange w:id="1572" w:author="吴潇" w:date="2014-12-22T14:17:00Z">
                  <w:rPr>
                    <w:rFonts w:hint="eastAsia"/>
                  </w:rPr>
                </w:rPrChange>
              </w:rPr>
              <w:t>、</w:t>
            </w:r>
            <w:r>
              <w:rPr>
                <w:szCs w:val="21"/>
                <w:rPrChange w:id="1573" w:author="吴潇" w:date="2014-12-22T14:17:00Z">
                  <w:rPr/>
                </w:rPrChange>
              </w:rPr>
              <w:t>1</w:t>
            </w:r>
            <w:r>
              <w:rPr>
                <w:rFonts w:hint="eastAsia"/>
                <w:szCs w:val="21"/>
                <w:rPrChange w:id="1574" w:author="吴潇" w:date="2014-12-22T14:17:00Z">
                  <w:rPr>
                    <w:rFonts w:hint="eastAsia"/>
                  </w:rPr>
                </w:rPrChange>
              </w:rPr>
              <w:t>表示是否需要，</w:t>
            </w:r>
            <w:r>
              <w:rPr>
                <w:szCs w:val="21"/>
                <w:rPrChange w:id="1575" w:author="吴潇" w:date="2014-12-22T14:17:00Z">
                  <w:rPr/>
                </w:rPrChange>
              </w:rPr>
              <w:t>0</w:t>
            </w:r>
            <w:r>
              <w:rPr>
                <w:rFonts w:hint="eastAsia"/>
                <w:szCs w:val="21"/>
                <w:rPrChange w:id="1576" w:author="吴潇" w:date="2014-12-22T14:17:00Z">
                  <w:rPr>
                    <w:rFonts w:hint="eastAsia"/>
                  </w:rPr>
                </w:rPrChange>
              </w:rPr>
              <w:t>代表不需要，</w:t>
            </w:r>
            <w:r>
              <w:rPr>
                <w:szCs w:val="21"/>
                <w:rPrChange w:id="1577" w:author="吴潇" w:date="2014-12-22T14:17:00Z">
                  <w:rPr/>
                </w:rPrChange>
              </w:rPr>
              <w:t>1</w:t>
            </w:r>
            <w:r>
              <w:rPr>
                <w:rFonts w:hint="eastAsia"/>
                <w:szCs w:val="21"/>
                <w:rPrChange w:id="1578" w:author="吴潇" w:date="2014-12-22T14:17:00Z">
                  <w:rPr>
                    <w:rFonts w:hint="eastAsia"/>
                  </w:rPr>
                </w:rPrChange>
              </w:rPr>
              <w:t>代表需要；</w:t>
            </w:r>
          </w:p>
          <w:p>
            <w:pPr>
              <w:numPr>
                <w:ilvl w:val="0"/>
                <w:numId w:val="0"/>
              </w:numPr>
              <w:spacing w:line="0" w:lineRule="atLeast"/>
              <w:rPr>
                <w:szCs w:val="21"/>
              </w:rPr>
            </w:pPr>
            <w:r>
              <w:rPr>
                <w:rFonts w:hint="eastAsia"/>
                <w:szCs w:val="21"/>
                <w:rPrChange w:id="1579" w:author="吴潇" w:date="2014-12-22T14:17:00Z">
                  <w:rPr>
                    <w:rFonts w:hint="eastAsia"/>
                  </w:rPr>
                </w:rPrChange>
              </w:rPr>
              <w:t>自左向右每位代表的顺序如下</w:t>
            </w:r>
            <w:del w:id="1580" w:author="吴潇" w:date="2014-12-22T14:19:00Z">
              <w:r>
                <w:rPr>
                  <w:rFonts w:hint="eastAsia"/>
                  <w:szCs w:val="21"/>
                  <w:rPrChange w:id="1581" w:author="吴潇" w:date="2014-12-22T14:17:00Z">
                    <w:rPr>
                      <w:rFonts w:hint="eastAsia"/>
                    </w:rPr>
                  </w:rPrChange>
                </w:rPr>
                <w:delText>；</w:delText>
              </w:r>
            </w:del>
            <w:ins w:id="1582" w:author="吴潇" w:date="2014-12-22T14:19:00Z">
              <w:r>
                <w:rPr>
                  <w:rFonts w:hint="eastAsia"/>
                  <w:szCs w:val="21"/>
                </w:rPr>
                <w:t>：</w:t>
              </w:r>
            </w:ins>
          </w:p>
          <w:p>
            <w:pPr>
              <w:numPr>
                <w:ilvl w:val="0"/>
                <w:numId w:val="0"/>
              </w:numPr>
              <w:tabs>
                <w:tab w:val="left" w:pos="360"/>
                <w:tab w:val="left" w:pos="784"/>
              </w:tabs>
              <w:spacing w:line="0" w:lineRule="atLeast"/>
              <w:ind w:left="420" w:leftChars="200"/>
              <w:rPr>
                <w:szCs w:val="21"/>
              </w:rPr>
              <w:pPrChange w:id="1583" w:author="吴潇" w:date="2014-12-22T14:19:00Z">
                <w:pPr>
                  <w:numPr>
                    <w:ilvl w:val="0"/>
                    <w:numId w:val="0"/>
                  </w:numPr>
                  <w:tabs>
                    <w:tab w:val="clear" w:pos="360"/>
                    <w:tab w:val="clear" w:pos="784"/>
                  </w:tabs>
                  <w:spacing w:line="0" w:lineRule="atLeast"/>
                </w:pPr>
              </w:pPrChange>
            </w:pPr>
            <w:ins w:id="1584" w:author="吴潇" w:date="2014-12-22T14:19:00Z">
              <w:r>
                <w:rPr>
                  <w:rFonts w:hint="eastAsia"/>
                  <w:szCs w:val="21"/>
                </w:rPr>
                <w:t>位1：</w:t>
              </w:r>
            </w:ins>
            <w:r>
              <w:rPr>
                <w:rFonts w:hint="eastAsia"/>
                <w:szCs w:val="21"/>
              </w:rPr>
              <w:t>证件类型</w:t>
            </w:r>
          </w:p>
          <w:p>
            <w:pPr>
              <w:numPr>
                <w:ilvl w:val="0"/>
                <w:numId w:val="0"/>
              </w:numPr>
              <w:tabs>
                <w:tab w:val="left" w:pos="360"/>
                <w:tab w:val="left" w:pos="784"/>
              </w:tabs>
              <w:spacing w:line="0" w:lineRule="atLeast"/>
              <w:ind w:left="420" w:leftChars="200"/>
              <w:rPr>
                <w:szCs w:val="21"/>
                <w:rPrChange w:id="1586" w:author="吴潇" w:date="2014-12-22T14:17:00Z">
                  <w:rPr/>
                </w:rPrChange>
              </w:rPr>
              <w:pPrChange w:id="1585" w:author="吴潇" w:date="2014-12-22T14:19:00Z">
                <w:pPr>
                  <w:numPr>
                    <w:ilvl w:val="0"/>
                    <w:numId w:val="0"/>
                  </w:numPr>
                  <w:tabs>
                    <w:tab w:val="clear" w:pos="360"/>
                    <w:tab w:val="clear" w:pos="784"/>
                  </w:tabs>
                  <w:spacing w:line="0" w:lineRule="atLeast"/>
                </w:pPr>
              </w:pPrChange>
            </w:pPr>
            <w:ins w:id="1587" w:author="吴潇" w:date="2014-12-22T14:20:00Z">
              <w:r>
                <w:rPr>
                  <w:rFonts w:hint="eastAsia"/>
                  <w:szCs w:val="21"/>
                </w:rPr>
                <w:t>位2：</w:t>
              </w:r>
            </w:ins>
            <w:r>
              <w:rPr>
                <w:rFonts w:hint="eastAsia"/>
                <w:szCs w:val="21"/>
              </w:rPr>
              <w:t>证件号后</w:t>
            </w:r>
            <w:r>
              <w:rPr>
                <w:szCs w:val="21"/>
              </w:rPr>
              <w:t>8</w:t>
            </w:r>
            <w:r>
              <w:rPr>
                <w:rFonts w:hint="eastAsia"/>
                <w:szCs w:val="21"/>
                <w:rPrChange w:id="1588" w:author="吴潇" w:date="2014-12-22T14:17:00Z">
                  <w:rPr>
                    <w:rFonts w:hint="eastAsia"/>
                  </w:rPr>
                </w:rPrChange>
              </w:rPr>
              <w:t>位</w:t>
            </w:r>
          </w:p>
          <w:p>
            <w:pPr>
              <w:numPr>
                <w:ilvl w:val="0"/>
                <w:numId w:val="0"/>
              </w:numPr>
              <w:tabs>
                <w:tab w:val="left" w:pos="360"/>
                <w:tab w:val="left" w:pos="784"/>
              </w:tabs>
              <w:spacing w:line="0" w:lineRule="atLeast"/>
              <w:ind w:left="420" w:leftChars="200"/>
              <w:rPr>
                <w:szCs w:val="21"/>
              </w:rPr>
              <w:pPrChange w:id="1589" w:author="吴潇" w:date="2014-12-22T14:19:00Z">
                <w:pPr>
                  <w:numPr>
                    <w:ilvl w:val="0"/>
                    <w:numId w:val="0"/>
                  </w:numPr>
                  <w:tabs>
                    <w:tab w:val="clear" w:pos="360"/>
                    <w:tab w:val="clear" w:pos="784"/>
                  </w:tabs>
                  <w:spacing w:line="0" w:lineRule="atLeast"/>
                </w:pPr>
              </w:pPrChange>
            </w:pPr>
            <w:ins w:id="1590" w:author="吴潇" w:date="2014-12-22T14:20:00Z">
              <w:r>
                <w:rPr>
                  <w:rFonts w:hint="eastAsia"/>
                  <w:szCs w:val="21"/>
                </w:rPr>
                <w:t>位3：</w:t>
              </w:r>
            </w:ins>
            <w:r>
              <w:rPr>
                <w:rFonts w:hint="eastAsia"/>
                <w:szCs w:val="21"/>
              </w:rPr>
              <w:t>动态密码</w:t>
            </w:r>
          </w:p>
          <w:p>
            <w:pPr>
              <w:numPr>
                <w:ilvl w:val="0"/>
                <w:numId w:val="0"/>
              </w:numPr>
              <w:tabs>
                <w:tab w:val="left" w:pos="360"/>
                <w:tab w:val="left" w:pos="784"/>
              </w:tabs>
              <w:spacing w:line="0" w:lineRule="atLeast"/>
              <w:ind w:left="420" w:leftChars="200"/>
              <w:rPr>
                <w:szCs w:val="21"/>
              </w:rPr>
              <w:pPrChange w:id="1591" w:author="吴潇" w:date="2014-12-22T14:19:00Z">
                <w:pPr>
                  <w:numPr>
                    <w:ilvl w:val="0"/>
                    <w:numId w:val="0"/>
                  </w:numPr>
                  <w:tabs>
                    <w:tab w:val="clear" w:pos="360"/>
                    <w:tab w:val="clear" w:pos="784"/>
                  </w:tabs>
                  <w:spacing w:line="0" w:lineRule="atLeast"/>
                </w:pPr>
              </w:pPrChange>
            </w:pPr>
            <w:ins w:id="1592" w:author="吴潇" w:date="2014-12-22T14:20:00Z">
              <w:r>
                <w:rPr>
                  <w:rFonts w:hint="eastAsia"/>
                  <w:szCs w:val="21"/>
                </w:rPr>
                <w:t>位4：</w:t>
              </w:r>
            </w:ins>
            <w:r>
              <w:rPr>
                <w:szCs w:val="21"/>
              </w:rPr>
              <w:t>CVN2</w:t>
            </w:r>
          </w:p>
          <w:p>
            <w:pPr>
              <w:numPr>
                <w:ilvl w:val="0"/>
                <w:numId w:val="0"/>
              </w:numPr>
              <w:tabs>
                <w:tab w:val="left" w:pos="360"/>
                <w:tab w:val="left" w:pos="784"/>
              </w:tabs>
              <w:spacing w:line="0" w:lineRule="atLeast"/>
              <w:ind w:left="420" w:leftChars="200"/>
              <w:rPr>
                <w:szCs w:val="21"/>
              </w:rPr>
              <w:pPrChange w:id="1593" w:author="吴潇" w:date="2014-12-22T14:19:00Z">
                <w:pPr>
                  <w:numPr>
                    <w:ilvl w:val="0"/>
                    <w:numId w:val="0"/>
                  </w:numPr>
                  <w:tabs>
                    <w:tab w:val="clear" w:pos="360"/>
                    <w:tab w:val="clear" w:pos="784"/>
                  </w:tabs>
                  <w:spacing w:line="0" w:lineRule="atLeast"/>
                </w:pPr>
              </w:pPrChange>
            </w:pPr>
            <w:ins w:id="1594" w:author="吴潇" w:date="2014-12-22T14:20:00Z">
              <w:r>
                <w:rPr>
                  <w:rFonts w:hint="eastAsia"/>
                  <w:szCs w:val="21"/>
                </w:rPr>
                <w:t>位5：</w:t>
              </w:r>
            </w:ins>
            <w:r>
              <w:rPr>
                <w:rFonts w:hint="eastAsia"/>
                <w:szCs w:val="21"/>
              </w:rPr>
              <w:t>有效期</w:t>
            </w:r>
          </w:p>
          <w:p>
            <w:pPr>
              <w:numPr>
                <w:ilvl w:val="0"/>
                <w:numId w:val="0"/>
              </w:numPr>
              <w:tabs>
                <w:tab w:val="left" w:pos="360"/>
                <w:tab w:val="left" w:pos="784"/>
              </w:tabs>
              <w:spacing w:line="0" w:lineRule="atLeast"/>
              <w:ind w:left="420" w:leftChars="200"/>
              <w:rPr>
                <w:szCs w:val="21"/>
              </w:rPr>
              <w:pPrChange w:id="1595" w:author="吴潇" w:date="2014-12-22T14:19:00Z">
                <w:pPr>
                  <w:numPr>
                    <w:ilvl w:val="0"/>
                    <w:numId w:val="0"/>
                  </w:numPr>
                  <w:tabs>
                    <w:tab w:val="clear" w:pos="360"/>
                    <w:tab w:val="clear" w:pos="784"/>
                  </w:tabs>
                  <w:spacing w:line="0" w:lineRule="atLeast"/>
                </w:pPr>
              </w:pPrChange>
            </w:pPr>
            <w:ins w:id="1596" w:author="吴潇" w:date="2014-12-22T14:20:00Z">
              <w:r>
                <w:rPr>
                  <w:rFonts w:hint="eastAsia"/>
                  <w:szCs w:val="21"/>
                </w:rPr>
                <w:t>位6：</w:t>
              </w:r>
            </w:ins>
            <w:r>
              <w:rPr>
                <w:rFonts w:hint="eastAsia"/>
                <w:szCs w:val="21"/>
              </w:rPr>
              <w:t>账户密码</w:t>
            </w:r>
          </w:p>
          <w:p>
            <w:pPr>
              <w:numPr>
                <w:ilvl w:val="0"/>
                <w:numId w:val="0"/>
              </w:numPr>
              <w:tabs>
                <w:tab w:val="left" w:pos="360"/>
                <w:tab w:val="left" w:pos="784"/>
              </w:tabs>
              <w:ind w:left="420" w:leftChars="200"/>
              <w:rPr>
                <w:szCs w:val="21"/>
              </w:rPr>
              <w:pPrChange w:id="1597" w:author="吴潇" w:date="2014-12-22T14:19:00Z">
                <w:pPr>
                  <w:numPr>
                    <w:ilvl w:val="0"/>
                    <w:numId w:val="0"/>
                  </w:numPr>
                  <w:tabs>
                    <w:tab w:val="clear" w:pos="360"/>
                    <w:tab w:val="clear" w:pos="784"/>
                  </w:tabs>
                </w:pPr>
              </w:pPrChange>
            </w:pPr>
            <w:ins w:id="1598" w:author="吴潇" w:date="2014-12-22T14:20:00Z">
              <w:r>
                <w:rPr>
                  <w:rFonts w:hint="eastAsia"/>
                  <w:szCs w:val="21"/>
                </w:rPr>
                <w:t>位7：</w:t>
              </w:r>
            </w:ins>
            <w:r>
              <w:rPr>
                <w:rFonts w:hint="eastAsia"/>
                <w:szCs w:val="21"/>
              </w:rPr>
              <w:t>姓名</w:t>
            </w:r>
          </w:p>
          <w:p>
            <w:pPr>
              <w:numPr>
                <w:ilvl w:val="0"/>
                <w:numId w:val="0"/>
              </w:numPr>
              <w:tabs>
                <w:tab w:val="left" w:pos="360"/>
                <w:tab w:val="left" w:pos="784"/>
              </w:tabs>
              <w:spacing w:line="0" w:lineRule="atLeast"/>
              <w:ind w:left="420" w:leftChars="200"/>
              <w:rPr>
                <w:szCs w:val="21"/>
              </w:rPr>
              <w:pPrChange w:id="1599" w:author="吴潇" w:date="2014-12-22T14:20:00Z">
                <w:pPr>
                  <w:numPr>
                    <w:ilvl w:val="0"/>
                    <w:numId w:val="0"/>
                  </w:numPr>
                  <w:tabs>
                    <w:tab w:val="clear" w:pos="360"/>
                    <w:tab w:val="clear" w:pos="784"/>
                  </w:tabs>
                  <w:spacing w:line="0" w:lineRule="atLeast"/>
                </w:pPr>
              </w:pPrChange>
            </w:pPr>
            <w:ins w:id="1600" w:author="吴潇" w:date="2014-12-22T14:20:00Z">
              <w:r>
                <w:rPr>
                  <w:rFonts w:hint="eastAsia"/>
                  <w:szCs w:val="21"/>
                </w:rPr>
                <w:t>位8：</w:t>
              </w:r>
            </w:ins>
            <w:r>
              <w:rPr>
                <w:rFonts w:hint="eastAsia"/>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602" w:author="吴潇" w:date="2014-12-25T17:02:00Z">
                  <w:rPr>
                    <w:rFonts w:eastAsia="黑体"/>
                  </w:rPr>
                </w:rPrChange>
              </w:rPr>
              <w:pPrChange w:id="1601" w:author="吴潇" w:date="2014-12-25T17:02:00Z">
                <w:pPr>
                  <w:numPr>
                    <w:ilvl w:val="0"/>
                    <w:numId w:val="0"/>
                  </w:numPr>
                  <w:tabs>
                    <w:tab w:val="clear" w:pos="360"/>
                    <w:tab w:val="clear" w:pos="784"/>
                  </w:tabs>
                  <w:spacing w:line="0" w:lineRule="atLeast"/>
                  <w:outlineLvl w:val="4"/>
                </w:pPr>
              </w:pPrChange>
            </w:pPr>
            <w:del w:id="1603" w:author="吴潇" w:date="2014-12-25T17:02:00Z">
              <w:r>
                <w:rPr>
                  <w:szCs w:val="21"/>
                </w:rPr>
                <w:delText>78</w:delText>
              </w:r>
            </w:del>
          </w:p>
        </w:tc>
        <w:tc>
          <w:tcPr>
            <w:tcW w:w="1180" w:type="dxa"/>
            <w:vAlign w:val="center"/>
          </w:tcPr>
          <w:p>
            <w:pPr>
              <w:numPr>
                <w:ilvl w:val="0"/>
                <w:numId w:val="0"/>
              </w:numPr>
              <w:spacing w:line="0" w:lineRule="atLeast"/>
              <w:outlineLvl w:val="4"/>
              <w:rPr>
                <w:rFonts w:eastAsia="宋体"/>
                <w:szCs w:val="21"/>
                <w:rPrChange w:id="1604" w:author="吴潇" w:date="2014-12-22T14:17:00Z">
                  <w:rPr>
                    <w:rFonts w:eastAsia="黑体"/>
                  </w:rPr>
                </w:rPrChange>
              </w:rPr>
            </w:pPr>
            <w:r>
              <w:rPr>
                <w:rFonts w:hint="eastAsia"/>
                <w:szCs w:val="21"/>
                <w:rPrChange w:id="1605" w:author="吴潇" w:date="2014-12-22T14:17:00Z">
                  <w:rPr>
                    <w:rFonts w:hint="eastAsia"/>
                  </w:rPr>
                </w:rPrChange>
              </w:rPr>
              <w:t>开通状态</w:t>
            </w:r>
          </w:p>
        </w:tc>
        <w:tc>
          <w:tcPr>
            <w:tcW w:w="1573" w:type="dxa"/>
            <w:vAlign w:val="center"/>
          </w:tcPr>
          <w:p>
            <w:pPr>
              <w:numPr>
                <w:ilvl w:val="0"/>
                <w:numId w:val="0"/>
              </w:numPr>
              <w:spacing w:line="0" w:lineRule="atLeast"/>
              <w:outlineLvl w:val="4"/>
              <w:rPr>
                <w:rFonts w:eastAsia="宋体"/>
                <w:szCs w:val="21"/>
                <w:rPrChange w:id="1606" w:author="吴潇" w:date="2014-12-22T14:17:00Z">
                  <w:rPr>
                    <w:rFonts w:eastAsia="黑体"/>
                  </w:rPr>
                </w:rPrChange>
              </w:rPr>
            </w:pPr>
            <w:r>
              <w:rPr>
                <w:szCs w:val="21"/>
                <w:rPrChange w:id="1607" w:author="吴潇" w:date="2014-12-22T14:17:00Z">
                  <w:rPr/>
                </w:rPrChange>
              </w:rPr>
              <w:t>activateStatus</w:t>
            </w:r>
          </w:p>
        </w:tc>
        <w:tc>
          <w:tcPr>
            <w:tcW w:w="992" w:type="dxa"/>
            <w:vAlign w:val="center"/>
          </w:tcPr>
          <w:p>
            <w:pPr>
              <w:numPr>
                <w:ilvl w:val="0"/>
                <w:numId w:val="0"/>
              </w:numPr>
              <w:spacing w:line="0" w:lineRule="atLeast"/>
              <w:outlineLvl w:val="4"/>
              <w:rPr>
                <w:rFonts w:eastAsia="宋体"/>
                <w:szCs w:val="21"/>
                <w:rPrChange w:id="1608" w:author="吴潇" w:date="2014-12-22T14:17:00Z">
                  <w:rPr>
                    <w:rFonts w:eastAsia="黑体"/>
                  </w:rPr>
                </w:rPrChange>
              </w:rPr>
            </w:pPr>
            <w:r>
              <w:rPr>
                <w:szCs w:val="21"/>
                <w:rPrChange w:id="1609" w:author="吴潇" w:date="2014-12-22T14:17:00Z">
                  <w:rPr/>
                </w:rPrChange>
              </w:rPr>
              <w:t>N1</w:t>
            </w:r>
          </w:p>
        </w:tc>
        <w:tc>
          <w:tcPr>
            <w:tcW w:w="5211" w:type="dxa"/>
            <w:vAlign w:val="center"/>
          </w:tcPr>
          <w:p>
            <w:pPr>
              <w:numPr>
                <w:ilvl w:val="0"/>
                <w:numId w:val="0"/>
              </w:numPr>
              <w:spacing w:line="0" w:lineRule="atLeast"/>
              <w:outlineLvl w:val="4"/>
              <w:rPr>
                <w:rFonts w:eastAsia="宋体"/>
                <w:szCs w:val="21"/>
                <w:rPrChange w:id="1610" w:author="吴潇" w:date="2014-12-22T14:17:00Z">
                  <w:rPr>
                    <w:rFonts w:eastAsia="黑体"/>
                  </w:rPr>
                </w:rPrChange>
              </w:rPr>
            </w:pPr>
            <w:r>
              <w:rPr>
                <w:szCs w:val="21"/>
                <w:rPrChange w:id="1611" w:author="吴潇" w:date="2014-12-22T14:17:00Z">
                  <w:rPr/>
                </w:rPrChange>
              </w:rPr>
              <w:t>0</w:t>
            </w:r>
            <w:r>
              <w:rPr>
                <w:rFonts w:hint="eastAsia"/>
                <w:szCs w:val="21"/>
                <w:rPrChange w:id="1612" w:author="吴潇" w:date="2014-12-22T14:17:00Z">
                  <w:rPr>
                    <w:rFonts w:hint="eastAsia"/>
                  </w:rPr>
                </w:rPrChange>
              </w:rPr>
              <w:t>：未开通业务</w:t>
            </w:r>
            <w:r>
              <w:rPr>
                <w:szCs w:val="21"/>
                <w:rPrChange w:id="1613" w:author="吴潇" w:date="2014-12-22T14:17:00Z">
                  <w:rPr/>
                </w:rPrChange>
              </w:rPr>
              <w:br/>
            </w:r>
            <w:r>
              <w:rPr>
                <w:szCs w:val="21"/>
                <w:rPrChange w:id="1614" w:author="吴潇" w:date="2014-12-22T14:17:00Z">
                  <w:rPr/>
                </w:rPrChange>
              </w:rPr>
              <w:t>1</w:t>
            </w:r>
            <w:r>
              <w:rPr>
                <w:rFonts w:hint="eastAsia"/>
                <w:szCs w:val="21"/>
                <w:rPrChange w:id="1615" w:author="吴潇" w:date="2014-12-22T14:17:00Z">
                  <w:rPr>
                    <w:rFonts w:hint="eastAsia"/>
                  </w:rPr>
                </w:rPrChange>
              </w:rPr>
              <w:t>：已开通银联全渠道支付</w:t>
            </w:r>
            <w:r>
              <w:rPr>
                <w:szCs w:val="21"/>
                <w:rPrChange w:id="1616" w:author="吴潇" w:date="2014-12-22T14:17:00Z">
                  <w:rPr/>
                </w:rPrChange>
              </w:rPr>
              <w:br/>
            </w:r>
            <w:r>
              <w:rPr>
                <w:szCs w:val="21"/>
                <w:rPrChange w:id="1617" w:author="吴潇" w:date="2014-12-22T14:17:00Z">
                  <w:rPr/>
                </w:rPrChange>
              </w:rPr>
              <w:t>2</w:t>
            </w:r>
            <w:r>
              <w:rPr>
                <w:rFonts w:hint="eastAsia"/>
                <w:szCs w:val="21"/>
                <w:rPrChange w:id="1618" w:author="吴潇" w:date="2014-12-22T14:17:00Z">
                  <w:rPr>
                    <w:rFonts w:hint="eastAsia"/>
                  </w:rPr>
                </w:rPrChange>
              </w:rPr>
              <w:t>：已开通小额认证支付</w:t>
            </w:r>
            <w:r>
              <w:rPr>
                <w:szCs w:val="21"/>
                <w:rPrChange w:id="1619" w:author="吴潇" w:date="2014-12-22T14:17:00Z">
                  <w:rPr/>
                </w:rPrChange>
              </w:rPr>
              <w:br/>
            </w:r>
            <w:r>
              <w:rPr>
                <w:szCs w:val="21"/>
                <w:rPrChange w:id="1620" w:author="吴潇" w:date="2014-12-22T14:17:00Z">
                  <w:rPr/>
                </w:rPrChange>
              </w:rPr>
              <w:t>3</w:t>
            </w:r>
            <w:r>
              <w:rPr>
                <w:rFonts w:hint="eastAsia"/>
                <w:szCs w:val="21"/>
                <w:rPrChange w:id="1621" w:author="吴潇" w:date="2014-12-22T14:17:00Z">
                  <w:rPr>
                    <w:rFonts w:hint="eastAsia"/>
                  </w:rPr>
                </w:rPrChange>
              </w:rPr>
              <w:t>：评级开通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623" w:author="吴潇" w:date="2014-12-25T17:02:00Z">
                  <w:rPr>
                    <w:rFonts w:eastAsia="黑体"/>
                  </w:rPr>
                </w:rPrChange>
              </w:rPr>
              <w:pPrChange w:id="1622" w:author="吴潇" w:date="2014-12-25T17:02:00Z">
                <w:pPr>
                  <w:numPr>
                    <w:ilvl w:val="0"/>
                    <w:numId w:val="0"/>
                  </w:numPr>
                  <w:tabs>
                    <w:tab w:val="clear" w:pos="360"/>
                    <w:tab w:val="clear" w:pos="784"/>
                  </w:tabs>
                  <w:spacing w:line="0" w:lineRule="atLeast"/>
                  <w:outlineLvl w:val="4"/>
                </w:pPr>
              </w:pPrChange>
            </w:pPr>
            <w:del w:id="1624" w:author="吴潇" w:date="2014-12-25T17:02:00Z">
              <w:r>
                <w:rPr>
                  <w:szCs w:val="21"/>
                </w:rPr>
                <w:delText>79</w:delText>
              </w:r>
            </w:del>
          </w:p>
        </w:tc>
        <w:tc>
          <w:tcPr>
            <w:tcW w:w="1180" w:type="dxa"/>
            <w:vAlign w:val="center"/>
          </w:tcPr>
          <w:p>
            <w:pPr>
              <w:numPr>
                <w:ilvl w:val="0"/>
                <w:numId w:val="0"/>
              </w:numPr>
              <w:spacing w:line="0" w:lineRule="atLeast"/>
              <w:outlineLvl w:val="4"/>
              <w:rPr>
                <w:rFonts w:eastAsia="宋体"/>
                <w:szCs w:val="21"/>
                <w:rPrChange w:id="1625" w:author="吴潇" w:date="2014-12-22T14:17:00Z">
                  <w:rPr>
                    <w:rFonts w:eastAsia="黑体"/>
                  </w:rPr>
                </w:rPrChange>
              </w:rPr>
            </w:pPr>
            <w:r>
              <w:rPr>
                <w:rFonts w:hint="eastAsia"/>
                <w:szCs w:val="21"/>
                <w:rPrChange w:id="1626" w:author="吴潇" w:date="2014-12-22T14:17:00Z">
                  <w:rPr>
                    <w:rFonts w:hint="eastAsia"/>
                  </w:rPr>
                </w:rPrChange>
              </w:rPr>
              <w:t>加密证书</w:t>
            </w:r>
            <w:r>
              <w:rPr>
                <w:szCs w:val="21"/>
                <w:rPrChange w:id="1627" w:author="吴潇" w:date="2014-12-22T14:17:00Z">
                  <w:rPr/>
                </w:rPrChange>
              </w:rPr>
              <w:t>ID</w:t>
            </w:r>
          </w:p>
        </w:tc>
        <w:tc>
          <w:tcPr>
            <w:tcW w:w="1573" w:type="dxa"/>
            <w:vAlign w:val="center"/>
          </w:tcPr>
          <w:p>
            <w:pPr>
              <w:numPr>
                <w:ilvl w:val="0"/>
                <w:numId w:val="0"/>
              </w:numPr>
              <w:spacing w:line="0" w:lineRule="atLeast"/>
              <w:outlineLvl w:val="4"/>
              <w:rPr>
                <w:rFonts w:eastAsia="宋体"/>
                <w:szCs w:val="21"/>
                <w:rPrChange w:id="1628" w:author="吴潇" w:date="2014-12-22T14:17:00Z">
                  <w:rPr>
                    <w:rFonts w:eastAsia="黑体"/>
                  </w:rPr>
                </w:rPrChange>
              </w:rPr>
            </w:pPr>
            <w:r>
              <w:rPr>
                <w:szCs w:val="21"/>
                <w:rPrChange w:id="1629" w:author="吴潇" w:date="2014-12-22T14:17:00Z">
                  <w:rPr/>
                </w:rPrChange>
              </w:rPr>
              <w:t>encryptCertId</w:t>
            </w:r>
          </w:p>
        </w:tc>
        <w:tc>
          <w:tcPr>
            <w:tcW w:w="992" w:type="dxa"/>
            <w:vAlign w:val="center"/>
          </w:tcPr>
          <w:p>
            <w:pPr>
              <w:numPr>
                <w:ilvl w:val="0"/>
                <w:numId w:val="0"/>
              </w:numPr>
              <w:spacing w:line="0" w:lineRule="atLeast"/>
              <w:outlineLvl w:val="4"/>
              <w:rPr>
                <w:rFonts w:eastAsia="宋体"/>
                <w:szCs w:val="21"/>
                <w:rPrChange w:id="1630" w:author="吴潇" w:date="2014-12-22T14:17:00Z">
                  <w:rPr>
                    <w:rFonts w:eastAsia="黑体"/>
                  </w:rPr>
                </w:rPrChange>
              </w:rPr>
            </w:pPr>
            <w:r>
              <w:rPr>
                <w:szCs w:val="21"/>
                <w:rPrChange w:id="1631" w:author="吴潇" w:date="2014-12-22T14:17:00Z">
                  <w:rPr/>
                </w:rPrChange>
              </w:rPr>
              <w:t>N1..128</w:t>
            </w:r>
          </w:p>
        </w:tc>
        <w:tc>
          <w:tcPr>
            <w:tcW w:w="5211" w:type="dxa"/>
            <w:vAlign w:val="center"/>
          </w:tcPr>
          <w:p>
            <w:pPr>
              <w:numPr>
                <w:ilvl w:val="0"/>
                <w:numId w:val="0"/>
              </w:numPr>
              <w:outlineLvl w:val="4"/>
              <w:rPr>
                <w:rFonts w:eastAsia="宋体"/>
                <w:szCs w:val="21"/>
                <w:rPrChange w:id="1632" w:author="吴潇" w:date="2014-12-22T14:17:00Z">
                  <w:rPr>
                    <w:rFonts w:eastAsia="黑体"/>
                  </w:rPr>
                </w:rPrChange>
              </w:rPr>
            </w:pPr>
            <w:r>
              <w:rPr>
                <w:rFonts w:hint="eastAsia"/>
                <w:szCs w:val="21"/>
                <w:rPrChange w:id="1633" w:author="吴潇" w:date="2014-12-22T14:17:00Z">
                  <w:rPr>
                    <w:rFonts w:hint="eastAsia"/>
                  </w:rPr>
                </w:rPrChange>
              </w:rPr>
              <w:t>填写</w:t>
            </w:r>
            <w:r>
              <w:rPr>
                <w:szCs w:val="21"/>
                <w:rPrChange w:id="1634" w:author="吴潇" w:date="2014-12-22T14:17:00Z">
                  <w:rPr/>
                </w:rPrChange>
              </w:rPr>
              <w:t>RSA</w:t>
            </w:r>
            <w:r>
              <w:rPr>
                <w:rFonts w:hint="eastAsia"/>
                <w:szCs w:val="21"/>
                <w:rPrChange w:id="1635" w:author="吴潇" w:date="2014-12-22T14:17:00Z">
                  <w:rPr>
                    <w:rFonts w:hint="eastAsia"/>
                  </w:rPr>
                </w:rPrChange>
              </w:rPr>
              <w:t>证书</w:t>
            </w:r>
            <w:r>
              <w:rPr>
                <w:szCs w:val="21"/>
                <w:rPrChange w:id="1636" w:author="吴潇" w:date="2014-12-22T14:17:00Z">
                  <w:rPr/>
                </w:rPrChange>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638" w:author="吴潇" w:date="2014-12-25T17:02:00Z">
                  <w:rPr>
                    <w:rFonts w:eastAsia="黑体"/>
                  </w:rPr>
                </w:rPrChange>
              </w:rPr>
              <w:pPrChange w:id="1637" w:author="吴潇" w:date="2014-12-25T17:02:00Z">
                <w:pPr>
                  <w:numPr>
                    <w:ilvl w:val="0"/>
                    <w:numId w:val="0"/>
                  </w:numPr>
                  <w:tabs>
                    <w:tab w:val="clear" w:pos="360"/>
                    <w:tab w:val="clear" w:pos="784"/>
                  </w:tabs>
                  <w:spacing w:line="0" w:lineRule="atLeast"/>
                  <w:outlineLvl w:val="4"/>
                </w:pPr>
              </w:pPrChange>
            </w:pPr>
            <w:del w:id="1639" w:author="吴潇" w:date="2014-12-25T17:02:00Z">
              <w:r>
                <w:rPr>
                  <w:szCs w:val="21"/>
                </w:rPr>
                <w:delText>80</w:delText>
              </w:r>
            </w:del>
          </w:p>
        </w:tc>
        <w:tc>
          <w:tcPr>
            <w:tcW w:w="1180" w:type="dxa"/>
            <w:vAlign w:val="center"/>
          </w:tcPr>
          <w:p>
            <w:pPr>
              <w:numPr>
                <w:ilvl w:val="0"/>
                <w:numId w:val="0"/>
              </w:numPr>
              <w:spacing w:line="0" w:lineRule="atLeast"/>
              <w:outlineLvl w:val="4"/>
              <w:rPr>
                <w:rFonts w:eastAsia="宋体"/>
                <w:szCs w:val="21"/>
                <w:rPrChange w:id="1640" w:author="吴潇" w:date="2014-12-22T14:17:00Z">
                  <w:rPr>
                    <w:rFonts w:eastAsia="黑体"/>
                  </w:rPr>
                </w:rPrChange>
              </w:rPr>
            </w:pPr>
            <w:r>
              <w:rPr>
                <w:rFonts w:hint="eastAsia"/>
                <w:szCs w:val="21"/>
                <w:rPrChange w:id="1641" w:author="吴潇" w:date="2014-12-22T14:17:00Z">
                  <w:rPr>
                    <w:rFonts w:hint="eastAsia"/>
                  </w:rPr>
                </w:rPrChange>
              </w:rPr>
              <w:t>终端信息</w:t>
            </w:r>
            <w:r>
              <w:rPr>
                <w:rFonts w:hint="eastAsia"/>
                <w:szCs w:val="21"/>
                <w:rPrChange w:id="1642" w:author="吴潇" w:date="2014-12-22T14:17:00Z">
                  <w:rPr>
                    <w:rFonts w:hint="eastAsia"/>
                  </w:rPr>
                </w:rPrChange>
              </w:rPr>
              <w:t>域</w:t>
            </w:r>
          </w:p>
        </w:tc>
        <w:tc>
          <w:tcPr>
            <w:tcW w:w="1573" w:type="dxa"/>
            <w:vAlign w:val="center"/>
          </w:tcPr>
          <w:p>
            <w:pPr>
              <w:numPr>
                <w:ilvl w:val="0"/>
                <w:numId w:val="0"/>
              </w:numPr>
              <w:spacing w:line="0" w:lineRule="atLeast"/>
              <w:outlineLvl w:val="4"/>
              <w:rPr>
                <w:rFonts w:eastAsia="宋体"/>
                <w:szCs w:val="21"/>
                <w:rPrChange w:id="1643" w:author="吴潇" w:date="2014-12-22T14:17:00Z">
                  <w:rPr>
                    <w:rFonts w:eastAsia="黑体"/>
                  </w:rPr>
                </w:rPrChange>
              </w:rPr>
            </w:pPr>
            <w:r>
              <w:rPr>
                <w:szCs w:val="21"/>
                <w:rPrChange w:id="1644" w:author="吴潇" w:date="2014-12-22T14:17:00Z">
                  <w:rPr/>
                </w:rPrChange>
              </w:rPr>
              <w:t>userMac</w:t>
            </w:r>
          </w:p>
        </w:tc>
        <w:tc>
          <w:tcPr>
            <w:tcW w:w="992" w:type="dxa"/>
            <w:vAlign w:val="center"/>
          </w:tcPr>
          <w:p>
            <w:pPr>
              <w:numPr>
                <w:ilvl w:val="0"/>
                <w:numId w:val="0"/>
              </w:numPr>
              <w:spacing w:line="0" w:lineRule="atLeast"/>
              <w:outlineLvl w:val="4"/>
              <w:rPr>
                <w:rFonts w:eastAsia="宋体"/>
                <w:szCs w:val="21"/>
                <w:rPrChange w:id="1645" w:author="吴潇" w:date="2014-12-22T14:17:00Z">
                  <w:rPr>
                    <w:rFonts w:eastAsia="黑体"/>
                  </w:rPr>
                </w:rPrChange>
              </w:rPr>
            </w:pPr>
            <w:r>
              <w:rPr>
                <w:szCs w:val="21"/>
                <w:rPrChange w:id="1646" w:author="吴潇" w:date="2014-12-22T14:17:00Z">
                  <w:rPr/>
                </w:rPrChange>
              </w:rPr>
              <w:t>ans80</w:t>
            </w:r>
          </w:p>
        </w:tc>
        <w:tc>
          <w:tcPr>
            <w:tcW w:w="5211" w:type="dxa"/>
            <w:vAlign w:val="center"/>
          </w:tcPr>
          <w:p>
            <w:pPr>
              <w:numPr>
                <w:ilvl w:val="0"/>
                <w:numId w:val="0"/>
              </w:numPr>
              <w:spacing w:line="0" w:lineRule="atLeast"/>
              <w:outlineLvl w:val="4"/>
              <w:rPr>
                <w:rFonts w:eastAsia="宋体"/>
                <w:szCs w:val="21"/>
                <w:rPrChange w:id="1647" w:author="吴潇" w:date="2014-12-22T14:17:00Z">
                  <w:rPr>
                    <w:rFonts w:eastAsia="黑体"/>
                  </w:rPr>
                </w:rPrChange>
              </w:rPr>
            </w:pPr>
            <w:r>
              <w:rPr>
                <w:rFonts w:hint="eastAsia"/>
                <w:szCs w:val="21"/>
                <w:rPrChange w:id="1648" w:author="吴潇" w:date="2014-12-22T14:17:00Z">
                  <w:rPr>
                    <w:rFonts w:hint="eastAsia"/>
                  </w:rPr>
                </w:rPrChange>
              </w:rPr>
              <w:t>按照如下统一的格式上送终端</w:t>
            </w:r>
            <w:r>
              <w:rPr>
                <w:szCs w:val="21"/>
                <w:rPrChange w:id="1649" w:author="吴潇" w:date="2014-12-22T14:17:00Z">
                  <w:rPr/>
                </w:rPrChange>
              </w:rPr>
              <w:t>ID</w:t>
            </w:r>
            <w:r>
              <w:rPr>
                <w:rFonts w:hint="eastAsia"/>
                <w:szCs w:val="21"/>
                <w:rPrChange w:id="1650" w:author="吴潇" w:date="2014-12-22T14:17:00Z">
                  <w:rPr>
                    <w:rFonts w:hint="eastAsia"/>
                  </w:rPr>
                </w:rPrChange>
              </w:rPr>
              <w:t>信息</w:t>
            </w:r>
            <w:r>
              <w:rPr>
                <w:szCs w:val="21"/>
                <w:rPrChange w:id="1651" w:author="吴潇" w:date="2014-12-22T14:17:00Z">
                  <w:rPr/>
                </w:rPrChange>
              </w:rPr>
              <w:t>:“</w:t>
            </w:r>
            <w:r>
              <w:rPr>
                <w:rFonts w:hint="eastAsia"/>
                <w:szCs w:val="21"/>
                <w:rPrChange w:id="1652" w:author="吴潇" w:date="2014-12-22T14:17:00Z">
                  <w:rPr>
                    <w:rFonts w:hint="eastAsia"/>
                  </w:rPr>
                </w:rPrChange>
              </w:rPr>
              <w:t>终端信息</w:t>
            </w:r>
            <w:r>
              <w:rPr>
                <w:szCs w:val="21"/>
                <w:rPrChange w:id="1653" w:author="吴潇" w:date="2014-12-22T14:17:00Z">
                  <w:rPr/>
                </w:rPrChange>
              </w:rPr>
              <w:t>1,</w:t>
            </w:r>
            <w:r>
              <w:rPr>
                <w:rFonts w:hint="eastAsia"/>
                <w:szCs w:val="21"/>
                <w:rPrChange w:id="1654" w:author="吴潇" w:date="2014-12-22T14:17:00Z">
                  <w:rPr>
                    <w:rFonts w:hint="eastAsia"/>
                  </w:rPr>
                </w:rPrChange>
              </w:rPr>
              <w:t>终</w:t>
            </w:r>
            <w:r>
              <w:rPr>
                <w:rFonts w:hint="eastAsia"/>
                <w:szCs w:val="21"/>
                <w:rPrChange w:id="1655" w:author="吴潇" w:date="2014-12-22T14:17:00Z">
                  <w:rPr>
                    <w:rFonts w:hint="eastAsia"/>
                  </w:rPr>
                </w:rPrChange>
              </w:rPr>
              <w:t>端信息</w:t>
            </w:r>
            <w:r>
              <w:rPr>
                <w:szCs w:val="21"/>
                <w:rPrChange w:id="1656" w:author="吴潇" w:date="2014-12-22T14:17:00Z">
                  <w:rPr/>
                </w:rPrChange>
              </w:rPr>
              <w:t>2”</w:t>
            </w:r>
            <w:r>
              <w:rPr>
                <w:rFonts w:hint="eastAsia"/>
                <w:szCs w:val="21"/>
                <w:rPrChange w:id="1657" w:author="吴潇" w:date="2014-12-22T14:17:00Z">
                  <w:rPr>
                    <w:rFonts w:hint="eastAsia"/>
                  </w:rPr>
                </w:rPrChange>
              </w:rPr>
              <w:t>。</w:t>
            </w:r>
          </w:p>
          <w:p>
            <w:pPr>
              <w:numPr>
                <w:ilvl w:val="0"/>
                <w:numId w:val="0"/>
              </w:numPr>
              <w:spacing w:line="0" w:lineRule="atLeast"/>
              <w:rPr>
                <w:szCs w:val="21"/>
                <w:rPrChange w:id="1658" w:author="吴潇" w:date="2014-12-22T14:17:00Z">
                  <w:rPr/>
                </w:rPrChange>
              </w:rPr>
            </w:pPr>
            <w:r>
              <w:rPr>
                <w:rFonts w:hint="eastAsia"/>
                <w:szCs w:val="21"/>
                <w:rPrChange w:id="1659" w:author="吴潇" w:date="2014-12-22T14:17:00Z">
                  <w:rPr>
                    <w:rFonts w:hint="eastAsia"/>
                  </w:rPr>
                </w:rPrChange>
              </w:rPr>
              <w:t>（</w:t>
            </w:r>
            <w:r>
              <w:rPr>
                <w:szCs w:val="21"/>
                <w:rPrChange w:id="1660" w:author="吴潇" w:date="2014-12-22T14:17:00Z">
                  <w:rPr/>
                </w:rPrChange>
              </w:rPr>
              <w:t>1</w:t>
            </w:r>
            <w:r>
              <w:rPr>
                <w:rFonts w:hint="eastAsia"/>
                <w:szCs w:val="21"/>
                <w:rPrChange w:id="1661" w:author="吴潇" w:date="2014-12-22T14:17:00Z">
                  <w:rPr>
                    <w:rFonts w:hint="eastAsia"/>
                  </w:rPr>
                </w:rPrChange>
              </w:rPr>
              <w:t>）如果只有第一项信息，则只需填写：终端信息</w:t>
            </w:r>
            <w:r>
              <w:rPr>
                <w:szCs w:val="21"/>
                <w:rPrChange w:id="1662" w:author="吴潇" w:date="2014-12-22T14:17:00Z">
                  <w:rPr/>
                </w:rPrChange>
              </w:rPr>
              <w:t>1</w:t>
            </w:r>
          </w:p>
          <w:p>
            <w:pPr>
              <w:numPr>
                <w:ilvl w:val="0"/>
                <w:numId w:val="0"/>
              </w:numPr>
              <w:spacing w:line="0" w:lineRule="atLeast"/>
              <w:rPr>
                <w:szCs w:val="21"/>
                <w:rPrChange w:id="1663" w:author="吴潇" w:date="2014-12-22T14:17:00Z">
                  <w:rPr/>
                </w:rPrChange>
              </w:rPr>
            </w:pPr>
            <w:r>
              <w:rPr>
                <w:rFonts w:hint="eastAsia"/>
                <w:szCs w:val="21"/>
                <w:rPrChange w:id="1664" w:author="吴潇" w:date="2014-12-22T14:17:00Z">
                  <w:rPr>
                    <w:rFonts w:hint="eastAsia"/>
                  </w:rPr>
                </w:rPrChange>
              </w:rPr>
              <w:t>（</w:t>
            </w:r>
            <w:r>
              <w:rPr>
                <w:szCs w:val="21"/>
                <w:rPrChange w:id="1665" w:author="吴潇" w:date="2014-12-22T14:17:00Z">
                  <w:rPr/>
                </w:rPrChange>
              </w:rPr>
              <w:t>2</w:t>
            </w:r>
            <w:r>
              <w:rPr>
                <w:rFonts w:hint="eastAsia"/>
                <w:szCs w:val="21"/>
                <w:rPrChange w:id="1666" w:author="吴潇" w:date="2014-12-22T14:17:00Z">
                  <w:rPr>
                    <w:rFonts w:hint="eastAsia"/>
                  </w:rPr>
                </w:rPrChange>
              </w:rPr>
              <w:t>）如果只有第二项信息，则需填写：</w:t>
            </w:r>
            <w:r>
              <w:rPr>
                <w:szCs w:val="21"/>
                <w:rPrChange w:id="1667" w:author="吴潇" w:date="2014-12-22T14:17:00Z">
                  <w:rPr/>
                </w:rPrChange>
              </w:rPr>
              <w:t>,</w:t>
            </w:r>
            <w:r>
              <w:rPr>
                <w:rFonts w:hint="eastAsia"/>
                <w:szCs w:val="21"/>
                <w:rPrChange w:id="1668" w:author="吴潇" w:date="2014-12-22T14:17:00Z">
                  <w:rPr>
                    <w:rFonts w:hint="eastAsia"/>
                  </w:rPr>
                </w:rPrChange>
              </w:rPr>
              <w:t>终端信息</w:t>
            </w:r>
            <w:r>
              <w:rPr>
                <w:szCs w:val="21"/>
                <w:rPrChange w:id="1669" w:author="吴潇" w:date="2014-12-22T14:17:00Z">
                  <w:rPr/>
                </w:rPrChange>
              </w:rPr>
              <w:t>2</w:t>
            </w:r>
          </w:p>
          <w:p>
            <w:pPr>
              <w:numPr>
                <w:ilvl w:val="0"/>
                <w:numId w:val="0"/>
              </w:numPr>
              <w:spacing w:line="0" w:lineRule="atLeast"/>
              <w:rPr>
                <w:szCs w:val="21"/>
                <w:rPrChange w:id="1670" w:author="吴潇" w:date="2014-12-22T14:17:00Z">
                  <w:rPr/>
                </w:rPrChange>
              </w:rPr>
            </w:pPr>
            <w:r>
              <w:rPr>
                <w:rFonts w:hint="eastAsia"/>
                <w:szCs w:val="21"/>
                <w:rPrChange w:id="1671" w:author="吴潇" w:date="2014-12-22T14:17:00Z">
                  <w:rPr>
                    <w:rFonts w:hint="eastAsia"/>
                  </w:rPr>
                </w:rPrChange>
              </w:rPr>
              <w:t>（</w:t>
            </w:r>
            <w:r>
              <w:rPr>
                <w:szCs w:val="21"/>
                <w:rPrChange w:id="1672" w:author="吴潇" w:date="2014-12-22T14:17:00Z">
                  <w:rPr/>
                </w:rPrChange>
              </w:rPr>
              <w:t>3</w:t>
            </w:r>
            <w:r>
              <w:rPr>
                <w:rFonts w:hint="eastAsia"/>
                <w:szCs w:val="21"/>
                <w:rPrChange w:id="1673" w:author="吴潇" w:date="2014-12-22T14:17:00Z">
                  <w:rPr>
                    <w:rFonts w:hint="eastAsia"/>
                  </w:rPr>
                </w:rPrChange>
              </w:rPr>
              <w:t>）如果两项均无，则字段为空。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675" w:author="吴潇" w:date="2014-12-25T17:02:00Z">
                  <w:rPr>
                    <w:rFonts w:eastAsia="黑体"/>
                  </w:rPr>
                </w:rPrChange>
              </w:rPr>
              <w:pPrChange w:id="1674" w:author="吴潇" w:date="2014-12-25T17:02:00Z">
                <w:pPr>
                  <w:numPr>
                    <w:ilvl w:val="0"/>
                    <w:numId w:val="0"/>
                  </w:numPr>
                  <w:tabs>
                    <w:tab w:val="clear" w:pos="360"/>
                    <w:tab w:val="clear" w:pos="784"/>
                  </w:tabs>
                  <w:spacing w:line="0" w:lineRule="atLeast"/>
                  <w:outlineLvl w:val="4"/>
                </w:pPr>
              </w:pPrChange>
            </w:pPr>
            <w:del w:id="1676" w:author="吴潇" w:date="2014-12-25T17:02:00Z">
              <w:r>
                <w:rPr>
                  <w:szCs w:val="21"/>
                </w:rPr>
                <w:delText>81</w:delText>
              </w:r>
            </w:del>
          </w:p>
        </w:tc>
        <w:tc>
          <w:tcPr>
            <w:tcW w:w="1180" w:type="dxa"/>
            <w:vAlign w:val="center"/>
          </w:tcPr>
          <w:p>
            <w:pPr>
              <w:numPr>
                <w:ilvl w:val="0"/>
                <w:numId w:val="0"/>
              </w:numPr>
              <w:spacing w:line="0" w:lineRule="atLeast"/>
              <w:outlineLvl w:val="4"/>
              <w:rPr>
                <w:rFonts w:eastAsia="宋体"/>
                <w:szCs w:val="21"/>
                <w:rPrChange w:id="1677" w:author="吴潇" w:date="2014-12-22T14:17:00Z">
                  <w:rPr>
                    <w:rFonts w:eastAsia="黑体"/>
                  </w:rPr>
                </w:rPrChange>
              </w:rPr>
            </w:pPr>
            <w:r>
              <w:rPr>
                <w:rFonts w:hint="eastAsia"/>
                <w:szCs w:val="21"/>
                <w:rPrChange w:id="1678" w:author="吴潇" w:date="2014-12-22T14:17:00Z">
                  <w:rPr>
                    <w:rFonts w:hint="eastAsia"/>
                  </w:rPr>
                </w:rPrChange>
              </w:rPr>
              <w:t>风控信息域</w:t>
            </w:r>
          </w:p>
        </w:tc>
        <w:tc>
          <w:tcPr>
            <w:tcW w:w="1573" w:type="dxa"/>
            <w:vAlign w:val="center"/>
          </w:tcPr>
          <w:p>
            <w:pPr>
              <w:numPr>
                <w:ilvl w:val="0"/>
                <w:numId w:val="0"/>
              </w:numPr>
              <w:spacing w:line="0" w:lineRule="atLeast"/>
              <w:outlineLvl w:val="4"/>
              <w:rPr>
                <w:rFonts w:eastAsia="宋体"/>
                <w:szCs w:val="21"/>
                <w:rPrChange w:id="1679" w:author="吴潇" w:date="2014-12-22T14:17:00Z">
                  <w:rPr>
                    <w:rFonts w:eastAsia="黑体"/>
                  </w:rPr>
                </w:rPrChange>
              </w:rPr>
            </w:pPr>
            <w:r>
              <w:rPr>
                <w:szCs w:val="21"/>
                <w:rPrChange w:id="1680" w:author="吴潇" w:date="2014-12-22T14:17:00Z">
                  <w:rPr/>
                </w:rPrChange>
              </w:rPr>
              <w:t>riskRateInfo</w:t>
            </w:r>
          </w:p>
        </w:tc>
        <w:tc>
          <w:tcPr>
            <w:tcW w:w="992" w:type="dxa"/>
            <w:vAlign w:val="center"/>
          </w:tcPr>
          <w:p>
            <w:pPr>
              <w:numPr>
                <w:ilvl w:val="0"/>
                <w:numId w:val="0"/>
              </w:numPr>
              <w:spacing w:line="0" w:lineRule="atLeast"/>
              <w:outlineLvl w:val="4"/>
              <w:rPr>
                <w:rFonts w:eastAsia="宋体"/>
                <w:szCs w:val="21"/>
                <w:rPrChange w:id="1681" w:author="吴潇" w:date="2014-12-22T14:17:00Z">
                  <w:rPr>
                    <w:rFonts w:eastAsia="黑体"/>
                  </w:rPr>
                </w:rPrChange>
              </w:rPr>
            </w:pPr>
            <w:r>
              <w:rPr>
                <w:szCs w:val="21"/>
                <w:rPrChange w:id="1682" w:author="吴潇" w:date="2014-12-22T14:17:00Z">
                  <w:rPr/>
                </w:rPrChange>
              </w:rPr>
              <w:t xml:space="preserve">ANS </w:t>
            </w:r>
            <w:r>
              <w:rPr>
                <w:szCs w:val="21"/>
                <w:rPrChange w:id="1683" w:author="吴潇" w:date="2014-12-22T14:17:00Z">
                  <w:rPr/>
                </w:rPrChange>
              </w:rPr>
              <w:t>1</w:t>
            </w:r>
            <w:r>
              <w:rPr>
                <w:szCs w:val="21"/>
                <w:rPrChange w:id="1684" w:author="吴潇" w:date="2014-12-22T14:17:00Z">
                  <w:rPr/>
                </w:rPrChange>
              </w:rPr>
              <w:t>…</w:t>
            </w:r>
            <w:r>
              <w:rPr>
                <w:szCs w:val="21"/>
                <w:rPrChange w:id="1685" w:author="吴潇" w:date="2014-12-22T14:17:00Z">
                  <w:rPr/>
                </w:rPrChange>
              </w:rPr>
              <w:t>2048</w:t>
            </w:r>
          </w:p>
        </w:tc>
        <w:tc>
          <w:tcPr>
            <w:tcW w:w="5211" w:type="dxa"/>
            <w:vAlign w:val="center"/>
          </w:tcPr>
          <w:p>
            <w:pPr>
              <w:numPr>
                <w:ilvl w:val="0"/>
                <w:numId w:val="0"/>
              </w:numPr>
              <w:outlineLvl w:val="4"/>
              <w:rPr>
                <w:rFonts w:eastAsia="宋体"/>
                <w:szCs w:val="21"/>
                <w:rPrChange w:id="1686" w:author="吴潇" w:date="2014-12-22T14:17:00Z">
                  <w:rPr>
                    <w:rFonts w:eastAsia="黑体"/>
                  </w:rPr>
                </w:rPrChange>
              </w:rPr>
            </w:pPr>
            <w:r>
              <w:rPr>
                <w:rFonts w:hint="eastAsia"/>
                <w:szCs w:val="21"/>
                <w:rPrChange w:id="1687" w:author="吴潇" w:date="2014-12-22T14:17:00Z">
                  <w:rPr>
                    <w:rFonts w:hint="eastAsia"/>
                  </w:rPr>
                </w:rPrChange>
              </w:rPr>
              <w:t>风控特殊要求商户上送：</w:t>
            </w:r>
          </w:p>
          <w:p>
            <w:pPr>
              <w:numPr>
                <w:ilvl w:val="0"/>
                <w:numId w:val="0"/>
              </w:numPr>
              <w:rPr>
                <w:szCs w:val="21"/>
                <w:rPrChange w:id="1688" w:author="吴潇" w:date="2014-12-22T14:17:00Z">
                  <w:rPr/>
                </w:rPrChange>
              </w:rPr>
            </w:pPr>
            <w:r>
              <w:rPr>
                <w:rFonts w:hint="eastAsia"/>
                <w:szCs w:val="21"/>
                <w:rPrChange w:id="1689" w:author="吴潇" w:date="2014-12-22T14:17:00Z">
                  <w:rPr>
                    <w:rFonts w:hint="eastAsia"/>
                  </w:rPr>
                </w:rPrChange>
              </w:rPr>
              <w:t>所有子域需用“有子域包含，子域间以“含，符号链接。格式如下：</w:t>
            </w:r>
            <w:r>
              <w:rPr>
                <w:szCs w:val="21"/>
                <w:rPrChange w:id="1690" w:author="吴潇" w:date="2014-12-22T14:17:00Z">
                  <w:rPr/>
                </w:rPrChange>
              </w:rPr>
              <w:t>{</w:t>
            </w:r>
            <w:r>
              <w:rPr>
                <w:rFonts w:hint="eastAsia"/>
                <w:szCs w:val="21"/>
                <w:rPrChange w:id="1691" w:author="吴潇" w:date="2014-12-22T14:17:00Z">
                  <w:rPr>
                    <w:rFonts w:hint="eastAsia"/>
                  </w:rPr>
                </w:rPrChange>
              </w:rPr>
              <w:t>子域名</w:t>
            </w:r>
            <w:r>
              <w:rPr>
                <w:szCs w:val="21"/>
                <w:rPrChange w:id="1692" w:author="吴潇" w:date="2014-12-22T14:17:00Z">
                  <w:rPr/>
                </w:rPrChange>
              </w:rPr>
              <w:t>1=</w:t>
            </w:r>
            <w:r>
              <w:rPr>
                <w:rFonts w:hint="eastAsia"/>
                <w:szCs w:val="21"/>
                <w:rPrChange w:id="1693" w:author="吴潇" w:date="2014-12-22T14:17:00Z">
                  <w:rPr>
                    <w:rFonts w:hint="eastAsia"/>
                  </w:rPr>
                </w:rPrChange>
              </w:rPr>
              <w:t>值</w:t>
            </w:r>
            <w:r>
              <w:rPr>
                <w:szCs w:val="21"/>
                <w:rPrChange w:id="1694" w:author="吴潇" w:date="2014-12-22T14:17:00Z">
                  <w:rPr/>
                </w:rPrChange>
              </w:rPr>
              <w:t>&amp;</w:t>
            </w:r>
            <w:r>
              <w:rPr>
                <w:rFonts w:hint="eastAsia"/>
                <w:szCs w:val="21"/>
                <w:rPrChange w:id="1695" w:author="吴潇" w:date="2014-12-22T14:17:00Z">
                  <w:rPr>
                    <w:rFonts w:hint="eastAsia"/>
                  </w:rPr>
                </w:rPrChange>
              </w:rPr>
              <w:t>子域名</w:t>
            </w:r>
            <w:r>
              <w:rPr>
                <w:szCs w:val="21"/>
                <w:rPrChange w:id="1696" w:author="吴潇" w:date="2014-12-22T14:17:00Z">
                  <w:rPr/>
                </w:rPrChange>
              </w:rPr>
              <w:t>2=</w:t>
            </w:r>
            <w:r>
              <w:rPr>
                <w:rFonts w:hint="eastAsia"/>
                <w:szCs w:val="21"/>
                <w:rPrChange w:id="1697" w:author="吴潇" w:date="2014-12-22T14:17:00Z">
                  <w:rPr>
                    <w:rFonts w:hint="eastAsia"/>
                  </w:rPr>
                </w:rPrChange>
              </w:rPr>
              <w:t>值</w:t>
            </w:r>
            <w:r>
              <w:rPr>
                <w:szCs w:val="21"/>
                <w:rPrChange w:id="1698" w:author="吴潇" w:date="2014-12-22T14:17:00Z">
                  <w:rPr/>
                </w:rPrChange>
              </w:rPr>
              <w:t>&amp;</w:t>
            </w:r>
            <w:r>
              <w:rPr>
                <w:rFonts w:hint="eastAsia"/>
                <w:szCs w:val="21"/>
                <w:rPrChange w:id="1699" w:author="吴潇" w:date="2014-12-22T14:17:00Z">
                  <w:rPr>
                    <w:rFonts w:hint="eastAsia"/>
                  </w:rPr>
                </w:rPrChange>
              </w:rPr>
              <w:t>子域名</w:t>
            </w:r>
            <w:r>
              <w:rPr>
                <w:szCs w:val="21"/>
                <w:rPrChange w:id="1700" w:author="吴潇" w:date="2014-12-22T14:17:00Z">
                  <w:rPr/>
                </w:rPrChange>
              </w:rPr>
              <w:t>3=</w:t>
            </w:r>
            <w:r>
              <w:rPr>
                <w:rFonts w:hint="eastAsia"/>
                <w:szCs w:val="21"/>
                <w:rPrChange w:id="1701" w:author="吴潇" w:date="2014-12-22T14:17:00Z">
                  <w:rPr>
                    <w:rFonts w:hint="eastAsia"/>
                  </w:rPr>
                </w:rPrChange>
              </w:rPr>
              <w:t>值</w:t>
            </w:r>
            <w:r>
              <w:rPr>
                <w:szCs w:val="21"/>
                <w:rPrChange w:id="1702" w:author="吴潇" w:date="2014-12-22T14:17:00Z">
                  <w:rPr/>
                </w:rPrChange>
              </w:rPr>
              <w:t>}</w:t>
            </w:r>
          </w:p>
          <w:p>
            <w:pPr>
              <w:numPr>
                <w:ilvl w:val="0"/>
                <w:numId w:val="0"/>
              </w:numPr>
              <w:rPr>
                <w:szCs w:val="21"/>
                <w:rPrChange w:id="1703" w:author="吴潇" w:date="2014-12-22T14:17:00Z">
                  <w:rPr/>
                </w:rPrChange>
              </w:rPr>
            </w:pPr>
            <w:r>
              <w:rPr>
                <w:rFonts w:hint="eastAsia"/>
                <w:szCs w:val="21"/>
                <w:rPrChange w:id="1704" w:author="吴潇" w:date="2014-12-22T14:17:00Z">
                  <w:rPr>
                    <w:rFonts w:hint="eastAsia"/>
                  </w:rPr>
                </w:rPrChange>
              </w:rPr>
              <w:t>相关子域说明见注</w:t>
            </w:r>
            <w:r>
              <w:rPr>
                <w:szCs w:val="21"/>
                <w:rPrChange w:id="1705" w:author="吴潇" w:date="2014-12-22T14:17:00Z">
                  <w:rPr/>
                </w:rPrChange>
              </w:rPr>
              <w:t>5</w:t>
            </w:r>
            <w:r>
              <w:rPr>
                <w:rFonts w:hint="eastAsia"/>
                <w:szCs w:val="21"/>
                <w:rPrChange w:id="1706" w:author="吴潇" w:date="2014-12-22T14:17:00Z">
                  <w:rPr>
                    <w:rFonts w:hint="eastAsia"/>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708" w:author="吴潇" w:date="2014-12-25T17:02:00Z">
                  <w:rPr>
                    <w:rFonts w:eastAsia="黑体"/>
                  </w:rPr>
                </w:rPrChange>
              </w:rPr>
              <w:pPrChange w:id="1707" w:author="吴潇" w:date="2014-12-25T17:02:00Z">
                <w:pPr>
                  <w:numPr>
                    <w:ilvl w:val="0"/>
                    <w:numId w:val="0"/>
                  </w:numPr>
                  <w:tabs>
                    <w:tab w:val="clear" w:pos="360"/>
                    <w:tab w:val="clear" w:pos="784"/>
                  </w:tabs>
                  <w:spacing w:line="0" w:lineRule="atLeast"/>
                  <w:outlineLvl w:val="4"/>
                </w:pPr>
              </w:pPrChange>
            </w:pPr>
            <w:del w:id="1709" w:author="吴潇" w:date="2014-12-25T17:02:00Z">
              <w:r>
                <w:rPr>
                  <w:szCs w:val="21"/>
                </w:rPr>
                <w:delText>82</w:delText>
              </w:r>
            </w:del>
          </w:p>
        </w:tc>
        <w:tc>
          <w:tcPr>
            <w:tcW w:w="1180" w:type="dxa"/>
            <w:vAlign w:val="center"/>
          </w:tcPr>
          <w:p>
            <w:pPr>
              <w:numPr>
                <w:ilvl w:val="0"/>
                <w:numId w:val="0"/>
              </w:numPr>
              <w:spacing w:line="0" w:lineRule="atLeast"/>
              <w:outlineLvl w:val="4"/>
              <w:rPr>
                <w:rFonts w:eastAsia="宋体"/>
                <w:szCs w:val="21"/>
                <w:rPrChange w:id="1710" w:author="吴潇" w:date="2014-12-22T14:17:00Z">
                  <w:rPr>
                    <w:rFonts w:eastAsia="黑体"/>
                  </w:rPr>
                </w:rPrChange>
              </w:rPr>
            </w:pPr>
            <w:r>
              <w:rPr>
                <w:rFonts w:hint="eastAsia"/>
                <w:szCs w:val="21"/>
                <w:rPrChange w:id="1711" w:author="吴潇" w:date="2014-12-22T14:17:00Z">
                  <w:rPr>
                    <w:rFonts w:hint="eastAsia"/>
                  </w:rPr>
                </w:rPrChange>
              </w:rPr>
              <w:t>小额临时支付信息域</w:t>
            </w:r>
          </w:p>
        </w:tc>
        <w:tc>
          <w:tcPr>
            <w:tcW w:w="1573" w:type="dxa"/>
            <w:vAlign w:val="center"/>
          </w:tcPr>
          <w:p>
            <w:pPr>
              <w:numPr>
                <w:ilvl w:val="0"/>
                <w:numId w:val="0"/>
              </w:numPr>
              <w:spacing w:line="0" w:lineRule="atLeast"/>
              <w:outlineLvl w:val="4"/>
              <w:rPr>
                <w:rFonts w:eastAsia="宋体"/>
                <w:szCs w:val="21"/>
                <w:rPrChange w:id="1712" w:author="吴潇" w:date="2014-12-22T14:17:00Z">
                  <w:rPr>
                    <w:rFonts w:eastAsia="黑体"/>
                  </w:rPr>
                </w:rPrChange>
              </w:rPr>
            </w:pPr>
            <w:r>
              <w:rPr>
                <w:szCs w:val="21"/>
                <w:rPrChange w:id="1713" w:author="吴潇" w:date="2014-12-22T14:17:00Z">
                  <w:rPr/>
                </w:rPrChange>
              </w:rPr>
              <w:t>temporaryPayInfo</w:t>
            </w:r>
          </w:p>
        </w:tc>
        <w:tc>
          <w:tcPr>
            <w:tcW w:w="992" w:type="dxa"/>
            <w:vAlign w:val="center"/>
          </w:tcPr>
          <w:p>
            <w:pPr>
              <w:numPr>
                <w:ilvl w:val="0"/>
                <w:numId w:val="0"/>
              </w:numPr>
              <w:spacing w:line="0" w:lineRule="atLeast"/>
              <w:outlineLvl w:val="4"/>
              <w:rPr>
                <w:rFonts w:eastAsia="宋体"/>
                <w:szCs w:val="21"/>
                <w:rPrChange w:id="1714" w:author="吴潇" w:date="2014-12-22T14:17:00Z">
                  <w:rPr>
                    <w:rFonts w:eastAsia="黑体"/>
                  </w:rPr>
                </w:rPrChange>
              </w:rPr>
            </w:pPr>
            <w:r>
              <w:rPr>
                <w:szCs w:val="21"/>
                <w:rPrChange w:id="1715" w:author="吴潇" w:date="2014-12-22T14:17:00Z">
                  <w:rPr/>
                </w:rPrChange>
              </w:rPr>
              <w:t>AN100</w:t>
            </w:r>
          </w:p>
        </w:tc>
        <w:tc>
          <w:tcPr>
            <w:tcW w:w="5211" w:type="dxa"/>
            <w:vAlign w:val="center"/>
          </w:tcPr>
          <w:p>
            <w:pPr>
              <w:numPr>
                <w:ilvl w:val="0"/>
                <w:numId w:val="0"/>
              </w:numPr>
              <w:spacing w:line="0" w:lineRule="atLeast"/>
              <w:outlineLvl w:val="4"/>
              <w:rPr>
                <w:rFonts w:eastAsia="宋体"/>
                <w:szCs w:val="21"/>
                <w:rPrChange w:id="1716" w:author="吴潇" w:date="2014-12-22T14:17:00Z">
                  <w:rPr>
                    <w:rFonts w:eastAsia="黑体"/>
                  </w:rPr>
                </w:rPrChange>
              </w:rPr>
            </w:pPr>
            <w:r>
              <w:rPr>
                <w:rFonts w:hint="eastAsia"/>
                <w:szCs w:val="21"/>
                <w:rPrChange w:id="1717" w:author="吴潇" w:date="2014-12-22T14:17:00Z">
                  <w:rPr>
                    <w:rFonts w:hint="eastAsia"/>
                  </w:rPr>
                </w:rPrChange>
              </w:rPr>
              <w:t>小额临时支付相关信息域，包含多个子域，所有子域需用“</w:t>
            </w:r>
            <w:r>
              <w:rPr>
                <w:szCs w:val="21"/>
                <w:rPrChange w:id="1718" w:author="吴潇" w:date="2014-12-22T14:17:00Z">
                  <w:rPr/>
                </w:rPrChange>
              </w:rPr>
              <w:t>{}”</w:t>
            </w:r>
            <w:r>
              <w:rPr>
                <w:rFonts w:hint="eastAsia"/>
                <w:szCs w:val="21"/>
                <w:rPrChange w:id="1719" w:author="吴潇" w:date="2014-12-22T14:17:00Z">
                  <w:rPr>
                    <w:rFonts w:hint="eastAsia"/>
                  </w:rPr>
                </w:rPrChange>
              </w:rPr>
              <w:t>包含，子域间以“</w:t>
            </w:r>
            <w:r>
              <w:rPr>
                <w:szCs w:val="21"/>
                <w:rPrChange w:id="1720" w:author="吴潇" w:date="2014-12-22T14:17:00Z">
                  <w:rPr/>
                </w:rPrChange>
              </w:rPr>
              <w:t>&amp;</w:t>
            </w:r>
            <w:r>
              <w:rPr>
                <w:rFonts w:hint="eastAsia"/>
                <w:szCs w:val="21"/>
                <w:rPrChange w:id="1721" w:author="吴潇" w:date="2014-12-22T14:17:00Z">
                  <w:rPr>
                    <w:rFonts w:hint="eastAsia"/>
                  </w:rPr>
                </w:rPrChange>
              </w:rPr>
              <w:t>”符号链接。格式如下：</w:t>
            </w:r>
            <w:r>
              <w:rPr>
                <w:szCs w:val="21"/>
                <w:rPrChange w:id="1722" w:author="吴潇" w:date="2014-12-22T14:17:00Z">
                  <w:rPr/>
                </w:rPrChange>
              </w:rPr>
              <w:t>{</w:t>
            </w:r>
            <w:r>
              <w:rPr>
                <w:rFonts w:hint="eastAsia"/>
                <w:szCs w:val="21"/>
                <w:rPrChange w:id="1723" w:author="吴潇" w:date="2014-12-22T14:17:00Z">
                  <w:rPr>
                    <w:rFonts w:hint="eastAsia"/>
                  </w:rPr>
                </w:rPrChange>
              </w:rPr>
              <w:t>子域名</w:t>
            </w:r>
            <w:r>
              <w:rPr>
                <w:szCs w:val="21"/>
                <w:rPrChange w:id="1724" w:author="吴潇" w:date="2014-12-22T14:17:00Z">
                  <w:rPr/>
                </w:rPrChange>
              </w:rPr>
              <w:t>1=</w:t>
            </w:r>
            <w:r>
              <w:rPr>
                <w:rFonts w:hint="eastAsia"/>
                <w:szCs w:val="21"/>
                <w:rPrChange w:id="1725" w:author="吴潇" w:date="2014-12-22T14:17:00Z">
                  <w:rPr>
                    <w:rFonts w:hint="eastAsia"/>
                  </w:rPr>
                </w:rPrChange>
              </w:rPr>
              <w:t>值</w:t>
            </w:r>
            <w:r>
              <w:rPr>
                <w:szCs w:val="21"/>
                <w:rPrChange w:id="1726" w:author="吴潇" w:date="2014-12-22T14:17:00Z">
                  <w:rPr/>
                </w:rPrChange>
              </w:rPr>
              <w:t>&amp;</w:t>
            </w:r>
            <w:r>
              <w:rPr>
                <w:rFonts w:hint="eastAsia"/>
                <w:szCs w:val="21"/>
                <w:rPrChange w:id="1727" w:author="吴潇" w:date="2014-12-22T14:17:00Z">
                  <w:rPr>
                    <w:rFonts w:hint="eastAsia"/>
                  </w:rPr>
                </w:rPrChange>
              </w:rPr>
              <w:t>子域名</w:t>
            </w:r>
            <w:r>
              <w:rPr>
                <w:szCs w:val="21"/>
                <w:rPrChange w:id="1728" w:author="吴潇" w:date="2014-12-22T14:17:00Z">
                  <w:rPr/>
                </w:rPrChange>
              </w:rPr>
              <w:t>2=</w:t>
            </w:r>
            <w:r>
              <w:rPr>
                <w:rFonts w:hint="eastAsia"/>
                <w:szCs w:val="21"/>
                <w:rPrChange w:id="1729" w:author="吴潇" w:date="2014-12-22T14:17:00Z">
                  <w:rPr>
                    <w:rFonts w:hint="eastAsia"/>
                  </w:rPr>
                </w:rPrChange>
              </w:rPr>
              <w:t>值</w:t>
            </w:r>
            <w:r>
              <w:rPr>
                <w:szCs w:val="21"/>
                <w:rPrChange w:id="1730" w:author="吴潇" w:date="2014-12-22T14:17:00Z">
                  <w:rPr/>
                </w:rPrChange>
              </w:rPr>
              <w:t>&amp;</w:t>
            </w:r>
            <w:r>
              <w:rPr>
                <w:rFonts w:hint="eastAsia"/>
                <w:szCs w:val="21"/>
                <w:rPrChange w:id="1731" w:author="吴潇" w:date="2014-12-22T14:17:00Z">
                  <w:rPr>
                    <w:rFonts w:hint="eastAsia"/>
                  </w:rPr>
                </w:rPrChange>
              </w:rPr>
              <w:t>子域名</w:t>
            </w:r>
            <w:r>
              <w:rPr>
                <w:szCs w:val="21"/>
                <w:rPrChange w:id="1732" w:author="吴潇" w:date="2014-12-22T14:17:00Z">
                  <w:rPr/>
                </w:rPrChange>
              </w:rPr>
              <w:t>3=</w:t>
            </w:r>
            <w:r>
              <w:rPr>
                <w:rFonts w:hint="eastAsia"/>
                <w:szCs w:val="21"/>
                <w:rPrChange w:id="1733" w:author="吴潇" w:date="2014-12-22T14:17:00Z">
                  <w:rPr>
                    <w:rFonts w:hint="eastAsia"/>
                  </w:rPr>
                </w:rPrChange>
              </w:rPr>
              <w:t>值</w:t>
            </w:r>
            <w:r>
              <w:rPr>
                <w:szCs w:val="21"/>
                <w:rPrChange w:id="1734" w:author="吴潇" w:date="2014-12-22T14:17:00Z">
                  <w:rPr/>
                </w:rPrChange>
              </w:rPr>
              <w:t>}</w:t>
            </w:r>
          </w:p>
          <w:p>
            <w:pPr>
              <w:numPr>
                <w:ilvl w:val="0"/>
                <w:numId w:val="0"/>
              </w:numPr>
              <w:spacing w:line="0" w:lineRule="atLeast"/>
              <w:rPr>
                <w:szCs w:val="21"/>
                <w:rPrChange w:id="1735" w:author="吴潇" w:date="2014-12-22T14:17:00Z">
                  <w:rPr/>
                </w:rPrChange>
              </w:rPr>
            </w:pPr>
            <w:r>
              <w:rPr>
                <w:rFonts w:hint="eastAsia"/>
                <w:szCs w:val="21"/>
                <w:rPrChange w:id="1736" w:author="吴潇" w:date="2014-12-22T14:17:00Z">
                  <w:rPr>
                    <w:rFonts w:hint="eastAsia"/>
                  </w:rPr>
                </w:rPrChange>
              </w:rPr>
              <w:t>子域相关说明见注</w:t>
            </w:r>
            <w:r>
              <w:rPr>
                <w:szCs w:val="21"/>
                <w:rPrChange w:id="1737" w:author="吴潇" w:date="2014-12-22T14:17:00Z">
                  <w:rPr/>
                </w:rPrChange>
              </w:rPr>
              <w:t>6</w:t>
            </w:r>
            <w:r>
              <w:rPr>
                <w:rFonts w:hint="eastAsia"/>
                <w:szCs w:val="21"/>
                <w:rPrChange w:id="1738" w:author="吴潇" w:date="2014-12-22T14:17:00Z">
                  <w:rPr>
                    <w:rFonts w:hint="eastAsia"/>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740" w:author="吴潇" w:date="2014-12-25T17:02:00Z">
                  <w:rPr>
                    <w:rFonts w:eastAsia="黑体"/>
                  </w:rPr>
                </w:rPrChange>
              </w:rPr>
              <w:pPrChange w:id="1739" w:author="吴潇" w:date="2014-12-25T17:02:00Z">
                <w:pPr>
                  <w:numPr>
                    <w:ilvl w:val="0"/>
                    <w:numId w:val="0"/>
                  </w:numPr>
                  <w:tabs>
                    <w:tab w:val="clear" w:pos="360"/>
                    <w:tab w:val="clear" w:pos="784"/>
                  </w:tabs>
                  <w:spacing w:line="0" w:lineRule="atLeast"/>
                  <w:outlineLvl w:val="4"/>
                </w:pPr>
              </w:pPrChange>
            </w:pPr>
            <w:del w:id="1741" w:author="吴潇" w:date="2014-12-25T17:02:00Z">
              <w:r>
                <w:rPr>
                  <w:szCs w:val="21"/>
                </w:rPr>
                <w:delText>83</w:delText>
              </w:r>
            </w:del>
          </w:p>
        </w:tc>
        <w:tc>
          <w:tcPr>
            <w:tcW w:w="1180" w:type="dxa"/>
            <w:vAlign w:val="center"/>
          </w:tcPr>
          <w:p>
            <w:pPr>
              <w:numPr>
                <w:ilvl w:val="0"/>
                <w:numId w:val="0"/>
              </w:numPr>
              <w:spacing w:line="0" w:lineRule="atLeast"/>
              <w:outlineLvl w:val="4"/>
              <w:rPr>
                <w:rFonts w:eastAsia="宋体"/>
                <w:szCs w:val="21"/>
                <w:rPrChange w:id="1742" w:author="吴潇" w:date="2014-12-22T14:17:00Z">
                  <w:rPr>
                    <w:rFonts w:eastAsia="黑体"/>
                  </w:rPr>
                </w:rPrChange>
              </w:rPr>
            </w:pPr>
            <w:r>
              <w:rPr>
                <w:rFonts w:hint="eastAsia"/>
                <w:szCs w:val="21"/>
                <w:rPrChange w:id="1743" w:author="吴潇" w:date="2014-12-22T14:17:00Z">
                  <w:rPr>
                    <w:rFonts w:hint="eastAsia"/>
                  </w:rPr>
                </w:rPrChange>
              </w:rPr>
              <w:t>失败交易前台跳转地址</w:t>
            </w:r>
          </w:p>
        </w:tc>
        <w:tc>
          <w:tcPr>
            <w:tcW w:w="1573" w:type="dxa"/>
            <w:vAlign w:val="center"/>
          </w:tcPr>
          <w:p>
            <w:pPr>
              <w:numPr>
                <w:ilvl w:val="0"/>
                <w:numId w:val="0"/>
              </w:numPr>
              <w:spacing w:line="0" w:lineRule="atLeast"/>
              <w:outlineLvl w:val="4"/>
              <w:rPr>
                <w:rFonts w:eastAsia="宋体"/>
                <w:szCs w:val="21"/>
                <w:rPrChange w:id="1744" w:author="吴潇" w:date="2014-12-22T14:17:00Z">
                  <w:rPr>
                    <w:rFonts w:eastAsia="黑体"/>
                  </w:rPr>
                </w:rPrChange>
              </w:rPr>
            </w:pPr>
            <w:r>
              <w:rPr>
                <w:szCs w:val="21"/>
                <w:rPrChange w:id="1745" w:author="吴潇" w:date="2014-12-22T14:17:00Z">
                  <w:rPr/>
                </w:rPrChange>
              </w:rPr>
              <w:t>frontFailUrl</w:t>
            </w:r>
          </w:p>
        </w:tc>
        <w:tc>
          <w:tcPr>
            <w:tcW w:w="992" w:type="dxa"/>
            <w:vAlign w:val="center"/>
          </w:tcPr>
          <w:p>
            <w:pPr>
              <w:numPr>
                <w:ilvl w:val="0"/>
                <w:numId w:val="0"/>
              </w:numPr>
              <w:spacing w:line="0" w:lineRule="atLeast"/>
              <w:outlineLvl w:val="4"/>
              <w:rPr>
                <w:rFonts w:eastAsia="宋体"/>
                <w:szCs w:val="21"/>
                <w:rPrChange w:id="1746" w:author="吴潇" w:date="2014-12-22T14:17:00Z">
                  <w:rPr>
                    <w:rFonts w:eastAsia="黑体"/>
                  </w:rPr>
                </w:rPrChange>
              </w:rPr>
            </w:pPr>
            <w:r>
              <w:rPr>
                <w:szCs w:val="21"/>
                <w:rPrChange w:id="1747" w:author="吴潇" w:date="2014-12-22T14:17:00Z">
                  <w:rPr/>
                </w:rPrChange>
              </w:rPr>
              <w:t>ANS1..256</w:t>
            </w:r>
          </w:p>
        </w:tc>
        <w:tc>
          <w:tcPr>
            <w:tcW w:w="5211" w:type="dxa"/>
            <w:vAlign w:val="center"/>
          </w:tcPr>
          <w:p>
            <w:pPr>
              <w:numPr>
                <w:ilvl w:val="0"/>
                <w:numId w:val="0"/>
              </w:numPr>
              <w:outlineLvl w:val="4"/>
              <w:rPr>
                <w:rFonts w:eastAsia="宋体"/>
                <w:szCs w:val="21"/>
                <w:rPrChange w:id="1748" w:author="吴潇" w:date="2014-12-22T14:17:00Z">
                  <w:rPr>
                    <w:rFonts w:eastAsia="黑体"/>
                  </w:rPr>
                </w:rPrChange>
              </w:rPr>
            </w:pPr>
            <w:r>
              <w:rPr>
                <w:rFonts w:hint="eastAsia"/>
                <w:szCs w:val="21"/>
                <w:rPrChange w:id="1749" w:author="吴潇" w:date="2014-12-22T14:17:00Z">
                  <w:rPr>
                    <w:rFonts w:hint="eastAsia"/>
                  </w:rPr>
                </w:rPrChange>
              </w:rPr>
              <w:t>前台消费交易若商户上送此字段，则在支付失败时，页面跳转至商户该</w:t>
            </w:r>
            <w:r>
              <w:rPr>
                <w:szCs w:val="21"/>
                <w:rPrChange w:id="1750" w:author="吴潇" w:date="2014-12-22T14:17:00Z">
                  <w:rPr/>
                </w:rPrChange>
              </w:rPr>
              <w:t>URL</w:t>
            </w:r>
            <w:r>
              <w:rPr>
                <w:rFonts w:hint="eastAsia"/>
                <w:szCs w:val="21"/>
                <w:rPrChange w:id="1751" w:author="吴潇" w:date="2014-12-22T14:17:00Z">
                  <w:rPr>
                    <w:rFonts w:hint="eastAsia"/>
                  </w:rPr>
                </w:rPrChange>
              </w:rPr>
              <w:t>（不带交易信息，仅跳转）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753" w:author="吴潇" w:date="2014-12-25T17:02:00Z">
                  <w:rPr>
                    <w:rFonts w:eastAsia="黑体"/>
                  </w:rPr>
                </w:rPrChange>
              </w:rPr>
              <w:pPrChange w:id="1752" w:author="吴潇" w:date="2014-12-25T17:02:00Z">
                <w:pPr>
                  <w:numPr>
                    <w:ilvl w:val="0"/>
                    <w:numId w:val="0"/>
                  </w:numPr>
                  <w:tabs>
                    <w:tab w:val="clear" w:pos="360"/>
                    <w:tab w:val="clear" w:pos="784"/>
                  </w:tabs>
                  <w:spacing w:line="0" w:lineRule="atLeast"/>
                  <w:outlineLvl w:val="4"/>
                </w:pPr>
              </w:pPrChange>
            </w:pPr>
            <w:del w:id="1754" w:author="吴潇" w:date="2014-12-25T17:02:00Z">
              <w:r>
                <w:rPr>
                  <w:szCs w:val="21"/>
                </w:rPr>
                <w:delText>84</w:delText>
              </w:r>
            </w:del>
          </w:p>
        </w:tc>
        <w:tc>
          <w:tcPr>
            <w:tcW w:w="1180" w:type="dxa"/>
            <w:vAlign w:val="center"/>
          </w:tcPr>
          <w:p>
            <w:pPr>
              <w:numPr>
                <w:ilvl w:val="0"/>
                <w:numId w:val="0"/>
              </w:numPr>
              <w:outlineLvl w:val="4"/>
              <w:rPr>
                <w:rFonts w:eastAsia="宋体"/>
                <w:szCs w:val="21"/>
                <w:rPrChange w:id="1755" w:author="吴潇" w:date="2014-12-22T14:17:00Z">
                  <w:rPr>
                    <w:rFonts w:eastAsia="黑体"/>
                  </w:rPr>
                </w:rPrChange>
              </w:rPr>
            </w:pPr>
            <w:r>
              <w:rPr>
                <w:rFonts w:hint="eastAsia"/>
                <w:szCs w:val="21"/>
                <w:rPrChange w:id="1756" w:author="吴潇" w:date="2014-12-22T14:17:00Z">
                  <w:rPr>
                    <w:rFonts w:hint="eastAsia"/>
                  </w:rPr>
                </w:rPrChange>
              </w:rPr>
              <w:t>有卡交易信息域</w:t>
            </w:r>
          </w:p>
        </w:tc>
        <w:tc>
          <w:tcPr>
            <w:tcW w:w="1573" w:type="dxa"/>
            <w:vAlign w:val="center"/>
          </w:tcPr>
          <w:p>
            <w:pPr>
              <w:numPr>
                <w:ilvl w:val="0"/>
                <w:numId w:val="0"/>
              </w:numPr>
              <w:outlineLvl w:val="4"/>
              <w:rPr>
                <w:rFonts w:eastAsia="宋体"/>
                <w:szCs w:val="21"/>
                <w:rPrChange w:id="1757" w:author="吴潇" w:date="2014-12-22T14:17:00Z">
                  <w:rPr>
                    <w:rFonts w:eastAsia="黑体"/>
                  </w:rPr>
                </w:rPrChange>
              </w:rPr>
            </w:pPr>
            <w:r>
              <w:rPr>
                <w:szCs w:val="21"/>
                <w:rPrChange w:id="1758" w:author="吴潇" w:date="2014-12-22T14:17:00Z">
                  <w:rPr/>
                </w:rPrChange>
              </w:rPr>
              <w:t>cardTransData</w:t>
            </w:r>
          </w:p>
        </w:tc>
        <w:tc>
          <w:tcPr>
            <w:tcW w:w="992" w:type="dxa"/>
            <w:vAlign w:val="center"/>
          </w:tcPr>
          <w:p>
            <w:pPr>
              <w:numPr>
                <w:ilvl w:val="0"/>
                <w:numId w:val="0"/>
              </w:numPr>
              <w:outlineLvl w:val="4"/>
              <w:rPr>
                <w:rFonts w:eastAsia="宋体"/>
                <w:szCs w:val="21"/>
                <w:rPrChange w:id="1759" w:author="吴潇" w:date="2014-12-22T14:17:00Z">
                  <w:rPr>
                    <w:rFonts w:eastAsia="黑体"/>
                  </w:rPr>
                </w:rPrChange>
              </w:rPr>
            </w:pPr>
            <w:r>
              <w:rPr>
                <w:szCs w:val="21"/>
                <w:rPrChange w:id="1760" w:author="吴潇" w:date="2014-12-22T14:17:00Z">
                  <w:rPr/>
                </w:rPrChange>
              </w:rPr>
              <w:t>ANS1Trans</w:t>
            </w:r>
          </w:p>
        </w:tc>
        <w:tc>
          <w:tcPr>
            <w:tcW w:w="5211" w:type="dxa"/>
            <w:vAlign w:val="center"/>
          </w:tcPr>
          <w:p>
            <w:pPr>
              <w:numPr>
                <w:ilvl w:val="0"/>
                <w:numId w:val="0"/>
              </w:numPr>
              <w:outlineLvl w:val="4"/>
              <w:rPr>
                <w:rFonts w:eastAsia="宋体"/>
                <w:szCs w:val="21"/>
                <w:rPrChange w:id="1761" w:author="吴潇" w:date="2014-12-22T14:17:00Z">
                  <w:rPr>
                    <w:rFonts w:eastAsia="黑体"/>
                  </w:rPr>
                </w:rPrChange>
              </w:rPr>
            </w:pPr>
            <w:r>
              <w:rPr>
                <w:szCs w:val="21"/>
                <w:rPrChange w:id="1762" w:author="吴潇" w:date="2014-12-22T14:17:00Z">
                  <w:rPr/>
                </w:rPrChange>
              </w:rPr>
              <w:t>IC</w:t>
            </w:r>
            <w:r>
              <w:rPr>
                <w:rFonts w:hint="eastAsia"/>
                <w:szCs w:val="21"/>
                <w:rPrChange w:id="1763" w:author="吴潇" w:date="2014-12-22T14:17:00Z">
                  <w:rPr>
                    <w:rFonts w:hint="eastAsia"/>
                  </w:rPr>
                </w:rPrChange>
              </w:rPr>
              <w:t>卡交易上送</w:t>
            </w:r>
          </w:p>
          <w:p>
            <w:pPr>
              <w:numPr>
                <w:ilvl w:val="0"/>
                <w:numId w:val="0"/>
              </w:numPr>
              <w:rPr>
                <w:szCs w:val="21"/>
                <w:rPrChange w:id="1764" w:author="吴潇" w:date="2014-12-22T14:17:00Z">
                  <w:rPr/>
                </w:rPrChange>
              </w:rPr>
            </w:pPr>
            <w:r>
              <w:rPr>
                <w:rFonts w:hint="eastAsia"/>
                <w:szCs w:val="21"/>
                <w:rPrChange w:id="1765" w:author="吴潇" w:date="2014-12-22T14:17:00Z">
                  <w:rPr>
                    <w:rFonts w:hint="eastAsia"/>
                  </w:rPr>
                </w:rPrChange>
              </w:rPr>
              <w:t>所有子域需用“有子域包含，子域间以“含，符号链接。</w:t>
            </w:r>
          </w:p>
          <w:p>
            <w:pPr>
              <w:numPr>
                <w:ilvl w:val="0"/>
                <w:numId w:val="0"/>
              </w:numPr>
              <w:rPr>
                <w:szCs w:val="21"/>
                <w:rPrChange w:id="1766" w:author="吴潇" w:date="2014-12-22T14:17:00Z">
                  <w:rPr/>
                </w:rPrChange>
              </w:rPr>
            </w:pPr>
            <w:r>
              <w:rPr>
                <w:rFonts w:hint="eastAsia"/>
                <w:szCs w:val="21"/>
                <w:rPrChange w:id="1767" w:author="吴潇" w:date="2014-12-22T14:17:00Z">
                  <w:rPr>
                    <w:rFonts w:hint="eastAsia"/>
                  </w:rPr>
                </w:rPrChange>
              </w:rPr>
              <w:t>格式如下：</w:t>
            </w:r>
            <w:r>
              <w:rPr>
                <w:szCs w:val="21"/>
                <w:rPrChange w:id="1768" w:author="吴潇" w:date="2014-12-22T14:17:00Z">
                  <w:rPr/>
                </w:rPrChange>
              </w:rPr>
              <w:t>{</w:t>
            </w:r>
            <w:r>
              <w:rPr>
                <w:rFonts w:hint="eastAsia"/>
                <w:szCs w:val="21"/>
                <w:rPrChange w:id="1769" w:author="吴潇" w:date="2014-12-22T14:17:00Z">
                  <w:rPr>
                    <w:rFonts w:hint="eastAsia"/>
                  </w:rPr>
                </w:rPrChange>
              </w:rPr>
              <w:t>子域名</w:t>
            </w:r>
            <w:r>
              <w:rPr>
                <w:szCs w:val="21"/>
                <w:rPrChange w:id="1770" w:author="吴潇" w:date="2014-12-22T14:17:00Z">
                  <w:rPr/>
                </w:rPrChange>
              </w:rPr>
              <w:t>1=</w:t>
            </w:r>
            <w:r>
              <w:rPr>
                <w:rFonts w:hint="eastAsia"/>
                <w:szCs w:val="21"/>
                <w:rPrChange w:id="1771" w:author="吴潇" w:date="2014-12-22T14:17:00Z">
                  <w:rPr>
                    <w:rFonts w:hint="eastAsia"/>
                  </w:rPr>
                </w:rPrChange>
              </w:rPr>
              <w:t>值</w:t>
            </w:r>
            <w:r>
              <w:rPr>
                <w:szCs w:val="21"/>
                <w:rPrChange w:id="1772" w:author="吴潇" w:date="2014-12-22T14:17:00Z">
                  <w:rPr/>
                </w:rPrChange>
              </w:rPr>
              <w:t>&amp;</w:t>
            </w:r>
            <w:r>
              <w:rPr>
                <w:rFonts w:hint="eastAsia"/>
                <w:szCs w:val="21"/>
                <w:rPrChange w:id="1773" w:author="吴潇" w:date="2014-12-22T14:17:00Z">
                  <w:rPr>
                    <w:rFonts w:hint="eastAsia"/>
                  </w:rPr>
                </w:rPrChange>
              </w:rPr>
              <w:t>子域名</w:t>
            </w:r>
            <w:r>
              <w:rPr>
                <w:szCs w:val="21"/>
                <w:rPrChange w:id="1774" w:author="吴潇" w:date="2014-12-22T14:17:00Z">
                  <w:rPr/>
                </w:rPrChange>
              </w:rPr>
              <w:t>2=</w:t>
            </w:r>
            <w:r>
              <w:rPr>
                <w:rFonts w:hint="eastAsia"/>
                <w:szCs w:val="21"/>
                <w:rPrChange w:id="1775" w:author="吴潇" w:date="2014-12-22T14:17:00Z">
                  <w:rPr>
                    <w:rFonts w:hint="eastAsia"/>
                  </w:rPr>
                </w:rPrChange>
              </w:rPr>
              <w:t>值</w:t>
            </w:r>
            <w:r>
              <w:rPr>
                <w:szCs w:val="21"/>
                <w:rPrChange w:id="1776" w:author="吴潇" w:date="2014-12-22T14:17:00Z">
                  <w:rPr/>
                </w:rPrChange>
              </w:rPr>
              <w:t>&amp;</w:t>
            </w:r>
            <w:r>
              <w:rPr>
                <w:rFonts w:hint="eastAsia"/>
                <w:szCs w:val="21"/>
                <w:rPrChange w:id="1777" w:author="吴潇" w:date="2014-12-22T14:17:00Z">
                  <w:rPr>
                    <w:rFonts w:hint="eastAsia"/>
                  </w:rPr>
                </w:rPrChange>
              </w:rPr>
              <w:t>子域名</w:t>
            </w:r>
            <w:r>
              <w:rPr>
                <w:szCs w:val="21"/>
                <w:rPrChange w:id="1778" w:author="吴潇" w:date="2014-12-22T14:17:00Z">
                  <w:rPr/>
                </w:rPrChange>
              </w:rPr>
              <w:t>3=</w:t>
            </w:r>
            <w:r>
              <w:rPr>
                <w:rFonts w:hint="eastAsia"/>
                <w:szCs w:val="21"/>
                <w:rPrChange w:id="1779" w:author="吴潇" w:date="2014-12-22T14:17:00Z">
                  <w:rPr>
                    <w:rFonts w:hint="eastAsia"/>
                  </w:rPr>
                </w:rPrChange>
              </w:rPr>
              <w:t>值</w:t>
            </w:r>
            <w:r>
              <w:rPr>
                <w:szCs w:val="21"/>
                <w:rPrChange w:id="1780" w:author="吴潇" w:date="2014-12-22T14:17:00Z">
                  <w:rPr/>
                </w:rPrChange>
              </w:rPr>
              <w:t>}</w:t>
            </w:r>
          </w:p>
          <w:p>
            <w:pPr>
              <w:numPr>
                <w:ilvl w:val="0"/>
                <w:numId w:val="0"/>
              </w:numPr>
              <w:rPr>
                <w:szCs w:val="21"/>
                <w:rPrChange w:id="1781" w:author="吴潇" w:date="2014-12-22T14:17:00Z">
                  <w:rPr/>
                </w:rPrChange>
              </w:rPr>
            </w:pPr>
            <w:r>
              <w:rPr>
                <w:rFonts w:hint="eastAsia"/>
                <w:szCs w:val="21"/>
                <w:rPrChange w:id="1782" w:author="吴潇" w:date="2014-12-22T14:17:00Z">
                  <w:rPr>
                    <w:rFonts w:hint="eastAsia"/>
                  </w:rPr>
                </w:rPrChange>
              </w:rPr>
              <w:t>相关子域说明见注</w:t>
            </w:r>
            <w:r>
              <w:rPr>
                <w:szCs w:val="21"/>
                <w:rPrChange w:id="1783" w:author="吴潇" w:date="2014-12-22T14:17:00Z">
                  <w:rPr/>
                </w:rPrChange>
              </w:rPr>
              <w:t>7</w:t>
            </w:r>
            <w:r>
              <w:rPr>
                <w:rFonts w:hint="eastAsia"/>
                <w:szCs w:val="21"/>
                <w:rPrChange w:id="1784" w:author="吴潇" w:date="2014-12-22T14:17:00Z">
                  <w:rPr>
                    <w:rFonts w:hint="eastAsia"/>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786" w:author="吴潇" w:date="2014-12-25T17:02:00Z">
                  <w:rPr>
                    <w:rFonts w:eastAsia="黑体"/>
                  </w:rPr>
                </w:rPrChange>
              </w:rPr>
              <w:pPrChange w:id="1785" w:author="吴潇" w:date="2014-12-25T17:02:00Z">
                <w:pPr>
                  <w:numPr>
                    <w:ilvl w:val="0"/>
                    <w:numId w:val="0"/>
                  </w:numPr>
                  <w:tabs>
                    <w:tab w:val="clear" w:pos="360"/>
                    <w:tab w:val="clear" w:pos="784"/>
                  </w:tabs>
                  <w:spacing w:line="0" w:lineRule="atLeast"/>
                  <w:outlineLvl w:val="4"/>
                </w:pPr>
              </w:pPrChange>
            </w:pPr>
            <w:del w:id="1787" w:author="吴潇" w:date="2014-12-25T17:02:00Z">
              <w:r>
                <w:rPr>
                  <w:szCs w:val="21"/>
                </w:rPr>
                <w:delText>85</w:delText>
              </w:r>
            </w:del>
          </w:p>
        </w:tc>
        <w:tc>
          <w:tcPr>
            <w:tcW w:w="1180" w:type="dxa"/>
            <w:vAlign w:val="center"/>
          </w:tcPr>
          <w:p>
            <w:pPr>
              <w:numPr>
                <w:ilvl w:val="0"/>
                <w:numId w:val="0"/>
              </w:numPr>
              <w:spacing w:line="0" w:lineRule="atLeast"/>
              <w:outlineLvl w:val="4"/>
              <w:rPr>
                <w:rFonts w:eastAsia="宋体"/>
                <w:szCs w:val="21"/>
                <w:rPrChange w:id="1788" w:author="吴潇" w:date="2014-12-22T14:17:00Z">
                  <w:rPr>
                    <w:rFonts w:eastAsia="黑体"/>
                  </w:rPr>
                </w:rPrChange>
              </w:rPr>
            </w:pPr>
            <w:r>
              <w:rPr>
                <w:rFonts w:hint="eastAsia"/>
                <w:szCs w:val="21"/>
                <w:rPrChange w:id="1789" w:author="吴潇" w:date="2014-12-22T14:17:00Z">
                  <w:rPr>
                    <w:rFonts w:hint="eastAsia"/>
                  </w:rPr>
                </w:rPrChange>
              </w:rPr>
              <w:t>安全类型</w:t>
            </w:r>
          </w:p>
        </w:tc>
        <w:tc>
          <w:tcPr>
            <w:tcW w:w="1573" w:type="dxa"/>
            <w:vAlign w:val="center"/>
          </w:tcPr>
          <w:p>
            <w:pPr>
              <w:numPr>
                <w:ilvl w:val="0"/>
                <w:numId w:val="0"/>
              </w:numPr>
              <w:spacing w:line="0" w:lineRule="atLeast"/>
              <w:outlineLvl w:val="4"/>
              <w:rPr>
                <w:rFonts w:eastAsia="宋体"/>
                <w:szCs w:val="21"/>
                <w:rPrChange w:id="1790" w:author="吴潇" w:date="2014-12-22T14:17:00Z">
                  <w:rPr>
                    <w:rFonts w:eastAsia="黑体"/>
                  </w:rPr>
                </w:rPrChange>
              </w:rPr>
            </w:pPr>
            <w:r>
              <w:rPr>
                <w:szCs w:val="21"/>
                <w:rPrChange w:id="1791" w:author="吴潇" w:date="2014-12-22T14:17:00Z">
                  <w:rPr/>
                </w:rPrChange>
              </w:rPr>
              <w:t>securityType</w:t>
            </w:r>
          </w:p>
        </w:tc>
        <w:tc>
          <w:tcPr>
            <w:tcW w:w="992" w:type="dxa"/>
            <w:vAlign w:val="center"/>
          </w:tcPr>
          <w:p>
            <w:pPr>
              <w:numPr>
                <w:ilvl w:val="0"/>
                <w:numId w:val="0"/>
              </w:numPr>
              <w:spacing w:line="0" w:lineRule="atLeast"/>
              <w:outlineLvl w:val="4"/>
              <w:rPr>
                <w:rFonts w:eastAsia="宋体"/>
                <w:szCs w:val="21"/>
                <w:rPrChange w:id="1792" w:author="吴潇" w:date="2014-12-22T14:17:00Z">
                  <w:rPr>
                    <w:rFonts w:eastAsia="黑体"/>
                  </w:rPr>
                </w:rPrChange>
              </w:rPr>
            </w:pPr>
            <w:r>
              <w:rPr>
                <w:szCs w:val="21"/>
                <w:rPrChange w:id="1793" w:author="吴潇" w:date="2014-12-22T14:17:00Z">
                  <w:rPr/>
                </w:rPrChange>
              </w:rPr>
              <w:t>N2</w:t>
            </w:r>
          </w:p>
        </w:tc>
        <w:tc>
          <w:tcPr>
            <w:tcW w:w="5211" w:type="dxa"/>
            <w:vAlign w:val="center"/>
          </w:tcPr>
          <w:p>
            <w:pPr>
              <w:numPr>
                <w:ilvl w:val="0"/>
                <w:numId w:val="0"/>
              </w:numPr>
              <w:outlineLvl w:val="4"/>
              <w:rPr>
                <w:rFonts w:eastAsia="宋体"/>
                <w:szCs w:val="21"/>
                <w:rPrChange w:id="1794" w:author="吴潇" w:date="2014-12-22T14:17:00Z">
                  <w:rPr>
                    <w:rFonts w:eastAsia="黑体"/>
                  </w:rPr>
                </w:rPrChange>
              </w:rPr>
            </w:pPr>
            <w:r>
              <w:rPr>
                <w:rFonts w:hint="eastAsia"/>
                <w:szCs w:val="21"/>
                <w:rPrChange w:id="1795" w:author="吴潇" w:date="2014-12-22T14:17:00Z">
                  <w:rPr>
                    <w:rFonts w:hint="eastAsia"/>
                  </w:rPr>
                </w:rPrChange>
              </w:rPr>
              <w:t>机构有卡接入使用，标识支付要素使用的加密方式</w:t>
            </w:r>
          </w:p>
          <w:p>
            <w:pPr>
              <w:numPr>
                <w:ilvl w:val="0"/>
                <w:numId w:val="0"/>
              </w:numPr>
              <w:rPr>
                <w:szCs w:val="21"/>
                <w:rPrChange w:id="1796" w:author="吴潇" w:date="2014-12-22T14:17:00Z">
                  <w:rPr/>
                </w:rPrChange>
              </w:rPr>
            </w:pPr>
            <w:r>
              <w:rPr>
                <w:rFonts w:hint="eastAsia"/>
                <w:szCs w:val="21"/>
                <w:rPrChange w:id="1797" w:author="吴潇" w:date="2014-12-22T14:17:00Z">
                  <w:rPr>
                    <w:rFonts w:hint="eastAsia"/>
                  </w:rPr>
                </w:rPrChange>
              </w:rPr>
              <w:t>移动支付特殊使用</w:t>
            </w:r>
          </w:p>
          <w:p>
            <w:pPr>
              <w:numPr>
                <w:ilvl w:val="0"/>
                <w:numId w:val="0"/>
              </w:numPr>
              <w:rPr>
                <w:szCs w:val="21"/>
                <w:rPrChange w:id="1798" w:author="吴潇" w:date="2014-12-22T14:17:00Z">
                  <w:rPr/>
                </w:rPrChange>
              </w:rPr>
            </w:pPr>
            <w:r>
              <w:rPr>
                <w:rFonts w:hint="eastAsia"/>
                <w:szCs w:val="21"/>
                <w:rPrChange w:id="1799" w:author="吴潇" w:date="2014-12-22T14:17:00Z">
                  <w:rPr>
                    <w:rFonts w:hint="eastAsia"/>
                  </w:rPr>
                </w:rPrChange>
              </w:rPr>
              <w:t>标识支付要素使用的加密方式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801" w:author="吴潇" w:date="2014-12-25T17:02:00Z">
                  <w:rPr>
                    <w:rFonts w:eastAsia="黑体"/>
                  </w:rPr>
                </w:rPrChange>
              </w:rPr>
              <w:pPrChange w:id="1800" w:author="吴潇" w:date="2014-12-25T17:02:00Z">
                <w:pPr>
                  <w:numPr>
                    <w:ilvl w:val="0"/>
                    <w:numId w:val="0"/>
                  </w:numPr>
                  <w:tabs>
                    <w:tab w:val="clear" w:pos="360"/>
                    <w:tab w:val="clear" w:pos="784"/>
                  </w:tabs>
                  <w:spacing w:line="0" w:lineRule="atLeast"/>
                  <w:outlineLvl w:val="4"/>
                </w:pPr>
              </w:pPrChange>
            </w:pPr>
            <w:del w:id="1802" w:author="吴潇" w:date="2014-12-25T17:02:00Z">
              <w:r>
                <w:rPr>
                  <w:szCs w:val="21"/>
                </w:rPr>
                <w:delText>86</w:delText>
              </w:r>
            </w:del>
          </w:p>
        </w:tc>
        <w:tc>
          <w:tcPr>
            <w:tcW w:w="1180" w:type="dxa"/>
            <w:vAlign w:val="center"/>
          </w:tcPr>
          <w:p>
            <w:pPr>
              <w:numPr>
                <w:ilvl w:val="0"/>
                <w:numId w:val="0"/>
              </w:numPr>
              <w:spacing w:line="0" w:lineRule="atLeast"/>
              <w:outlineLvl w:val="4"/>
              <w:rPr>
                <w:rFonts w:eastAsia="宋体"/>
                <w:szCs w:val="21"/>
                <w:rPrChange w:id="1803" w:author="吴潇" w:date="2014-12-22T14:17:00Z">
                  <w:rPr>
                    <w:rFonts w:eastAsia="黑体"/>
                  </w:rPr>
                </w:rPrChange>
              </w:rPr>
            </w:pPr>
            <w:r>
              <w:rPr>
                <w:rFonts w:hint="eastAsia"/>
                <w:szCs w:val="21"/>
                <w:rPrChange w:id="1804" w:author="吴潇" w:date="2014-12-22T14:17:00Z">
                  <w:rPr>
                    <w:rFonts w:hint="eastAsia"/>
                  </w:rPr>
                </w:rPrChange>
              </w:rPr>
              <w:t>银联受理订单号</w:t>
            </w:r>
          </w:p>
        </w:tc>
        <w:tc>
          <w:tcPr>
            <w:tcW w:w="1573" w:type="dxa"/>
            <w:vAlign w:val="center"/>
          </w:tcPr>
          <w:p>
            <w:pPr>
              <w:numPr>
                <w:ilvl w:val="0"/>
                <w:numId w:val="0"/>
              </w:numPr>
              <w:spacing w:line="0" w:lineRule="atLeast"/>
              <w:outlineLvl w:val="4"/>
              <w:rPr>
                <w:rFonts w:eastAsia="宋体"/>
                <w:szCs w:val="21"/>
                <w:rPrChange w:id="1805" w:author="吴潇" w:date="2014-12-22T14:17:00Z">
                  <w:rPr>
                    <w:rFonts w:eastAsia="黑体"/>
                  </w:rPr>
                </w:rPrChange>
              </w:rPr>
            </w:pPr>
            <w:r>
              <w:rPr>
                <w:szCs w:val="21"/>
                <w:rPrChange w:id="1806" w:author="吴潇" w:date="2014-12-22T14:17:00Z">
                  <w:rPr/>
                </w:rPrChange>
              </w:rPr>
              <w:t>tn</w:t>
            </w:r>
          </w:p>
        </w:tc>
        <w:tc>
          <w:tcPr>
            <w:tcW w:w="992" w:type="dxa"/>
            <w:vAlign w:val="center"/>
          </w:tcPr>
          <w:p>
            <w:pPr>
              <w:numPr>
                <w:ilvl w:val="0"/>
                <w:numId w:val="0"/>
              </w:numPr>
              <w:spacing w:line="0" w:lineRule="atLeast"/>
              <w:outlineLvl w:val="4"/>
              <w:rPr>
                <w:rFonts w:eastAsia="宋体"/>
                <w:szCs w:val="21"/>
                <w:rPrChange w:id="1807" w:author="吴潇" w:date="2014-12-22T14:17:00Z">
                  <w:rPr>
                    <w:rFonts w:eastAsia="黑体"/>
                  </w:rPr>
                </w:rPrChange>
              </w:rPr>
            </w:pPr>
            <w:r>
              <w:rPr>
                <w:szCs w:val="21"/>
                <w:rPrChange w:id="1808" w:author="吴潇" w:date="2014-12-22T14:17:00Z">
                  <w:rPr/>
                </w:rPrChange>
              </w:rPr>
              <w:t>N21</w:t>
            </w:r>
          </w:p>
        </w:tc>
        <w:tc>
          <w:tcPr>
            <w:tcW w:w="5211" w:type="dxa"/>
            <w:vAlign w:val="center"/>
          </w:tcPr>
          <w:p>
            <w:pPr>
              <w:numPr>
                <w:ilvl w:val="0"/>
                <w:numId w:val="0"/>
              </w:numPr>
              <w:outlineLvl w:val="4"/>
              <w:rPr>
                <w:rFonts w:eastAsia="宋体"/>
                <w:szCs w:val="21"/>
                <w:rPrChange w:id="1809" w:author="吴潇" w:date="2014-12-22T14:17:00Z">
                  <w:rPr>
                    <w:rFonts w:eastAsia="黑体"/>
                  </w:rPr>
                </w:rPrChange>
              </w:rPr>
            </w:pPr>
            <w:r>
              <w:rPr>
                <w:rFonts w:hint="eastAsia"/>
                <w:szCs w:val="21"/>
                <w:rPrChange w:id="1810" w:author="吴潇" w:date="2014-12-22T14:17:00Z">
                  <w:rPr>
                    <w:rFonts w:hint="eastAsia"/>
                  </w:rPr>
                </w:rPrChange>
              </w:rPr>
              <w:t>商户推送订单后银联移动支付系统返回该流水号，商户调用支付控件时使用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812" w:author="吴潇" w:date="2014-12-25T17:02:00Z">
                  <w:rPr>
                    <w:rFonts w:eastAsia="黑体"/>
                  </w:rPr>
                </w:rPrChange>
              </w:rPr>
              <w:pPrChange w:id="1811" w:author="吴潇" w:date="2014-12-25T17:02:00Z">
                <w:pPr>
                  <w:numPr>
                    <w:ilvl w:val="0"/>
                    <w:numId w:val="0"/>
                  </w:numPr>
                  <w:tabs>
                    <w:tab w:val="clear" w:pos="360"/>
                    <w:tab w:val="clear" w:pos="784"/>
                  </w:tabs>
                  <w:spacing w:line="0" w:lineRule="atLeast"/>
                  <w:outlineLvl w:val="4"/>
                </w:pPr>
              </w:pPrChange>
            </w:pPr>
            <w:del w:id="1813" w:author="吴潇" w:date="2014-12-25T17:02:00Z">
              <w:r>
                <w:rPr>
                  <w:szCs w:val="21"/>
                </w:rPr>
                <w:delText>87</w:delText>
              </w:r>
            </w:del>
          </w:p>
        </w:tc>
        <w:tc>
          <w:tcPr>
            <w:tcW w:w="1180" w:type="dxa"/>
            <w:vAlign w:val="center"/>
          </w:tcPr>
          <w:p>
            <w:pPr>
              <w:numPr>
                <w:ilvl w:val="0"/>
                <w:numId w:val="0"/>
              </w:numPr>
              <w:spacing w:line="0" w:lineRule="atLeast"/>
              <w:outlineLvl w:val="4"/>
              <w:rPr>
                <w:rFonts w:eastAsia="宋体"/>
                <w:szCs w:val="21"/>
                <w:rPrChange w:id="1814" w:author="吴潇" w:date="2014-12-22T14:17:00Z">
                  <w:rPr>
                    <w:rFonts w:eastAsia="黑体"/>
                  </w:rPr>
                </w:rPrChange>
              </w:rPr>
            </w:pPr>
            <w:r>
              <w:rPr>
                <w:szCs w:val="21"/>
                <w:rPrChange w:id="1815" w:author="吴潇" w:date="2014-12-22T14:17:00Z">
                  <w:rPr/>
                </w:rPrChange>
              </w:rPr>
              <w:t>VPC</w:t>
            </w:r>
            <w:r>
              <w:rPr>
                <w:rFonts w:hint="eastAsia"/>
                <w:szCs w:val="21"/>
                <w:rPrChange w:id="1816" w:author="吴潇" w:date="2014-12-22T14:17:00Z">
                  <w:rPr>
                    <w:rFonts w:hint="eastAsia"/>
                  </w:rPr>
                </w:rPrChange>
              </w:rPr>
              <w:t>交易信息域</w:t>
            </w:r>
          </w:p>
        </w:tc>
        <w:tc>
          <w:tcPr>
            <w:tcW w:w="1573" w:type="dxa"/>
            <w:vAlign w:val="center"/>
          </w:tcPr>
          <w:p>
            <w:pPr>
              <w:numPr>
                <w:ilvl w:val="0"/>
                <w:numId w:val="0"/>
              </w:numPr>
              <w:spacing w:line="0" w:lineRule="atLeast"/>
              <w:outlineLvl w:val="4"/>
              <w:rPr>
                <w:rFonts w:eastAsia="宋体"/>
                <w:szCs w:val="21"/>
                <w:rPrChange w:id="1817" w:author="吴潇" w:date="2014-12-22T14:17:00Z">
                  <w:rPr>
                    <w:rFonts w:eastAsia="黑体"/>
                  </w:rPr>
                </w:rPrChange>
              </w:rPr>
            </w:pPr>
            <w:r>
              <w:rPr>
                <w:szCs w:val="21"/>
                <w:rPrChange w:id="1818" w:author="吴潇" w:date="2014-12-22T14:17:00Z">
                  <w:rPr/>
                </w:rPrChange>
              </w:rPr>
              <w:t>vpcTransData</w:t>
            </w:r>
          </w:p>
        </w:tc>
        <w:tc>
          <w:tcPr>
            <w:tcW w:w="992" w:type="dxa"/>
            <w:vAlign w:val="center"/>
          </w:tcPr>
          <w:p>
            <w:pPr>
              <w:numPr>
                <w:ilvl w:val="0"/>
                <w:numId w:val="0"/>
              </w:numPr>
              <w:spacing w:line="0" w:lineRule="atLeast"/>
              <w:outlineLvl w:val="4"/>
              <w:rPr>
                <w:rFonts w:eastAsia="宋体"/>
                <w:szCs w:val="21"/>
                <w:rPrChange w:id="1819" w:author="吴潇" w:date="2014-12-22T14:17:00Z">
                  <w:rPr>
                    <w:rFonts w:eastAsia="黑体"/>
                  </w:rPr>
                </w:rPrChange>
              </w:rPr>
            </w:pPr>
            <w:r>
              <w:rPr>
                <w:szCs w:val="21"/>
                <w:rPrChange w:id="1820" w:author="吴潇" w:date="2014-12-22T14:17:00Z">
                  <w:rPr/>
                </w:rPrChange>
              </w:rPr>
              <w:t>ANS1..512</w:t>
            </w:r>
          </w:p>
        </w:tc>
        <w:tc>
          <w:tcPr>
            <w:tcW w:w="5211" w:type="dxa"/>
            <w:vAlign w:val="center"/>
          </w:tcPr>
          <w:p>
            <w:pPr>
              <w:numPr>
                <w:ilvl w:val="0"/>
                <w:numId w:val="0"/>
              </w:numPr>
              <w:outlineLvl w:val="4"/>
              <w:rPr>
                <w:rFonts w:eastAsia="宋体"/>
                <w:szCs w:val="21"/>
                <w:rPrChange w:id="1821" w:author="吴潇" w:date="2014-12-22T14:17:00Z">
                  <w:rPr>
                    <w:rFonts w:eastAsia="黑体"/>
                  </w:rPr>
                </w:rPrChange>
              </w:rPr>
            </w:pPr>
            <w:r>
              <w:rPr>
                <w:rFonts w:hint="eastAsia"/>
                <w:szCs w:val="21"/>
                <w:rPrChange w:id="1822" w:author="吴潇" w:date="2014-12-22T14:17:00Z">
                  <w:rPr>
                    <w:rFonts w:hint="eastAsia"/>
                  </w:rPr>
                </w:rPrChange>
              </w:rPr>
              <w:t>渠道类型为语音支付时使用</w:t>
            </w:r>
          </w:p>
          <w:p>
            <w:pPr>
              <w:numPr>
                <w:ilvl w:val="0"/>
                <w:numId w:val="0"/>
              </w:numPr>
              <w:rPr>
                <w:szCs w:val="21"/>
                <w:rPrChange w:id="1823" w:author="吴潇" w:date="2014-12-22T14:17:00Z">
                  <w:rPr/>
                </w:rPrChange>
              </w:rPr>
            </w:pPr>
            <w:r>
              <w:rPr>
                <w:rFonts w:hint="eastAsia"/>
                <w:szCs w:val="21"/>
                <w:rPrChange w:id="1824" w:author="吴潇" w:date="2014-12-22T14:17:00Z">
                  <w:rPr>
                    <w:rFonts w:hint="eastAsia"/>
                  </w:rPr>
                </w:rPrChange>
              </w:rPr>
              <w:t>所有子域需用“有子域包含，子域间以“含，符号链接。格式如下：</w:t>
            </w:r>
            <w:r>
              <w:rPr>
                <w:szCs w:val="21"/>
                <w:rPrChange w:id="1825" w:author="吴潇" w:date="2014-12-22T14:17:00Z">
                  <w:rPr/>
                </w:rPrChange>
              </w:rPr>
              <w:t>{</w:t>
            </w:r>
            <w:r>
              <w:rPr>
                <w:rFonts w:hint="eastAsia"/>
                <w:szCs w:val="21"/>
                <w:rPrChange w:id="1826" w:author="吴潇" w:date="2014-12-22T14:17:00Z">
                  <w:rPr>
                    <w:rFonts w:hint="eastAsia"/>
                  </w:rPr>
                </w:rPrChange>
              </w:rPr>
              <w:t>子域名</w:t>
            </w:r>
            <w:r>
              <w:rPr>
                <w:szCs w:val="21"/>
                <w:rPrChange w:id="1827" w:author="吴潇" w:date="2014-12-22T14:17:00Z">
                  <w:rPr/>
                </w:rPrChange>
              </w:rPr>
              <w:t>1=</w:t>
            </w:r>
            <w:r>
              <w:rPr>
                <w:rFonts w:hint="eastAsia"/>
                <w:szCs w:val="21"/>
                <w:rPrChange w:id="1828" w:author="吴潇" w:date="2014-12-22T14:17:00Z">
                  <w:rPr>
                    <w:rFonts w:hint="eastAsia"/>
                  </w:rPr>
                </w:rPrChange>
              </w:rPr>
              <w:t>值</w:t>
            </w:r>
            <w:r>
              <w:rPr>
                <w:szCs w:val="21"/>
                <w:rPrChange w:id="1829" w:author="吴潇" w:date="2014-12-22T14:17:00Z">
                  <w:rPr/>
                </w:rPrChange>
              </w:rPr>
              <w:t>&amp;</w:t>
            </w:r>
            <w:r>
              <w:rPr>
                <w:rFonts w:hint="eastAsia"/>
                <w:szCs w:val="21"/>
                <w:rPrChange w:id="1830" w:author="吴潇" w:date="2014-12-22T14:17:00Z">
                  <w:rPr>
                    <w:rFonts w:hint="eastAsia"/>
                  </w:rPr>
                </w:rPrChange>
              </w:rPr>
              <w:t>子域名</w:t>
            </w:r>
            <w:r>
              <w:rPr>
                <w:szCs w:val="21"/>
                <w:rPrChange w:id="1831" w:author="吴潇" w:date="2014-12-22T14:17:00Z">
                  <w:rPr/>
                </w:rPrChange>
              </w:rPr>
              <w:t>2=</w:t>
            </w:r>
            <w:r>
              <w:rPr>
                <w:rFonts w:hint="eastAsia"/>
                <w:szCs w:val="21"/>
                <w:rPrChange w:id="1832" w:author="吴潇" w:date="2014-12-22T14:17:00Z">
                  <w:rPr>
                    <w:rFonts w:hint="eastAsia"/>
                  </w:rPr>
                </w:rPrChange>
              </w:rPr>
              <w:t>值</w:t>
            </w:r>
            <w:r>
              <w:rPr>
                <w:szCs w:val="21"/>
                <w:rPrChange w:id="1833" w:author="吴潇" w:date="2014-12-22T14:17:00Z">
                  <w:rPr/>
                </w:rPrChange>
              </w:rPr>
              <w:t>&amp;</w:t>
            </w:r>
            <w:r>
              <w:rPr>
                <w:rFonts w:hint="eastAsia"/>
                <w:szCs w:val="21"/>
                <w:rPrChange w:id="1834" w:author="吴潇" w:date="2014-12-22T14:17:00Z">
                  <w:rPr>
                    <w:rFonts w:hint="eastAsia"/>
                  </w:rPr>
                </w:rPrChange>
              </w:rPr>
              <w:t>子域名</w:t>
            </w:r>
            <w:r>
              <w:rPr>
                <w:szCs w:val="21"/>
                <w:rPrChange w:id="1835" w:author="吴潇" w:date="2014-12-22T14:17:00Z">
                  <w:rPr/>
                </w:rPrChange>
              </w:rPr>
              <w:t>3=</w:t>
            </w:r>
            <w:r>
              <w:rPr>
                <w:rFonts w:hint="eastAsia"/>
                <w:szCs w:val="21"/>
                <w:rPrChange w:id="1836" w:author="吴潇" w:date="2014-12-22T14:17:00Z">
                  <w:rPr>
                    <w:rFonts w:hint="eastAsia"/>
                  </w:rPr>
                </w:rPrChange>
              </w:rPr>
              <w:t>值</w:t>
            </w:r>
            <w:r>
              <w:rPr>
                <w:szCs w:val="21"/>
                <w:rPrChange w:id="1837" w:author="吴潇" w:date="2014-12-22T14:17:00Z">
                  <w:rPr/>
                </w:rPrChange>
              </w:rPr>
              <w:t>}</w:t>
            </w:r>
          </w:p>
          <w:p>
            <w:pPr>
              <w:numPr>
                <w:ilvl w:val="0"/>
                <w:numId w:val="0"/>
              </w:numPr>
              <w:rPr>
                <w:szCs w:val="21"/>
                <w:rPrChange w:id="1838" w:author="吴潇" w:date="2014-12-22T14:17:00Z">
                  <w:rPr/>
                </w:rPrChange>
              </w:rPr>
            </w:pPr>
            <w:r>
              <w:rPr>
                <w:rFonts w:hint="eastAsia"/>
                <w:szCs w:val="21"/>
                <w:rPrChange w:id="1839" w:author="吴潇" w:date="2014-12-22T14:17:00Z">
                  <w:rPr>
                    <w:rFonts w:hint="eastAsia"/>
                  </w:rPr>
                </w:rPrChange>
              </w:rPr>
              <w:t>相关子域说明见注</w:t>
            </w:r>
            <w:r>
              <w:rPr>
                <w:szCs w:val="21"/>
                <w:rPrChange w:id="1840" w:author="吴潇" w:date="2014-12-22T14:17:00Z">
                  <w:rPr/>
                </w:rPrChange>
              </w:rPr>
              <w:t>8</w:t>
            </w:r>
            <w:r>
              <w:rPr>
                <w:rFonts w:hint="eastAsia"/>
                <w:szCs w:val="21"/>
                <w:rPrChange w:id="1841" w:author="吴潇" w:date="2014-12-22T14:17:00Z">
                  <w:rPr>
                    <w:rFonts w:hint="eastAsia"/>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843" w:author="吴潇" w:date="2014-12-25T17:02:00Z">
                  <w:rPr>
                    <w:rFonts w:eastAsia="黑体"/>
                  </w:rPr>
                </w:rPrChange>
              </w:rPr>
              <w:pPrChange w:id="1842" w:author="吴潇" w:date="2014-12-25T17:02:00Z">
                <w:pPr>
                  <w:numPr>
                    <w:ilvl w:val="0"/>
                    <w:numId w:val="0"/>
                  </w:numPr>
                  <w:tabs>
                    <w:tab w:val="clear" w:pos="360"/>
                    <w:tab w:val="clear" w:pos="784"/>
                  </w:tabs>
                  <w:spacing w:line="0" w:lineRule="atLeast"/>
                  <w:outlineLvl w:val="4"/>
                </w:pPr>
              </w:pPrChange>
            </w:pPr>
            <w:del w:id="1844" w:author="吴潇" w:date="2014-12-25T17:02:00Z">
              <w:r>
                <w:rPr>
                  <w:szCs w:val="21"/>
                </w:rPr>
                <w:delText>88</w:delText>
              </w:r>
            </w:del>
          </w:p>
        </w:tc>
        <w:tc>
          <w:tcPr>
            <w:tcW w:w="1180" w:type="dxa"/>
            <w:vAlign w:val="center"/>
          </w:tcPr>
          <w:p>
            <w:pPr>
              <w:numPr>
                <w:ilvl w:val="0"/>
                <w:numId w:val="0"/>
              </w:numPr>
              <w:spacing w:line="0" w:lineRule="atLeast"/>
              <w:outlineLvl w:val="4"/>
              <w:rPr>
                <w:rFonts w:eastAsia="宋体"/>
                <w:szCs w:val="21"/>
                <w:rPrChange w:id="1845" w:author="吴潇" w:date="2014-12-22T14:17:00Z">
                  <w:rPr>
                    <w:rFonts w:eastAsia="黑体"/>
                  </w:rPr>
                </w:rPrChange>
              </w:rPr>
            </w:pPr>
            <w:r>
              <w:rPr>
                <w:rFonts w:hint="eastAsia"/>
                <w:szCs w:val="21"/>
                <w:rPrChange w:id="1846" w:author="吴潇" w:date="2014-12-22T14:17:00Z">
                  <w:rPr>
                    <w:rFonts w:hint="eastAsia"/>
                  </w:rPr>
                </w:rPrChange>
              </w:rPr>
              <w:t>支付卡标识</w:t>
            </w:r>
          </w:p>
        </w:tc>
        <w:tc>
          <w:tcPr>
            <w:tcW w:w="1573" w:type="dxa"/>
            <w:vAlign w:val="center"/>
          </w:tcPr>
          <w:p>
            <w:pPr>
              <w:numPr>
                <w:ilvl w:val="0"/>
                <w:numId w:val="0"/>
              </w:numPr>
              <w:spacing w:line="0" w:lineRule="atLeast"/>
              <w:outlineLvl w:val="4"/>
              <w:rPr>
                <w:rFonts w:eastAsia="宋体"/>
                <w:szCs w:val="21"/>
                <w:rPrChange w:id="1847" w:author="吴潇" w:date="2014-12-22T14:17:00Z">
                  <w:rPr>
                    <w:rFonts w:eastAsia="黑体"/>
                  </w:rPr>
                </w:rPrChange>
              </w:rPr>
            </w:pPr>
            <w:r>
              <w:rPr>
                <w:szCs w:val="21"/>
                <w:rPrChange w:id="1848" w:author="吴潇" w:date="2014-12-22T14:17:00Z">
                  <w:rPr/>
                </w:rPrChange>
              </w:rPr>
              <w:t>payCardNo</w:t>
            </w:r>
          </w:p>
        </w:tc>
        <w:tc>
          <w:tcPr>
            <w:tcW w:w="992" w:type="dxa"/>
            <w:vAlign w:val="center"/>
          </w:tcPr>
          <w:p>
            <w:pPr>
              <w:numPr>
                <w:ilvl w:val="0"/>
                <w:numId w:val="0"/>
              </w:numPr>
              <w:spacing w:line="0" w:lineRule="atLeast"/>
              <w:outlineLvl w:val="4"/>
              <w:rPr>
                <w:rFonts w:eastAsia="宋体"/>
                <w:szCs w:val="21"/>
                <w:rPrChange w:id="1849" w:author="吴潇" w:date="2014-12-22T14:17:00Z">
                  <w:rPr>
                    <w:rFonts w:eastAsia="黑体"/>
                  </w:rPr>
                </w:rPrChange>
              </w:rPr>
            </w:pPr>
            <w:r>
              <w:rPr>
                <w:szCs w:val="21"/>
                <w:rPrChange w:id="1850" w:author="吴潇" w:date="2014-12-22T14:17:00Z">
                  <w:rPr/>
                </w:rPrChange>
              </w:rPr>
              <w:t>ANS1..19</w:t>
            </w:r>
          </w:p>
        </w:tc>
        <w:tc>
          <w:tcPr>
            <w:tcW w:w="5211" w:type="dxa"/>
            <w:vAlign w:val="center"/>
          </w:tcPr>
          <w:p>
            <w:pPr>
              <w:numPr>
                <w:ilvl w:val="0"/>
                <w:numId w:val="0"/>
              </w:numPr>
              <w:outlineLvl w:val="4"/>
              <w:rPr>
                <w:rFonts w:eastAsia="宋体"/>
                <w:szCs w:val="21"/>
                <w:rPrChange w:id="1851" w:author="吴潇" w:date="2014-12-22T14:17:00Z">
                  <w:rPr>
                    <w:rFonts w:eastAsia="黑体"/>
                  </w:rPr>
                </w:rPrChange>
              </w:rPr>
            </w:pPr>
            <w:r>
              <w:rPr>
                <w:rFonts w:hint="eastAsia"/>
                <w:szCs w:val="21"/>
                <w:rPrChange w:id="1852" w:author="吴潇" w:date="2014-12-22T14:17:00Z">
                  <w:rPr>
                    <w:rFonts w:hint="eastAsia"/>
                  </w:rPr>
                </w:rPrChange>
              </w:rPr>
              <w:t>特殊商户需要时返回（移动支付）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854" w:author="吴潇" w:date="2014-12-25T17:02:00Z">
                  <w:rPr>
                    <w:rFonts w:eastAsia="黑体"/>
                  </w:rPr>
                </w:rPrChange>
              </w:rPr>
              <w:pPrChange w:id="1853" w:author="吴潇" w:date="2014-12-25T17:02:00Z">
                <w:pPr>
                  <w:numPr>
                    <w:ilvl w:val="0"/>
                    <w:numId w:val="0"/>
                  </w:numPr>
                  <w:tabs>
                    <w:tab w:val="clear" w:pos="360"/>
                    <w:tab w:val="clear" w:pos="784"/>
                  </w:tabs>
                  <w:spacing w:line="0" w:lineRule="atLeast"/>
                  <w:outlineLvl w:val="4"/>
                </w:pPr>
              </w:pPrChange>
            </w:pPr>
            <w:del w:id="1855" w:author="吴潇" w:date="2014-12-25T17:02:00Z">
              <w:r>
                <w:rPr>
                  <w:szCs w:val="21"/>
                </w:rPr>
                <w:delText>89</w:delText>
              </w:r>
            </w:del>
          </w:p>
        </w:tc>
        <w:tc>
          <w:tcPr>
            <w:tcW w:w="1180" w:type="dxa"/>
            <w:vAlign w:val="center"/>
          </w:tcPr>
          <w:p>
            <w:pPr>
              <w:numPr>
                <w:ilvl w:val="0"/>
                <w:numId w:val="0"/>
              </w:numPr>
              <w:spacing w:line="0" w:lineRule="atLeast"/>
              <w:outlineLvl w:val="4"/>
              <w:rPr>
                <w:rFonts w:eastAsia="宋体"/>
                <w:szCs w:val="21"/>
                <w:rPrChange w:id="1856" w:author="吴潇" w:date="2014-12-22T14:17:00Z">
                  <w:rPr>
                    <w:rFonts w:eastAsia="黑体"/>
                  </w:rPr>
                </w:rPrChange>
              </w:rPr>
            </w:pPr>
            <w:r>
              <w:rPr>
                <w:rFonts w:hint="eastAsia"/>
                <w:szCs w:val="21"/>
                <w:rPrChange w:id="1857" w:author="吴潇" w:date="2014-12-22T14:17:00Z">
                  <w:rPr>
                    <w:rFonts w:hint="eastAsia"/>
                  </w:rPr>
                </w:rPrChange>
              </w:rPr>
              <w:t>支付卡名称</w:t>
            </w:r>
          </w:p>
        </w:tc>
        <w:tc>
          <w:tcPr>
            <w:tcW w:w="1573" w:type="dxa"/>
            <w:vAlign w:val="center"/>
          </w:tcPr>
          <w:p>
            <w:pPr>
              <w:numPr>
                <w:ilvl w:val="0"/>
                <w:numId w:val="0"/>
              </w:numPr>
              <w:spacing w:line="0" w:lineRule="atLeast"/>
              <w:outlineLvl w:val="4"/>
              <w:rPr>
                <w:rFonts w:eastAsia="宋体"/>
                <w:szCs w:val="21"/>
                <w:rPrChange w:id="1858" w:author="吴潇" w:date="2014-12-22T14:17:00Z">
                  <w:rPr>
                    <w:rFonts w:eastAsia="黑体"/>
                  </w:rPr>
                </w:rPrChange>
              </w:rPr>
            </w:pPr>
            <w:r>
              <w:rPr>
                <w:szCs w:val="21"/>
                <w:rPrChange w:id="1859" w:author="吴潇" w:date="2014-12-22T14:17:00Z">
                  <w:rPr/>
                </w:rPrChange>
              </w:rPr>
              <w:t>payCardIssueName</w:t>
            </w:r>
          </w:p>
        </w:tc>
        <w:tc>
          <w:tcPr>
            <w:tcW w:w="992" w:type="dxa"/>
            <w:vAlign w:val="center"/>
          </w:tcPr>
          <w:p>
            <w:pPr>
              <w:numPr>
                <w:ilvl w:val="0"/>
                <w:numId w:val="0"/>
              </w:numPr>
              <w:spacing w:line="0" w:lineRule="atLeast"/>
              <w:outlineLvl w:val="4"/>
              <w:rPr>
                <w:rFonts w:eastAsia="宋体"/>
                <w:szCs w:val="21"/>
                <w:rPrChange w:id="1860" w:author="吴潇" w:date="2014-12-22T14:17:00Z">
                  <w:rPr>
                    <w:rFonts w:eastAsia="黑体"/>
                  </w:rPr>
                </w:rPrChange>
              </w:rPr>
            </w:pPr>
            <w:r>
              <w:rPr>
                <w:rFonts w:hint="eastAsia"/>
                <w:szCs w:val="21"/>
                <w:rPrChange w:id="1861" w:author="吴潇" w:date="2014-12-22T14:17:00Z">
                  <w:rPr>
                    <w:rFonts w:hint="eastAsia"/>
                  </w:rPr>
                </w:rPrChange>
              </w:rPr>
              <w:t>　</w:t>
            </w:r>
            <w:r>
              <w:rPr>
                <w:szCs w:val="21"/>
                <w:rPrChange w:id="1862" w:author="吴潇" w:date="2014-12-22T14:17:00Z">
                  <w:rPr/>
                </w:rPrChange>
              </w:rPr>
              <w:t xml:space="preserve"> ANS1..64</w:t>
            </w:r>
          </w:p>
        </w:tc>
        <w:tc>
          <w:tcPr>
            <w:tcW w:w="5211" w:type="dxa"/>
            <w:vAlign w:val="center"/>
          </w:tcPr>
          <w:p>
            <w:pPr>
              <w:numPr>
                <w:ilvl w:val="0"/>
                <w:numId w:val="0"/>
              </w:numPr>
              <w:outlineLvl w:val="4"/>
              <w:rPr>
                <w:rFonts w:eastAsia="宋体"/>
                <w:szCs w:val="21"/>
                <w:rPrChange w:id="1863" w:author="吴潇" w:date="2014-12-22T14:17:00Z">
                  <w:rPr>
                    <w:rFonts w:eastAsia="黑体"/>
                  </w:rPr>
                </w:rPrChange>
              </w:rPr>
            </w:pPr>
            <w:r>
              <w:rPr>
                <w:rFonts w:hint="eastAsia"/>
                <w:szCs w:val="21"/>
                <w:rPrChange w:id="1864" w:author="吴潇" w:date="2014-12-22T14:17:00Z">
                  <w:rPr>
                    <w:rFonts w:hint="eastAsia"/>
                  </w:rPr>
                </w:rPrChange>
              </w:rPr>
              <w:t>特殊商户需要时返回（移动支付）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866" w:author="吴潇" w:date="2014-12-25T17:02:00Z">
                  <w:rPr>
                    <w:rFonts w:eastAsia="黑体"/>
                  </w:rPr>
                </w:rPrChange>
              </w:rPr>
              <w:pPrChange w:id="1865" w:author="吴潇" w:date="2014-12-25T17:02:00Z">
                <w:pPr>
                  <w:numPr>
                    <w:ilvl w:val="0"/>
                    <w:numId w:val="0"/>
                  </w:numPr>
                  <w:tabs>
                    <w:tab w:val="clear" w:pos="360"/>
                    <w:tab w:val="clear" w:pos="784"/>
                  </w:tabs>
                  <w:spacing w:line="0" w:lineRule="atLeast"/>
                  <w:outlineLvl w:val="4"/>
                </w:pPr>
              </w:pPrChange>
            </w:pPr>
            <w:del w:id="1867" w:author="吴潇" w:date="2014-12-25T17:02:00Z">
              <w:r>
                <w:rPr>
                  <w:szCs w:val="21"/>
                </w:rPr>
                <w:delText>90</w:delText>
              </w:r>
            </w:del>
          </w:p>
        </w:tc>
        <w:tc>
          <w:tcPr>
            <w:tcW w:w="1180" w:type="dxa"/>
            <w:vAlign w:val="center"/>
          </w:tcPr>
          <w:p>
            <w:pPr>
              <w:numPr>
                <w:ilvl w:val="0"/>
                <w:numId w:val="0"/>
              </w:numPr>
              <w:spacing w:line="0" w:lineRule="atLeast"/>
              <w:outlineLvl w:val="4"/>
              <w:rPr>
                <w:rFonts w:eastAsia="宋体"/>
                <w:szCs w:val="21"/>
                <w:rPrChange w:id="1868" w:author="吴潇" w:date="2014-12-22T14:17:00Z">
                  <w:rPr>
                    <w:rFonts w:eastAsia="黑体"/>
                  </w:rPr>
                </w:rPrChange>
              </w:rPr>
            </w:pPr>
            <w:r>
              <w:rPr>
                <w:rFonts w:hint="eastAsia"/>
                <w:szCs w:val="21"/>
                <w:rPrChange w:id="1869" w:author="吴潇" w:date="2014-12-22T14:17:00Z">
                  <w:rPr>
                    <w:rFonts w:hint="eastAsia"/>
                  </w:rPr>
                </w:rPrChange>
              </w:rPr>
              <w:t>渠道类型</w:t>
            </w:r>
          </w:p>
        </w:tc>
        <w:tc>
          <w:tcPr>
            <w:tcW w:w="1573" w:type="dxa"/>
            <w:vAlign w:val="center"/>
          </w:tcPr>
          <w:p>
            <w:pPr>
              <w:numPr>
                <w:ilvl w:val="0"/>
                <w:numId w:val="0"/>
              </w:numPr>
              <w:spacing w:line="0" w:lineRule="atLeast"/>
              <w:outlineLvl w:val="4"/>
              <w:rPr>
                <w:rFonts w:eastAsia="宋体"/>
                <w:szCs w:val="21"/>
                <w:rPrChange w:id="1870" w:author="吴潇" w:date="2014-12-22T14:17:00Z">
                  <w:rPr>
                    <w:rFonts w:eastAsia="黑体"/>
                  </w:rPr>
                </w:rPrChange>
              </w:rPr>
            </w:pPr>
            <w:r>
              <w:rPr>
                <w:szCs w:val="21"/>
                <w:rPrChange w:id="1871" w:author="吴潇" w:date="2014-12-22T14:17:00Z">
                  <w:rPr/>
                </w:rPrChange>
              </w:rPr>
              <w:t>channelType</w:t>
            </w:r>
          </w:p>
        </w:tc>
        <w:tc>
          <w:tcPr>
            <w:tcW w:w="992" w:type="dxa"/>
            <w:vAlign w:val="center"/>
          </w:tcPr>
          <w:p>
            <w:pPr>
              <w:numPr>
                <w:ilvl w:val="0"/>
                <w:numId w:val="0"/>
              </w:numPr>
              <w:spacing w:line="0" w:lineRule="atLeast"/>
              <w:outlineLvl w:val="4"/>
              <w:rPr>
                <w:rFonts w:eastAsia="宋体"/>
                <w:szCs w:val="21"/>
                <w:rPrChange w:id="1872" w:author="吴潇" w:date="2014-12-22T14:17:00Z">
                  <w:rPr>
                    <w:rFonts w:eastAsia="黑体"/>
                  </w:rPr>
                </w:rPrChange>
              </w:rPr>
            </w:pPr>
            <w:r>
              <w:rPr>
                <w:szCs w:val="21"/>
                <w:rPrChange w:id="1873" w:author="吴潇" w:date="2014-12-22T14:17:00Z">
                  <w:rPr/>
                </w:rPrChange>
              </w:rPr>
              <w:t>N2</w:t>
            </w:r>
          </w:p>
        </w:tc>
        <w:tc>
          <w:tcPr>
            <w:tcW w:w="5211" w:type="dxa"/>
            <w:vAlign w:val="center"/>
          </w:tcPr>
          <w:p>
            <w:pPr>
              <w:numPr>
                <w:ilvl w:val="0"/>
                <w:numId w:val="0"/>
              </w:numPr>
              <w:outlineLvl w:val="4"/>
              <w:rPr>
                <w:rFonts w:eastAsia="宋体"/>
                <w:szCs w:val="21"/>
                <w:rPrChange w:id="1874" w:author="吴潇" w:date="2014-12-22T14:17:00Z">
                  <w:rPr>
                    <w:rFonts w:eastAsia="黑体"/>
                  </w:rPr>
                </w:rPrChange>
              </w:rPr>
            </w:pPr>
            <w:r>
              <w:rPr>
                <w:szCs w:val="21"/>
                <w:rPrChange w:id="1875" w:author="吴潇" w:date="2014-12-22T14:17:00Z">
                  <w:rPr/>
                </w:rPrChange>
              </w:rPr>
              <w:t>05</w:t>
            </w:r>
            <w:r>
              <w:rPr>
                <w:rFonts w:hint="eastAsia"/>
                <w:szCs w:val="21"/>
                <w:rPrChange w:id="1876" w:author="吴潇" w:date="2014-12-22T14:17:00Z">
                  <w:rPr>
                    <w:rFonts w:hint="eastAsia"/>
                  </w:rPr>
                </w:rPrChange>
              </w:rPr>
              <w:t>：语音</w:t>
            </w:r>
          </w:p>
          <w:p>
            <w:pPr>
              <w:numPr>
                <w:ilvl w:val="0"/>
                <w:numId w:val="0"/>
              </w:numPr>
              <w:rPr>
                <w:szCs w:val="21"/>
                <w:rPrChange w:id="1877" w:author="吴潇" w:date="2014-12-22T14:17:00Z">
                  <w:rPr/>
                </w:rPrChange>
              </w:rPr>
            </w:pPr>
            <w:r>
              <w:rPr>
                <w:szCs w:val="21"/>
                <w:rPrChange w:id="1878" w:author="吴潇" w:date="2014-12-22T14:17:00Z">
                  <w:rPr/>
                </w:rPrChange>
              </w:rPr>
              <w:t>07</w:t>
            </w:r>
            <w:r>
              <w:rPr>
                <w:rFonts w:hint="eastAsia"/>
                <w:szCs w:val="21"/>
                <w:rPrChange w:id="1879" w:author="吴潇" w:date="2014-12-22T14:17:00Z">
                  <w:rPr>
                    <w:rFonts w:hint="eastAsia"/>
                  </w:rPr>
                </w:rPrChange>
              </w:rPr>
              <w:t>：互联网</w:t>
            </w:r>
          </w:p>
          <w:p>
            <w:pPr>
              <w:numPr>
                <w:ilvl w:val="0"/>
                <w:numId w:val="0"/>
              </w:numPr>
              <w:rPr>
                <w:szCs w:val="21"/>
                <w:rPrChange w:id="1880" w:author="吴潇" w:date="2014-12-22T14:17:00Z">
                  <w:rPr/>
                </w:rPrChange>
              </w:rPr>
            </w:pPr>
            <w:r>
              <w:rPr>
                <w:szCs w:val="21"/>
                <w:rPrChange w:id="1881" w:author="吴潇" w:date="2014-12-22T14:17:00Z">
                  <w:rPr/>
                </w:rPrChange>
              </w:rPr>
              <w:t>08</w:t>
            </w:r>
            <w:r>
              <w:rPr>
                <w:rFonts w:hint="eastAsia"/>
                <w:szCs w:val="21"/>
                <w:rPrChange w:id="1882" w:author="吴潇" w:date="2014-12-22T14:17:00Z">
                  <w:rPr>
                    <w:rFonts w:hint="eastAsia"/>
                  </w:rPr>
                </w:rPrChange>
              </w:rPr>
              <w:t>：移动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1883" w:author="吴潇" w:date="2014-12-25T17:02:00Z"/>
        </w:trPr>
        <w:tc>
          <w:tcPr>
            <w:tcW w:w="616" w:type="dxa"/>
            <w:vAlign w:val="center"/>
          </w:tcPr>
          <w:p>
            <w:pPr>
              <w:pStyle w:val="120"/>
              <w:numPr>
                <w:ilvl w:val="0"/>
                <w:numId w:val="22"/>
              </w:numPr>
              <w:tabs>
                <w:tab w:val="left" w:pos="360"/>
              </w:tabs>
              <w:spacing w:line="0" w:lineRule="atLeast"/>
              <w:ind w:firstLineChars="0"/>
              <w:outlineLvl w:val="4"/>
              <w:rPr>
                <w:del w:id="1885" w:author="吴潇" w:date="2014-12-25T17:02:00Z"/>
                <w:rFonts w:eastAsia="宋体"/>
                <w:szCs w:val="21"/>
                <w:rPrChange w:id="1886" w:author="吴潇" w:date="2014-12-25T17:02:00Z">
                  <w:rPr>
                    <w:rFonts w:eastAsia="黑体"/>
                  </w:rPr>
                </w:rPrChange>
              </w:rPr>
              <w:pPrChange w:id="1884" w:author="吴潇" w:date="2014-12-25T17:02:00Z">
                <w:pPr>
                  <w:numPr>
                    <w:ilvl w:val="0"/>
                    <w:numId w:val="0"/>
                  </w:numPr>
                  <w:tabs>
                    <w:tab w:val="clear" w:pos="360"/>
                    <w:tab w:val="clear" w:pos="784"/>
                  </w:tabs>
                  <w:spacing w:line="0" w:lineRule="atLeast"/>
                  <w:outlineLvl w:val="4"/>
                </w:pPr>
              </w:pPrChange>
            </w:pPr>
            <w:del w:id="1887" w:author="吴潇" w:date="2014-12-25T17:02:00Z">
              <w:r>
                <w:rPr>
                  <w:szCs w:val="21"/>
                </w:rPr>
                <w:delText>91</w:delText>
              </w:r>
            </w:del>
          </w:p>
        </w:tc>
        <w:tc>
          <w:tcPr>
            <w:tcW w:w="1180" w:type="dxa"/>
            <w:vAlign w:val="center"/>
          </w:tcPr>
          <w:p>
            <w:pPr>
              <w:numPr>
                <w:ilvl w:val="0"/>
                <w:numId w:val="0"/>
              </w:numPr>
              <w:spacing w:line="0" w:lineRule="atLeast"/>
              <w:outlineLvl w:val="4"/>
              <w:rPr>
                <w:del w:id="1888" w:author="吴潇" w:date="2014-12-25T17:02:00Z"/>
                <w:rFonts w:eastAsia="宋体"/>
                <w:szCs w:val="21"/>
                <w:rPrChange w:id="1889" w:author="吴潇" w:date="2014-12-22T14:17:00Z">
                  <w:rPr>
                    <w:rFonts w:eastAsia="黑体"/>
                  </w:rPr>
                </w:rPrChange>
              </w:rPr>
            </w:pPr>
            <w:del w:id="1890" w:author="吴潇" w:date="2014-12-25T17:02:00Z">
              <w:r>
                <w:rPr>
                  <w:rFonts w:hint="eastAsia"/>
                  <w:szCs w:val="21"/>
                  <w:rPrChange w:id="1891" w:author="吴潇" w:date="2014-12-22T14:17:00Z">
                    <w:rPr>
                      <w:rFonts w:hint="eastAsia"/>
                    </w:rPr>
                  </w:rPrChange>
                </w:rPr>
                <w:delText>交易查询流水号</w:delText>
              </w:r>
            </w:del>
          </w:p>
        </w:tc>
        <w:tc>
          <w:tcPr>
            <w:tcW w:w="1573" w:type="dxa"/>
            <w:vAlign w:val="center"/>
          </w:tcPr>
          <w:p>
            <w:pPr>
              <w:numPr>
                <w:ilvl w:val="0"/>
                <w:numId w:val="0"/>
              </w:numPr>
              <w:spacing w:line="0" w:lineRule="atLeast"/>
              <w:outlineLvl w:val="4"/>
              <w:rPr>
                <w:del w:id="1892" w:author="吴潇" w:date="2014-12-25T17:02:00Z"/>
                <w:rFonts w:eastAsia="宋体"/>
                <w:szCs w:val="21"/>
                <w:rPrChange w:id="1893" w:author="吴潇" w:date="2014-12-22T14:17:00Z">
                  <w:rPr>
                    <w:rFonts w:eastAsia="黑体"/>
                  </w:rPr>
                </w:rPrChange>
              </w:rPr>
            </w:pPr>
            <w:del w:id="1894" w:author="吴潇" w:date="2014-12-25T17:02:00Z">
              <w:r>
                <w:rPr>
                  <w:szCs w:val="21"/>
                  <w:rPrChange w:id="1895" w:author="吴潇" w:date="2014-12-22T14:17:00Z">
                    <w:rPr/>
                  </w:rPrChange>
                </w:rPr>
                <w:delText>queryId</w:delText>
              </w:r>
            </w:del>
          </w:p>
        </w:tc>
        <w:tc>
          <w:tcPr>
            <w:tcW w:w="992" w:type="dxa"/>
            <w:vAlign w:val="center"/>
          </w:tcPr>
          <w:p>
            <w:pPr>
              <w:numPr>
                <w:ilvl w:val="0"/>
                <w:numId w:val="0"/>
              </w:numPr>
              <w:spacing w:line="0" w:lineRule="atLeast"/>
              <w:outlineLvl w:val="4"/>
              <w:rPr>
                <w:del w:id="1896" w:author="吴潇" w:date="2014-12-25T17:02:00Z"/>
                <w:rFonts w:eastAsia="宋体"/>
                <w:szCs w:val="21"/>
                <w:rPrChange w:id="1897" w:author="吴潇" w:date="2014-12-22T14:17:00Z">
                  <w:rPr>
                    <w:rFonts w:eastAsia="黑体"/>
                  </w:rPr>
                </w:rPrChange>
              </w:rPr>
            </w:pPr>
            <w:del w:id="1898" w:author="吴潇" w:date="2014-12-25T17:02:00Z">
              <w:r>
                <w:rPr>
                  <w:szCs w:val="21"/>
                  <w:rPrChange w:id="1899" w:author="吴潇" w:date="2014-12-22T14:17:00Z">
                    <w:rPr/>
                  </w:rPrChange>
                </w:rPr>
                <w:delText>N21</w:delText>
              </w:r>
            </w:del>
          </w:p>
        </w:tc>
        <w:tc>
          <w:tcPr>
            <w:tcW w:w="5211" w:type="dxa"/>
            <w:vAlign w:val="center"/>
          </w:tcPr>
          <w:p>
            <w:pPr>
              <w:numPr>
                <w:ilvl w:val="0"/>
                <w:numId w:val="0"/>
              </w:numPr>
              <w:outlineLvl w:val="4"/>
              <w:rPr>
                <w:del w:id="1900" w:author="吴潇" w:date="2014-12-25T17:02:00Z"/>
                <w:rFonts w:eastAsia="宋体"/>
                <w:szCs w:val="21"/>
                <w:rPrChange w:id="1901" w:author="吴潇" w:date="2014-12-22T14:17:00Z">
                  <w:rPr>
                    <w:rFonts w:eastAsia="黑体"/>
                  </w:rPr>
                </w:rPrChange>
              </w:rPr>
            </w:pPr>
            <w:del w:id="1902" w:author="吴潇" w:date="2014-12-25T17:02:00Z">
              <w:r>
                <w:rPr>
                  <w:rFonts w:hint="eastAsia"/>
                  <w:szCs w:val="21"/>
                  <w:rPrChange w:id="1903" w:author="吴潇" w:date="2014-12-22T14:17:00Z">
                    <w:rPr>
                      <w:rFonts w:hint="eastAsia"/>
                    </w:rPr>
                  </w:rPrChange>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905" w:author="吴潇" w:date="2014-12-25T17:02:00Z">
                  <w:rPr>
                    <w:rFonts w:eastAsia="黑体"/>
                  </w:rPr>
                </w:rPrChange>
              </w:rPr>
              <w:pPrChange w:id="1904" w:author="吴潇" w:date="2014-12-25T17:02:00Z">
                <w:pPr>
                  <w:numPr>
                    <w:ilvl w:val="0"/>
                    <w:numId w:val="0"/>
                  </w:numPr>
                  <w:tabs>
                    <w:tab w:val="clear" w:pos="360"/>
                    <w:tab w:val="clear" w:pos="784"/>
                  </w:tabs>
                  <w:spacing w:line="0" w:lineRule="atLeast"/>
                  <w:outlineLvl w:val="4"/>
                </w:pPr>
              </w:pPrChange>
            </w:pPr>
            <w:del w:id="1906" w:author="吴潇" w:date="2014-12-25T17:02:00Z">
              <w:r>
                <w:rPr>
                  <w:szCs w:val="21"/>
                </w:rPr>
                <w:delText>92</w:delText>
              </w:r>
            </w:del>
          </w:p>
        </w:tc>
        <w:tc>
          <w:tcPr>
            <w:tcW w:w="1180" w:type="dxa"/>
            <w:vAlign w:val="center"/>
          </w:tcPr>
          <w:p>
            <w:pPr>
              <w:numPr>
                <w:ilvl w:val="0"/>
                <w:numId w:val="0"/>
              </w:numPr>
              <w:spacing w:line="0" w:lineRule="atLeast"/>
              <w:outlineLvl w:val="4"/>
              <w:rPr>
                <w:rFonts w:eastAsia="宋体"/>
                <w:szCs w:val="21"/>
                <w:rPrChange w:id="1907" w:author="吴潇" w:date="2014-12-22T14:17:00Z">
                  <w:rPr>
                    <w:rFonts w:eastAsia="黑体"/>
                  </w:rPr>
                </w:rPrChange>
              </w:rPr>
            </w:pPr>
            <w:r>
              <w:rPr>
                <w:rFonts w:hint="eastAsia"/>
                <w:szCs w:val="21"/>
                <w:rPrChange w:id="1908" w:author="吴潇" w:date="2014-12-22T14:17:00Z">
                  <w:rPr>
                    <w:rFonts w:hint="eastAsia"/>
                  </w:rPr>
                </w:rPrChange>
              </w:rPr>
              <w:t>签名方法</w:t>
            </w:r>
          </w:p>
        </w:tc>
        <w:tc>
          <w:tcPr>
            <w:tcW w:w="1573" w:type="dxa"/>
            <w:vAlign w:val="center"/>
          </w:tcPr>
          <w:p>
            <w:pPr>
              <w:numPr>
                <w:ilvl w:val="0"/>
                <w:numId w:val="0"/>
              </w:numPr>
              <w:spacing w:line="0" w:lineRule="atLeast"/>
              <w:outlineLvl w:val="4"/>
              <w:rPr>
                <w:rFonts w:eastAsia="宋体"/>
                <w:szCs w:val="21"/>
                <w:rPrChange w:id="1909" w:author="吴潇" w:date="2014-12-22T14:17:00Z">
                  <w:rPr>
                    <w:rFonts w:eastAsia="黑体"/>
                  </w:rPr>
                </w:rPrChange>
              </w:rPr>
            </w:pPr>
            <w:r>
              <w:rPr>
                <w:szCs w:val="21"/>
                <w:rPrChange w:id="1910" w:author="吴潇" w:date="2014-12-22T14:17:00Z">
                  <w:rPr/>
                </w:rPrChange>
              </w:rPr>
              <w:t>signMethod</w:t>
            </w:r>
          </w:p>
        </w:tc>
        <w:tc>
          <w:tcPr>
            <w:tcW w:w="992" w:type="dxa"/>
            <w:vAlign w:val="center"/>
          </w:tcPr>
          <w:p>
            <w:pPr>
              <w:numPr>
                <w:ilvl w:val="0"/>
                <w:numId w:val="0"/>
              </w:numPr>
              <w:spacing w:line="0" w:lineRule="atLeast"/>
              <w:outlineLvl w:val="4"/>
              <w:rPr>
                <w:rFonts w:eastAsia="宋体"/>
                <w:szCs w:val="21"/>
                <w:rPrChange w:id="1911" w:author="吴潇" w:date="2014-12-22T14:17:00Z">
                  <w:rPr>
                    <w:rFonts w:eastAsia="黑体"/>
                  </w:rPr>
                </w:rPrChange>
              </w:rPr>
            </w:pPr>
            <w:r>
              <w:rPr>
                <w:szCs w:val="21"/>
                <w:rPrChange w:id="1912" w:author="吴潇" w:date="2014-12-22T14:17:00Z">
                  <w:rPr/>
                </w:rPrChange>
              </w:rPr>
              <w:t>N1..12</w:t>
            </w:r>
          </w:p>
        </w:tc>
        <w:tc>
          <w:tcPr>
            <w:tcW w:w="5211" w:type="dxa"/>
            <w:vAlign w:val="center"/>
          </w:tcPr>
          <w:p>
            <w:pPr>
              <w:numPr>
                <w:ilvl w:val="0"/>
                <w:numId w:val="0"/>
              </w:numPr>
              <w:tabs>
                <w:tab w:val="left" w:pos="360"/>
                <w:tab w:val="left" w:pos="784"/>
              </w:tabs>
              <w:outlineLvl w:val="4"/>
              <w:rPr>
                <w:rFonts w:eastAsia="黑体"/>
                <w:szCs w:val="21"/>
                <w:rPrChange w:id="1914" w:author="吴潇" w:date="2014-12-22T14:17:00Z">
                  <w:rPr>
                    <w:rFonts w:eastAsia="黑体"/>
                  </w:rPr>
                </w:rPrChange>
              </w:rPr>
              <w:pPrChange w:id="1913" w:author="吴潇" w:date="2014-12-18T17:26:00Z">
                <w:pPr>
                  <w:numPr>
                    <w:ilvl w:val="0"/>
                    <w:numId w:val="0"/>
                  </w:numPr>
                  <w:tabs>
                    <w:tab w:val="clear" w:pos="360"/>
                    <w:tab w:val="clear" w:pos="784"/>
                  </w:tabs>
                  <w:outlineLvl w:val="4"/>
                </w:pPr>
              </w:pPrChange>
            </w:pPr>
            <w:ins w:id="1915" w:author="吴潇" w:date="2014-12-18T17:24:00Z">
              <w:r>
                <w:rPr>
                  <w:szCs w:val="21"/>
                  <w:rPrChange w:id="1916" w:author="吴潇" w:date="2014-12-22T14:17:00Z">
                    <w:rPr/>
                  </w:rPrChange>
                </w:rPr>
                <w:t>01</w:t>
              </w:r>
            </w:ins>
            <w:ins w:id="1917" w:author="吴潇" w:date="2014-12-18T17:26:00Z">
              <w:r>
                <w:rPr>
                  <w:rFonts w:hint="eastAsia"/>
                  <w:szCs w:val="21"/>
                  <w:rPrChange w:id="1918" w:author="吴潇" w:date="2014-12-22T14:17:00Z">
                    <w:rPr>
                      <w:rFonts w:hint="eastAsia"/>
                    </w:rPr>
                  </w:rPrChange>
                </w:rPr>
                <w:t>：</w:t>
              </w:r>
            </w:ins>
            <w:ins w:id="1919" w:author="吴潇" w:date="2014-12-18T17:24:00Z">
              <w:r>
                <w:rPr>
                  <w:rFonts w:hint="eastAsia"/>
                  <w:szCs w:val="21"/>
                  <w:rPrChange w:id="1920" w:author="吴潇" w:date="2014-12-22T14:17:00Z">
                    <w:rPr>
                      <w:rFonts w:hint="eastAsia"/>
                    </w:rPr>
                  </w:rPrChange>
                </w:rPr>
                <w:t>表示采用</w:t>
              </w:r>
            </w:ins>
            <w:ins w:id="1921" w:author="吴潇" w:date="2014-12-18T17:24:00Z">
              <w:r>
                <w:rPr>
                  <w:szCs w:val="21"/>
                  <w:rPrChange w:id="1922" w:author="吴潇" w:date="2014-12-22T14:17:00Z">
                    <w:rPr/>
                  </w:rPrChange>
                </w:rPr>
                <w:t>RSA</w:t>
              </w:r>
            </w:ins>
            <w:del w:id="1923" w:author="吴潇" w:date="2014-12-18T17:24:00Z">
              <w:r>
                <w:rPr>
                  <w:szCs w:val="21"/>
                  <w:rPrChange w:id="1924" w:author="吴潇" w:date="2014-12-22T14:17:00Z">
                    <w:rPr/>
                  </w:rPrChange>
                </w:rPr>
                <w:delText>01</w:delText>
              </w:r>
            </w:del>
            <w:del w:id="1925" w:author="吴潇" w:date="2014-12-18T17:24:00Z">
              <w:r>
                <w:rPr>
                  <w:rFonts w:hint="eastAsia"/>
                  <w:szCs w:val="21"/>
                  <w:rPrChange w:id="1926" w:author="吴潇" w:date="2014-12-22T14:17:00Z">
                    <w:rPr>
                      <w:rFonts w:hint="eastAsia"/>
                    </w:rPr>
                  </w:rPrChange>
                </w:rPr>
                <w:delText>：</w:delText>
              </w:r>
            </w:del>
            <w:del w:id="1927" w:author="吴潇" w:date="2014-12-18T17:24:00Z">
              <w:r>
                <w:rPr>
                  <w:szCs w:val="21"/>
                  <w:rPrChange w:id="1928" w:author="吴潇" w:date="2014-12-22T14:17:00Z">
                    <w:rPr/>
                  </w:rPrChange>
                </w:rPr>
                <w:delText>RSA</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930" w:author="吴潇" w:date="2014-12-25T17:02:00Z">
                  <w:rPr>
                    <w:rFonts w:eastAsia="黑体"/>
                  </w:rPr>
                </w:rPrChange>
              </w:rPr>
              <w:pPrChange w:id="1929" w:author="吴潇" w:date="2014-12-25T17:02:00Z">
                <w:pPr>
                  <w:numPr>
                    <w:ilvl w:val="0"/>
                    <w:numId w:val="0"/>
                  </w:numPr>
                  <w:tabs>
                    <w:tab w:val="clear" w:pos="360"/>
                    <w:tab w:val="clear" w:pos="784"/>
                  </w:tabs>
                  <w:spacing w:line="0" w:lineRule="atLeast"/>
                  <w:outlineLvl w:val="4"/>
                </w:pPr>
              </w:pPrChange>
            </w:pPr>
            <w:del w:id="1931" w:author="吴潇" w:date="2014-12-25T17:02:00Z">
              <w:r>
                <w:rPr>
                  <w:szCs w:val="21"/>
                </w:rPr>
                <w:delText>93</w:delText>
              </w:r>
            </w:del>
          </w:p>
        </w:tc>
        <w:tc>
          <w:tcPr>
            <w:tcW w:w="1180" w:type="dxa"/>
            <w:vAlign w:val="center"/>
          </w:tcPr>
          <w:p>
            <w:pPr>
              <w:numPr>
                <w:ilvl w:val="0"/>
                <w:numId w:val="0"/>
              </w:numPr>
              <w:spacing w:line="0" w:lineRule="atLeast"/>
              <w:outlineLvl w:val="4"/>
              <w:rPr>
                <w:rFonts w:eastAsia="宋体"/>
                <w:szCs w:val="21"/>
                <w:rPrChange w:id="1932" w:author="吴潇" w:date="2014-12-22T14:17:00Z">
                  <w:rPr>
                    <w:rFonts w:eastAsia="黑体"/>
                  </w:rPr>
                </w:rPrChange>
              </w:rPr>
            </w:pPr>
            <w:r>
              <w:rPr>
                <w:rFonts w:hint="eastAsia"/>
                <w:szCs w:val="21"/>
                <w:rPrChange w:id="1933" w:author="吴潇" w:date="2014-12-22T14:17:00Z">
                  <w:rPr>
                    <w:rFonts w:hint="eastAsia"/>
                  </w:rPr>
                </w:rPrChange>
              </w:rPr>
              <w:t>分期付款信息域</w:t>
            </w:r>
          </w:p>
        </w:tc>
        <w:tc>
          <w:tcPr>
            <w:tcW w:w="1573" w:type="dxa"/>
            <w:vAlign w:val="center"/>
          </w:tcPr>
          <w:p>
            <w:pPr>
              <w:numPr>
                <w:ilvl w:val="0"/>
                <w:numId w:val="0"/>
              </w:numPr>
              <w:spacing w:line="0" w:lineRule="atLeast"/>
              <w:outlineLvl w:val="4"/>
              <w:rPr>
                <w:rFonts w:eastAsia="宋体"/>
                <w:szCs w:val="21"/>
                <w:rPrChange w:id="1934" w:author="吴潇" w:date="2014-12-22T14:17:00Z">
                  <w:rPr>
                    <w:rFonts w:eastAsia="黑体"/>
                  </w:rPr>
                </w:rPrChange>
              </w:rPr>
            </w:pPr>
            <w:r>
              <w:rPr>
                <w:szCs w:val="21"/>
                <w:rPrChange w:id="1935" w:author="吴潇" w:date="2014-12-22T14:17:00Z">
                  <w:rPr/>
                </w:rPrChange>
              </w:rPr>
              <w:t>instalTransInfo</w:t>
            </w:r>
          </w:p>
        </w:tc>
        <w:tc>
          <w:tcPr>
            <w:tcW w:w="992" w:type="dxa"/>
            <w:vAlign w:val="center"/>
          </w:tcPr>
          <w:p>
            <w:pPr>
              <w:numPr>
                <w:ilvl w:val="0"/>
                <w:numId w:val="0"/>
              </w:numPr>
              <w:spacing w:line="0" w:lineRule="atLeast"/>
              <w:outlineLvl w:val="4"/>
              <w:rPr>
                <w:rFonts w:eastAsia="宋体"/>
                <w:szCs w:val="21"/>
                <w:rPrChange w:id="1936" w:author="吴潇" w:date="2014-12-22T14:17:00Z">
                  <w:rPr>
                    <w:rFonts w:eastAsia="黑体"/>
                  </w:rPr>
                </w:rPrChange>
              </w:rPr>
            </w:pPr>
            <w:r>
              <w:rPr>
                <w:szCs w:val="21"/>
                <w:rPrChange w:id="1937" w:author="吴潇" w:date="2014-12-22T14:17:00Z">
                  <w:rPr/>
                </w:rPrChange>
              </w:rPr>
              <w:t>ANS1..128</w:t>
            </w:r>
          </w:p>
        </w:tc>
        <w:tc>
          <w:tcPr>
            <w:tcW w:w="5211" w:type="dxa"/>
            <w:vAlign w:val="center"/>
          </w:tcPr>
          <w:p>
            <w:pPr>
              <w:numPr>
                <w:ilvl w:val="0"/>
                <w:numId w:val="0"/>
              </w:numPr>
              <w:outlineLvl w:val="4"/>
              <w:rPr>
                <w:rFonts w:eastAsia="宋体"/>
                <w:szCs w:val="21"/>
                <w:rPrChange w:id="1938" w:author="吴潇" w:date="2014-12-22T14:17:00Z">
                  <w:rPr>
                    <w:rFonts w:eastAsia="黑体"/>
                  </w:rPr>
                </w:rPrChange>
              </w:rPr>
            </w:pPr>
            <w:r>
              <w:rPr>
                <w:rFonts w:hint="eastAsia"/>
                <w:szCs w:val="21"/>
                <w:rPrChange w:id="1939" w:author="吴潇" w:date="2014-12-22T14:17:00Z">
                  <w:rPr>
                    <w:rFonts w:hint="eastAsia"/>
                  </w:rPr>
                </w:rPrChange>
              </w:rPr>
              <w:t>相关子域见注</w:t>
            </w:r>
            <w:r>
              <w:rPr>
                <w:szCs w:val="21"/>
                <w:rPrChange w:id="1940" w:author="吴潇" w:date="2014-12-22T14:17:00Z">
                  <w:rPr/>
                </w:rPrChange>
              </w:rPr>
              <w:t>9</w:t>
            </w:r>
            <w:r>
              <w:rPr>
                <w:rFonts w:hint="eastAsia"/>
                <w:szCs w:val="21"/>
                <w:rPrChange w:id="1941" w:author="吴潇" w:date="2014-12-22T14:17:00Z">
                  <w:rPr>
                    <w:rFonts w:hint="eastAsia"/>
                  </w:rPr>
                </w:rPrChang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943" w:author="吴潇" w:date="2014-12-25T17:02:00Z">
                  <w:rPr>
                    <w:rFonts w:eastAsia="黑体"/>
                  </w:rPr>
                </w:rPrChange>
              </w:rPr>
              <w:pPrChange w:id="1942" w:author="吴潇" w:date="2014-12-25T17:02:00Z">
                <w:pPr>
                  <w:numPr>
                    <w:ilvl w:val="0"/>
                    <w:numId w:val="0"/>
                  </w:numPr>
                  <w:tabs>
                    <w:tab w:val="clear" w:pos="360"/>
                    <w:tab w:val="clear" w:pos="784"/>
                  </w:tabs>
                  <w:spacing w:line="0" w:lineRule="atLeast"/>
                  <w:outlineLvl w:val="4"/>
                </w:pPr>
              </w:pPrChange>
            </w:pPr>
            <w:del w:id="1944" w:author="吴潇" w:date="2014-12-25T17:02:00Z">
              <w:r>
                <w:rPr>
                  <w:szCs w:val="21"/>
                </w:rPr>
                <w:delText>94</w:delText>
              </w:r>
            </w:del>
          </w:p>
        </w:tc>
        <w:tc>
          <w:tcPr>
            <w:tcW w:w="1180" w:type="dxa"/>
            <w:vAlign w:val="center"/>
          </w:tcPr>
          <w:p>
            <w:pPr>
              <w:numPr>
                <w:ilvl w:val="0"/>
                <w:numId w:val="0"/>
              </w:numPr>
              <w:spacing w:line="0" w:lineRule="atLeast"/>
              <w:outlineLvl w:val="4"/>
              <w:rPr>
                <w:rFonts w:eastAsia="宋体"/>
                <w:szCs w:val="21"/>
                <w:rPrChange w:id="1945" w:author="吴潇" w:date="2014-12-22T14:17:00Z">
                  <w:rPr>
                    <w:rFonts w:eastAsia="黑体"/>
                  </w:rPr>
                </w:rPrChange>
              </w:rPr>
            </w:pPr>
            <w:r>
              <w:rPr>
                <w:rFonts w:hint="eastAsia"/>
                <w:szCs w:val="21"/>
                <w:rPrChange w:id="1946" w:author="吴潇" w:date="2014-12-22T14:17:00Z">
                  <w:rPr>
                    <w:rFonts w:hint="eastAsia"/>
                  </w:rPr>
                </w:rPrChange>
              </w:rPr>
              <w:t>订单描述</w:t>
            </w:r>
          </w:p>
        </w:tc>
        <w:tc>
          <w:tcPr>
            <w:tcW w:w="1573" w:type="dxa"/>
            <w:vAlign w:val="center"/>
          </w:tcPr>
          <w:p>
            <w:pPr>
              <w:numPr>
                <w:ilvl w:val="0"/>
                <w:numId w:val="0"/>
              </w:numPr>
              <w:spacing w:line="0" w:lineRule="atLeast"/>
              <w:outlineLvl w:val="4"/>
              <w:rPr>
                <w:rFonts w:eastAsia="宋体"/>
                <w:szCs w:val="21"/>
                <w:rPrChange w:id="1947" w:author="吴潇" w:date="2014-12-22T14:17:00Z">
                  <w:rPr>
                    <w:rFonts w:eastAsia="黑体"/>
                  </w:rPr>
                </w:rPrChange>
              </w:rPr>
            </w:pPr>
            <w:r>
              <w:rPr>
                <w:szCs w:val="21"/>
                <w:rPrChange w:id="1948" w:author="吴潇" w:date="2014-12-22T14:17:00Z">
                  <w:rPr/>
                </w:rPrChange>
              </w:rPr>
              <w:t>orderDesc</w:t>
            </w:r>
          </w:p>
        </w:tc>
        <w:tc>
          <w:tcPr>
            <w:tcW w:w="992" w:type="dxa"/>
            <w:vAlign w:val="center"/>
          </w:tcPr>
          <w:p>
            <w:pPr>
              <w:numPr>
                <w:ilvl w:val="0"/>
                <w:numId w:val="0"/>
              </w:numPr>
              <w:spacing w:line="0" w:lineRule="atLeast"/>
              <w:outlineLvl w:val="4"/>
              <w:rPr>
                <w:rFonts w:eastAsia="宋体"/>
                <w:szCs w:val="21"/>
                <w:rPrChange w:id="1949" w:author="吴潇" w:date="2014-12-22T14:17:00Z">
                  <w:rPr>
                    <w:rFonts w:eastAsia="黑体"/>
                  </w:rPr>
                </w:rPrChange>
              </w:rPr>
            </w:pPr>
            <w:r>
              <w:rPr>
                <w:szCs w:val="21"/>
                <w:rPrChange w:id="1950" w:author="吴潇" w:date="2014-12-22T14:17:00Z">
                  <w:rPr/>
                </w:rPrChange>
              </w:rPr>
              <w:t>ANS1..32</w:t>
            </w:r>
          </w:p>
        </w:tc>
        <w:tc>
          <w:tcPr>
            <w:tcW w:w="5211" w:type="dxa"/>
            <w:vAlign w:val="center"/>
          </w:tcPr>
          <w:p>
            <w:pPr>
              <w:widowControl/>
              <w:numPr>
                <w:ilvl w:val="0"/>
                <w:numId w:val="0"/>
              </w:numPr>
              <w:spacing w:line="0" w:lineRule="atLeast"/>
              <w:outlineLvl w:val="4"/>
              <w:rPr>
                <w:rFonts w:eastAsia="宋体"/>
                <w:szCs w:val="21"/>
                <w:rPrChange w:id="1951" w:author="吴潇" w:date="2014-12-22T14:17:00Z">
                  <w:rPr>
                    <w:rFonts w:eastAsia="黑体"/>
                  </w:rPr>
                </w:rPrChange>
              </w:rPr>
            </w:pPr>
            <w:r>
              <w:rPr>
                <w:rFonts w:hint="eastAsia"/>
                <w:szCs w:val="21"/>
                <w:rPrChange w:id="1952" w:author="吴潇" w:date="2014-12-22T14:17:00Z">
                  <w:rPr>
                    <w:rFonts w:hint="eastAsia"/>
                  </w:rPr>
                </w:rPrChange>
              </w:rPr>
              <w:t>描述订单信息，显示在银联支付控件或客户端支付界面中</w:t>
            </w:r>
            <w:r>
              <w:rPr>
                <w:szCs w:val="21"/>
                <w:rPrChange w:id="1953" w:author="吴潇" w:date="2014-12-22T14:17:00Z">
                  <w:rPr/>
                </w:rPrChang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16" w:type="dxa"/>
            <w:vAlign w:val="center"/>
          </w:tcPr>
          <w:p>
            <w:pPr>
              <w:pStyle w:val="120"/>
              <w:numPr>
                <w:ilvl w:val="0"/>
                <w:numId w:val="22"/>
              </w:numPr>
              <w:tabs>
                <w:tab w:val="left" w:pos="360"/>
              </w:tabs>
              <w:spacing w:line="0" w:lineRule="atLeast"/>
              <w:ind w:firstLineChars="0"/>
              <w:outlineLvl w:val="4"/>
              <w:rPr>
                <w:rFonts w:eastAsia="宋体"/>
                <w:szCs w:val="21"/>
                <w:rPrChange w:id="1955" w:author="吴潇" w:date="2014-12-25T17:02:00Z">
                  <w:rPr>
                    <w:rFonts w:eastAsia="黑体"/>
                  </w:rPr>
                </w:rPrChange>
              </w:rPr>
              <w:pPrChange w:id="1954" w:author="吴潇" w:date="2014-12-25T17:02:00Z">
                <w:pPr>
                  <w:numPr>
                    <w:ilvl w:val="0"/>
                    <w:numId w:val="0"/>
                  </w:numPr>
                  <w:tabs>
                    <w:tab w:val="clear" w:pos="360"/>
                    <w:tab w:val="clear" w:pos="784"/>
                  </w:tabs>
                  <w:spacing w:line="0" w:lineRule="atLeast"/>
                  <w:outlineLvl w:val="4"/>
                </w:pPr>
              </w:pPrChange>
            </w:pPr>
            <w:del w:id="1956" w:author="吴潇" w:date="2014-12-25T17:02:00Z">
              <w:r>
                <w:rPr>
                  <w:szCs w:val="21"/>
                </w:rPr>
                <w:delText>95</w:delText>
              </w:r>
            </w:del>
          </w:p>
        </w:tc>
        <w:tc>
          <w:tcPr>
            <w:tcW w:w="1180" w:type="dxa"/>
            <w:vAlign w:val="center"/>
          </w:tcPr>
          <w:p>
            <w:pPr>
              <w:numPr>
                <w:ilvl w:val="0"/>
                <w:numId w:val="0"/>
              </w:numPr>
              <w:spacing w:line="0" w:lineRule="atLeast"/>
              <w:outlineLvl w:val="4"/>
              <w:rPr>
                <w:rFonts w:eastAsia="宋体"/>
                <w:szCs w:val="21"/>
                <w:rPrChange w:id="1957" w:author="吴潇" w:date="2014-12-22T14:17:00Z">
                  <w:rPr>
                    <w:rFonts w:eastAsia="黑体"/>
                  </w:rPr>
                </w:rPrChange>
              </w:rPr>
            </w:pPr>
            <w:r>
              <w:rPr>
                <w:rFonts w:hint="eastAsia"/>
                <w:szCs w:val="21"/>
                <w:rPrChange w:id="1958" w:author="吴潇" w:date="2014-12-22T14:17:00Z">
                  <w:rPr>
                    <w:rFonts w:hint="eastAsia"/>
                  </w:rPr>
                </w:rPrChange>
              </w:rPr>
              <w:t>关联业务</w:t>
            </w:r>
            <w:r>
              <w:rPr>
                <w:rFonts w:hint="eastAsia"/>
                <w:szCs w:val="21"/>
                <w:rPrChange w:id="1959" w:author="吴潇" w:date="2014-12-22T14:17:00Z">
                  <w:rPr>
                    <w:rFonts w:hint="eastAsia"/>
                  </w:rPr>
                </w:rPrChange>
              </w:rPr>
              <w:t>标识</w:t>
            </w:r>
          </w:p>
        </w:tc>
        <w:tc>
          <w:tcPr>
            <w:tcW w:w="1573" w:type="dxa"/>
            <w:vAlign w:val="top"/>
          </w:tcPr>
          <w:p>
            <w:pPr>
              <w:numPr>
                <w:ilvl w:val="0"/>
                <w:numId w:val="0"/>
              </w:numPr>
              <w:outlineLvl w:val="4"/>
              <w:rPr>
                <w:rFonts w:eastAsia="宋体"/>
                <w:szCs w:val="21"/>
                <w:rPrChange w:id="1960" w:author="吴潇" w:date="2014-12-22T14:17:00Z">
                  <w:rPr>
                    <w:rFonts w:eastAsia="黑体"/>
                  </w:rPr>
                </w:rPrChange>
              </w:rPr>
            </w:pPr>
            <w:r>
              <w:rPr>
                <w:szCs w:val="21"/>
                <w:rPrChange w:id="1961" w:author="吴潇" w:date="2014-12-22T14:17:00Z">
                  <w:rPr/>
                </w:rPrChange>
              </w:rPr>
              <w:t>relTxnType</w:t>
            </w:r>
          </w:p>
        </w:tc>
        <w:tc>
          <w:tcPr>
            <w:tcW w:w="992" w:type="dxa"/>
            <w:vAlign w:val="top"/>
          </w:tcPr>
          <w:p>
            <w:pPr>
              <w:numPr>
                <w:ilvl w:val="0"/>
                <w:numId w:val="0"/>
              </w:numPr>
              <w:outlineLvl w:val="4"/>
              <w:rPr>
                <w:rFonts w:eastAsia="宋体"/>
                <w:szCs w:val="21"/>
                <w:rPrChange w:id="1962" w:author="吴潇" w:date="2014-12-22T14:17:00Z">
                  <w:rPr>
                    <w:rFonts w:eastAsia="黑体"/>
                  </w:rPr>
                </w:rPrChange>
              </w:rPr>
            </w:pPr>
            <w:r>
              <w:rPr>
                <w:szCs w:val="21"/>
                <w:rPrChange w:id="1963" w:author="吴潇" w:date="2014-12-22T14:17:00Z">
                  <w:rPr/>
                </w:rPrChange>
              </w:rPr>
              <w:t>N2</w:t>
            </w:r>
          </w:p>
        </w:tc>
        <w:tc>
          <w:tcPr>
            <w:tcW w:w="5211" w:type="dxa"/>
            <w:vAlign w:val="top"/>
          </w:tcPr>
          <w:p>
            <w:pPr>
              <w:numPr>
                <w:ilvl w:val="0"/>
                <w:numId w:val="0"/>
              </w:numPr>
              <w:outlineLvl w:val="4"/>
              <w:rPr>
                <w:rFonts w:eastAsia="宋体"/>
                <w:szCs w:val="21"/>
                <w:rPrChange w:id="1964" w:author="吴潇" w:date="2014-12-22T14:17:00Z">
                  <w:rPr>
                    <w:rFonts w:eastAsia="黑体"/>
                  </w:rPr>
                </w:rPrChange>
              </w:rPr>
            </w:pPr>
            <w:r>
              <w:rPr>
                <w:rFonts w:hint="eastAsia"/>
                <w:szCs w:val="21"/>
                <w:rPrChange w:id="1965" w:author="吴潇" w:date="2014-12-22T14:17:00Z">
                  <w:rPr>
                    <w:rFonts w:hint="eastAsia"/>
                  </w:rPr>
                </w:rPrChange>
              </w:rPr>
              <w:t>用于填写账户验证交易的关联业务类型</w:t>
            </w:r>
          </w:p>
        </w:tc>
      </w:tr>
    </w:tbl>
    <w:p>
      <w:pPr>
        <w:numPr>
          <w:ilvl w:val="0"/>
          <w:numId w:val="0"/>
        </w:numPr>
      </w:pPr>
    </w:p>
    <w:p>
      <w:pPr>
        <w:numPr>
          <w:ilvl w:val="0"/>
          <w:numId w:val="0"/>
        </w:numPr>
        <w:rPr>
          <w:sz w:val="18"/>
          <w:szCs w:val="18"/>
          <w:rPrChange w:id="1966" w:author="吴潇" w:date="2014-12-23T08:50:00Z">
            <w:rPr/>
          </w:rPrChange>
        </w:rPr>
      </w:pPr>
      <w:r>
        <w:rPr>
          <w:rFonts w:hint="eastAsia"/>
          <w:sz w:val="18"/>
          <w:szCs w:val="18"/>
          <w:rPrChange w:id="1967" w:author="吴潇" w:date="2014-12-23T08:50:00Z">
            <w:rPr>
              <w:rFonts w:hint="eastAsia"/>
            </w:rPr>
          </w:rPrChange>
        </w:rPr>
        <w:t>注</w:t>
      </w:r>
      <w:r>
        <w:rPr>
          <w:sz w:val="18"/>
          <w:szCs w:val="18"/>
          <w:rPrChange w:id="1968" w:author="吴潇" w:date="2014-12-23T08:50:00Z">
            <w:rPr/>
          </w:rPrChange>
        </w:rPr>
        <w:t>0</w:t>
      </w:r>
      <w:r>
        <w:rPr>
          <w:rFonts w:hint="eastAsia"/>
          <w:sz w:val="18"/>
          <w:szCs w:val="18"/>
          <w:rPrChange w:id="1969" w:author="吴潇" w:date="2014-12-23T08:50:00Z">
            <w:rPr>
              <w:rFonts w:hint="eastAsia"/>
            </w:rPr>
          </w:rPrChange>
        </w:rPr>
        <w:t>：</w:t>
      </w:r>
    </w:p>
    <w:p>
      <w:pPr>
        <w:numPr>
          <w:ilvl w:val="0"/>
          <w:numId w:val="0"/>
        </w:numPr>
        <w:rPr>
          <w:sz w:val="18"/>
          <w:szCs w:val="18"/>
          <w:rPrChange w:id="1970" w:author="吴潇" w:date="2014-12-23T08:50:00Z">
            <w:rPr/>
          </w:rPrChange>
        </w:rPr>
      </w:pPr>
      <w:r>
        <w:rPr>
          <w:rFonts w:hint="eastAsia"/>
          <w:sz w:val="18"/>
          <w:szCs w:val="18"/>
          <w:rPrChange w:id="1971" w:author="吴潇" w:date="2014-12-23T08:50:00Z">
            <w:rPr>
              <w:rFonts w:hint="eastAsia"/>
            </w:rPr>
          </w:rPrChange>
        </w:rPr>
        <w:t>若报文中的数据元标识的</w:t>
      </w:r>
      <w:r>
        <w:rPr>
          <w:sz w:val="18"/>
          <w:szCs w:val="18"/>
          <w:rPrChange w:id="1972" w:author="吴潇" w:date="2014-12-23T08:50:00Z">
            <w:rPr/>
          </w:rPrChange>
        </w:rPr>
        <w:t>key</w:t>
      </w:r>
      <w:r>
        <w:rPr>
          <w:rFonts w:hint="eastAsia"/>
          <w:sz w:val="18"/>
          <w:szCs w:val="18"/>
          <w:rPrChange w:id="1973" w:author="吴潇" w:date="2014-12-23T08:50:00Z">
            <w:rPr>
              <w:rFonts w:hint="eastAsia"/>
            </w:rPr>
          </w:rPrChange>
        </w:rPr>
        <w:t>对应的</w:t>
      </w:r>
      <w:r>
        <w:rPr>
          <w:sz w:val="18"/>
          <w:szCs w:val="18"/>
          <w:rPrChange w:id="1974" w:author="吴潇" w:date="2014-12-23T08:50:00Z">
            <w:rPr/>
          </w:rPrChange>
        </w:rPr>
        <w:t>value</w:t>
      </w:r>
      <w:r>
        <w:rPr>
          <w:rFonts w:hint="eastAsia"/>
          <w:sz w:val="18"/>
          <w:szCs w:val="18"/>
          <w:rPrChange w:id="1975" w:author="吴潇" w:date="2014-12-23T08:50:00Z">
            <w:rPr>
              <w:rFonts w:hint="eastAsia"/>
            </w:rPr>
          </w:rPrChange>
        </w:rPr>
        <w:t>为空，不上送该报文域</w:t>
      </w:r>
      <w:r>
        <w:rPr>
          <w:rFonts w:hint="eastAsia"/>
          <w:sz w:val="18"/>
          <w:szCs w:val="18"/>
          <w:rPrChange w:id="1976" w:author="吴潇" w:date="2014-12-23T08:50:00Z">
            <w:rPr>
              <w:rFonts w:hint="eastAsia"/>
            </w:rPr>
          </w:rPrChange>
        </w:rPr>
        <w:t>；对于组合域，若该组合域无子域上送，该组合域不上送，若子域</w:t>
      </w:r>
      <w:r>
        <w:rPr>
          <w:sz w:val="18"/>
          <w:szCs w:val="18"/>
          <w:rPrChange w:id="1977" w:author="吴潇" w:date="2014-12-23T08:50:00Z">
            <w:rPr/>
          </w:rPrChange>
        </w:rPr>
        <w:t>key</w:t>
      </w:r>
      <w:r>
        <w:rPr>
          <w:rFonts w:hint="eastAsia"/>
          <w:sz w:val="18"/>
          <w:szCs w:val="18"/>
          <w:rPrChange w:id="1978" w:author="吴潇" w:date="2014-12-23T08:50:00Z">
            <w:rPr>
              <w:rFonts w:hint="eastAsia"/>
            </w:rPr>
          </w:rPrChange>
        </w:rPr>
        <w:t>对应的</w:t>
      </w:r>
      <w:r>
        <w:rPr>
          <w:sz w:val="18"/>
          <w:szCs w:val="18"/>
          <w:rPrChange w:id="1979" w:author="吴潇" w:date="2014-12-23T08:50:00Z">
            <w:rPr/>
          </w:rPrChange>
        </w:rPr>
        <w:t>value</w:t>
      </w:r>
      <w:r>
        <w:rPr>
          <w:rFonts w:hint="eastAsia"/>
          <w:sz w:val="18"/>
          <w:szCs w:val="18"/>
          <w:rPrChange w:id="1980" w:author="吴潇" w:date="2014-12-23T08:50:00Z">
            <w:rPr>
              <w:rFonts w:hint="eastAsia"/>
            </w:rPr>
          </w:rPrChange>
        </w:rPr>
        <w:t>为空，不上送该子域。</w:t>
      </w:r>
    </w:p>
    <w:p>
      <w:pPr>
        <w:numPr>
          <w:ilvl w:val="0"/>
          <w:numId w:val="0"/>
        </w:numPr>
        <w:rPr>
          <w:sz w:val="18"/>
          <w:szCs w:val="18"/>
          <w:rPrChange w:id="1981" w:author="吴潇" w:date="2014-12-23T08:50:00Z">
            <w:rPr/>
          </w:rPrChange>
        </w:rPr>
      </w:pPr>
    </w:p>
    <w:p>
      <w:pPr>
        <w:numPr>
          <w:ilvl w:val="0"/>
          <w:numId w:val="0"/>
        </w:numPr>
        <w:rPr>
          <w:sz w:val="18"/>
          <w:szCs w:val="18"/>
          <w:rPrChange w:id="1982" w:author="吴潇" w:date="2014-12-23T08:50:00Z">
            <w:rPr/>
          </w:rPrChange>
        </w:rPr>
      </w:pPr>
      <w:r>
        <w:rPr>
          <w:rFonts w:hint="eastAsia"/>
          <w:sz w:val="18"/>
          <w:szCs w:val="18"/>
          <w:rPrChange w:id="1983" w:author="吴潇" w:date="2014-12-23T08:50:00Z">
            <w:rPr>
              <w:rFonts w:hint="eastAsia"/>
            </w:rPr>
          </w:rPrChange>
        </w:rPr>
        <w:t>注</w:t>
      </w:r>
      <w:r>
        <w:rPr>
          <w:sz w:val="18"/>
          <w:szCs w:val="18"/>
          <w:rPrChange w:id="1984" w:author="吴潇" w:date="2014-12-23T08:50:00Z">
            <w:rPr/>
          </w:rPrChange>
        </w:rPr>
        <w:t>1</w:t>
      </w:r>
      <w:r>
        <w:rPr>
          <w:rFonts w:hint="eastAsia"/>
          <w:sz w:val="18"/>
          <w:szCs w:val="18"/>
          <w:rPrChange w:id="1985" w:author="吴潇" w:date="2014-12-23T08:50:00Z">
            <w:rPr>
              <w:rFonts w:hint="eastAsia"/>
            </w:rPr>
          </w:rPrChange>
        </w:rPr>
        <w:t>：</w:t>
      </w:r>
    </w:p>
    <w:p>
      <w:pPr>
        <w:numPr>
          <w:ilvl w:val="0"/>
          <w:numId w:val="0"/>
        </w:numPr>
        <w:rPr>
          <w:sz w:val="18"/>
          <w:szCs w:val="18"/>
          <w:rPrChange w:id="1986" w:author="吴潇" w:date="2014-12-23T08:50:00Z">
            <w:rPr/>
          </w:rPrChange>
        </w:rPr>
      </w:pPr>
      <w:r>
        <w:rPr>
          <w:rFonts w:hint="eastAsia"/>
          <w:sz w:val="18"/>
          <w:szCs w:val="18"/>
          <w:rPrChange w:id="1987" w:author="吴潇" w:date="2014-12-23T08:50:00Z">
            <w:rPr>
              <w:rFonts w:hint="eastAsia"/>
            </w:rPr>
          </w:rPrChange>
        </w:rPr>
        <w:t>银行卡验证信息及身份信息</w:t>
      </w:r>
      <w:r>
        <w:rPr>
          <w:rFonts w:hint="eastAsia"/>
          <w:sz w:val="18"/>
          <w:szCs w:val="18"/>
          <w:rPrChange w:id="1988" w:author="吴潇" w:date="2014-12-23T08:50:00Z">
            <w:rPr>
              <w:rFonts w:hint="eastAsia"/>
            </w:rPr>
          </w:rPrChange>
        </w:rPr>
        <w:t>（</w:t>
      </w:r>
      <w:r>
        <w:rPr>
          <w:sz w:val="18"/>
          <w:szCs w:val="18"/>
          <w:rPrChange w:id="1989" w:author="吴潇" w:date="2014-12-23T08:50:00Z">
            <w:rPr/>
          </w:rPrChange>
        </w:rPr>
        <w:t>customerInfo</w:t>
      </w:r>
      <w:r>
        <w:rPr>
          <w:rFonts w:hint="eastAsia"/>
          <w:sz w:val="18"/>
          <w:szCs w:val="18"/>
          <w:rPrChange w:id="1990" w:author="吴潇" w:date="2014-12-23T08:50:00Z">
            <w:rPr>
              <w:rFonts w:hint="eastAsia"/>
            </w:rPr>
          </w:rPrChange>
        </w:rPr>
        <w:t>）数据元相关子域说明：</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1991" w:author="吴潇" w:date="2014-12-22T14:22:00Z">
          <w:tblPr>
            <w:tblStyle w:val="55"/>
            <w:tblW w:w="11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2285"/>
        <w:gridCol w:w="1900"/>
        <w:gridCol w:w="1759"/>
        <w:gridCol w:w="2810"/>
        <w:tblGridChange w:id="1992">
          <w:tblGrid>
            <w:gridCol w:w="1951"/>
            <w:gridCol w:w="1951"/>
            <w:gridCol w:w="2126"/>
            <w:gridCol w:w="1985"/>
            <w:gridCol w:w="3509"/>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1993"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1994" w:author="吴潇" w:date="2014-12-22T14:22:00Z">
              <w:tcPr>
                <w:tcW w:w="1951" w:type="dxa"/>
                <w:vAlign w:val="top"/>
              </w:tcPr>
            </w:tcPrChange>
          </w:tcPr>
          <w:p>
            <w:pPr>
              <w:numPr>
                <w:ilvl w:val="0"/>
                <w:numId w:val="0"/>
              </w:numPr>
              <w:jc w:val="center"/>
              <w:rPr>
                <w:ins w:id="1995" w:author="吴潇" w:date="2014-12-22T14:22:00Z"/>
                <w:sz w:val="18"/>
                <w:szCs w:val="18"/>
                <w:rPrChange w:id="1996" w:author="吴潇" w:date="2014-12-23T08:50:00Z">
                  <w:rPr/>
                </w:rPrChange>
              </w:rPr>
            </w:pPr>
            <w:ins w:id="1997" w:author="吴潇" w:date="2014-12-22T14:22:00Z">
              <w:r>
                <w:rPr>
                  <w:rFonts w:hint="eastAsia"/>
                  <w:sz w:val="18"/>
                  <w:szCs w:val="18"/>
                  <w:rPrChange w:id="1998" w:author="吴潇" w:date="2014-12-23T08:50:00Z">
                    <w:rPr>
                      <w:rFonts w:hint="eastAsia"/>
                    </w:rPr>
                  </w:rPrChange>
                </w:rPr>
                <w:t>序号</w:t>
              </w:r>
            </w:ins>
          </w:p>
        </w:tc>
        <w:tc>
          <w:tcPr>
            <w:tcW w:w="2285" w:type="dxa"/>
            <w:vAlign w:val="top"/>
            <w:tcPrChange w:id="1999" w:author="吴潇" w:date="2014-12-22T14:22:00Z">
              <w:tcPr>
                <w:tcW w:w="1951" w:type="dxa"/>
                <w:vAlign w:val="top"/>
              </w:tcPr>
            </w:tcPrChange>
          </w:tcPr>
          <w:p>
            <w:pPr>
              <w:numPr>
                <w:ilvl w:val="0"/>
                <w:numId w:val="0"/>
              </w:numPr>
              <w:jc w:val="center"/>
              <w:rPr>
                <w:sz w:val="18"/>
                <w:szCs w:val="18"/>
                <w:rPrChange w:id="2000" w:author="吴潇" w:date="2014-12-23T08:50:00Z">
                  <w:rPr/>
                </w:rPrChange>
              </w:rPr>
            </w:pPr>
            <w:r>
              <w:rPr>
                <w:rFonts w:hint="eastAsia"/>
                <w:sz w:val="18"/>
                <w:szCs w:val="18"/>
                <w:rPrChange w:id="2001" w:author="吴潇" w:date="2014-12-23T08:50:00Z">
                  <w:rPr>
                    <w:rFonts w:hint="eastAsia"/>
                  </w:rPr>
                </w:rPrChange>
              </w:rPr>
              <w:t>子域名</w:t>
            </w:r>
          </w:p>
        </w:tc>
        <w:tc>
          <w:tcPr>
            <w:tcW w:w="1900" w:type="dxa"/>
            <w:vAlign w:val="top"/>
            <w:tcPrChange w:id="2002" w:author="吴潇" w:date="2014-12-22T14:22:00Z">
              <w:tcPr>
                <w:tcW w:w="2126" w:type="dxa"/>
                <w:vAlign w:val="top"/>
              </w:tcPr>
            </w:tcPrChange>
          </w:tcPr>
          <w:p>
            <w:pPr>
              <w:numPr>
                <w:ilvl w:val="0"/>
                <w:numId w:val="0"/>
              </w:numPr>
              <w:jc w:val="center"/>
              <w:rPr>
                <w:sz w:val="18"/>
                <w:szCs w:val="18"/>
                <w:rPrChange w:id="2003" w:author="吴潇" w:date="2014-12-23T08:50:00Z">
                  <w:rPr/>
                </w:rPrChange>
              </w:rPr>
            </w:pPr>
            <w:r>
              <w:rPr>
                <w:rFonts w:hint="eastAsia"/>
                <w:sz w:val="18"/>
                <w:szCs w:val="18"/>
                <w:rPrChange w:id="2004" w:author="吴潇" w:date="2014-12-23T08:50:00Z">
                  <w:rPr>
                    <w:rFonts w:hint="eastAsia"/>
                  </w:rPr>
                </w:rPrChange>
              </w:rPr>
              <w:t>标</w:t>
            </w:r>
            <w:r>
              <w:rPr>
                <w:sz w:val="18"/>
                <w:szCs w:val="18"/>
                <w:rPrChange w:id="2005" w:author="吴潇" w:date="2014-12-23T08:50:00Z">
                  <w:rPr/>
                </w:rPrChange>
              </w:rPr>
              <w:t xml:space="preserve">  </w:t>
            </w:r>
            <w:r>
              <w:rPr>
                <w:rFonts w:hint="eastAsia"/>
                <w:sz w:val="18"/>
                <w:szCs w:val="18"/>
                <w:rPrChange w:id="2006" w:author="吴潇" w:date="2014-12-23T08:50:00Z">
                  <w:rPr>
                    <w:rFonts w:hint="eastAsia"/>
                  </w:rPr>
                </w:rPrChange>
              </w:rPr>
              <w:t>识</w:t>
            </w:r>
          </w:p>
        </w:tc>
        <w:tc>
          <w:tcPr>
            <w:tcW w:w="1759" w:type="dxa"/>
            <w:vAlign w:val="top"/>
            <w:tcPrChange w:id="2007" w:author="吴潇" w:date="2014-12-22T14:22:00Z">
              <w:tcPr>
                <w:tcW w:w="1985" w:type="dxa"/>
                <w:vAlign w:val="top"/>
              </w:tcPr>
            </w:tcPrChange>
          </w:tcPr>
          <w:p>
            <w:pPr>
              <w:numPr>
                <w:ilvl w:val="0"/>
                <w:numId w:val="0"/>
              </w:numPr>
              <w:jc w:val="center"/>
              <w:rPr>
                <w:sz w:val="18"/>
                <w:szCs w:val="18"/>
                <w:rPrChange w:id="2008" w:author="吴潇" w:date="2014-12-23T08:50:00Z">
                  <w:rPr/>
                </w:rPrChange>
              </w:rPr>
            </w:pPr>
            <w:r>
              <w:rPr>
                <w:rFonts w:hint="eastAsia"/>
                <w:sz w:val="18"/>
                <w:szCs w:val="18"/>
                <w:rPrChange w:id="2009" w:author="吴潇" w:date="2014-12-23T08:50:00Z">
                  <w:rPr>
                    <w:rFonts w:hint="eastAsia"/>
                  </w:rPr>
                </w:rPrChange>
              </w:rPr>
              <w:t>子域格式</w:t>
            </w:r>
          </w:p>
        </w:tc>
        <w:tc>
          <w:tcPr>
            <w:tcW w:w="2810" w:type="dxa"/>
            <w:vAlign w:val="top"/>
            <w:tcPrChange w:id="2010" w:author="吴潇" w:date="2014-12-22T14:22:00Z">
              <w:tcPr>
                <w:tcW w:w="3509" w:type="dxa"/>
                <w:vAlign w:val="top"/>
              </w:tcPr>
            </w:tcPrChange>
          </w:tcPr>
          <w:p>
            <w:pPr>
              <w:numPr>
                <w:ilvl w:val="0"/>
                <w:numId w:val="0"/>
              </w:numPr>
              <w:jc w:val="center"/>
              <w:rPr>
                <w:sz w:val="18"/>
                <w:szCs w:val="18"/>
                <w:rPrChange w:id="2011" w:author="吴潇" w:date="2014-12-23T08:50:00Z">
                  <w:rPr/>
                </w:rPrChange>
              </w:rPr>
            </w:pPr>
            <w:r>
              <w:rPr>
                <w:rFonts w:hint="eastAsia"/>
                <w:sz w:val="18"/>
                <w:szCs w:val="18"/>
                <w:rPrChange w:id="2012" w:author="吴潇" w:date="2014-12-23T08:50:00Z">
                  <w:rPr>
                    <w:rFonts w:hint="eastAsia"/>
                  </w:rPr>
                </w:rPrChange>
              </w:rPr>
              <w:t>说</w:t>
            </w:r>
            <w:r>
              <w:rPr>
                <w:sz w:val="18"/>
                <w:szCs w:val="18"/>
                <w:rPrChange w:id="2013" w:author="吴潇" w:date="2014-12-23T08:50:00Z">
                  <w:rPr/>
                </w:rPrChange>
              </w:rPr>
              <w:t xml:space="preserve">  </w:t>
            </w:r>
            <w:r>
              <w:rPr>
                <w:rFonts w:hint="eastAsia"/>
                <w:sz w:val="18"/>
                <w:szCs w:val="18"/>
                <w:rPrChange w:id="2014"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015"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016" w:author="吴潇" w:date="2014-12-22T14:22:00Z">
              <w:tcPr>
                <w:tcW w:w="1951" w:type="dxa"/>
                <w:vAlign w:val="top"/>
              </w:tcPr>
            </w:tcPrChange>
          </w:tcPr>
          <w:p>
            <w:pPr>
              <w:pStyle w:val="120"/>
              <w:numPr>
                <w:ilvl w:val="0"/>
                <w:numId w:val="24"/>
              </w:numPr>
              <w:tabs>
                <w:tab w:val="left" w:pos="360"/>
              </w:tabs>
              <w:ind w:firstLineChars="0"/>
              <w:jc w:val="center"/>
              <w:rPr>
                <w:ins w:id="2018" w:author="吴潇" w:date="2014-12-22T14:22:00Z"/>
                <w:sz w:val="18"/>
                <w:szCs w:val="18"/>
                <w:rPrChange w:id="2019" w:author="吴潇" w:date="2014-12-23T08:50:00Z">
                  <w:rPr/>
                </w:rPrChange>
              </w:rPr>
              <w:pPrChange w:id="2017" w:author="吴潇" w:date="2014-12-22T14:22:00Z">
                <w:pPr>
                  <w:numPr>
                    <w:ilvl w:val="0"/>
                    <w:numId w:val="0"/>
                  </w:numPr>
                  <w:tabs>
                    <w:tab w:val="clear" w:pos="360"/>
                    <w:tab w:val="clear" w:pos="784"/>
                  </w:tabs>
                  <w:jc w:val="center"/>
                </w:pPr>
              </w:pPrChange>
            </w:pPr>
          </w:p>
        </w:tc>
        <w:tc>
          <w:tcPr>
            <w:tcW w:w="2285" w:type="dxa"/>
            <w:vAlign w:val="top"/>
            <w:tcPrChange w:id="2020" w:author="吴潇" w:date="2014-12-22T14:22:00Z">
              <w:tcPr>
                <w:tcW w:w="1951" w:type="dxa"/>
                <w:vAlign w:val="top"/>
              </w:tcPr>
            </w:tcPrChange>
          </w:tcPr>
          <w:p>
            <w:pPr>
              <w:numPr>
                <w:ilvl w:val="0"/>
                <w:numId w:val="0"/>
              </w:numPr>
              <w:jc w:val="center"/>
              <w:outlineLvl w:val="4"/>
              <w:rPr>
                <w:rFonts w:eastAsia="宋体"/>
                <w:sz w:val="18"/>
                <w:szCs w:val="18"/>
                <w:rPrChange w:id="2021" w:author="吴潇" w:date="2014-12-23T08:50:00Z">
                  <w:rPr>
                    <w:rFonts w:eastAsia="黑体"/>
                  </w:rPr>
                </w:rPrChange>
              </w:rPr>
            </w:pPr>
            <w:del w:id="2022" w:author="吴潇" w:date="2014-12-22T14:22:00Z">
              <w:r>
                <w:rPr>
                  <w:rFonts w:hint="eastAsia"/>
                  <w:sz w:val="18"/>
                  <w:szCs w:val="18"/>
                  <w:rPrChange w:id="2023" w:author="吴潇" w:date="2014-12-23T08:50:00Z">
                    <w:rPr>
                      <w:rFonts w:hint="eastAsia"/>
                    </w:rPr>
                  </w:rPrChange>
                </w:rPr>
                <w:delText>子域</w:delText>
              </w:r>
            </w:del>
            <w:del w:id="2024" w:author="吴潇" w:date="2014-12-22T14:22:00Z">
              <w:r>
                <w:rPr>
                  <w:sz w:val="18"/>
                  <w:szCs w:val="18"/>
                  <w:rPrChange w:id="2025" w:author="吴潇" w:date="2014-12-23T08:50:00Z">
                    <w:rPr/>
                  </w:rPrChange>
                </w:rPr>
                <w:delText>1</w:delText>
              </w:r>
            </w:del>
            <w:del w:id="2026" w:author="吴潇" w:date="2014-12-22T14:22:00Z">
              <w:r>
                <w:rPr>
                  <w:rFonts w:hint="eastAsia"/>
                  <w:sz w:val="18"/>
                  <w:szCs w:val="18"/>
                  <w:rPrChange w:id="2027" w:author="吴潇" w:date="2014-12-23T08:50:00Z">
                    <w:rPr>
                      <w:rFonts w:hint="eastAsia"/>
                    </w:rPr>
                  </w:rPrChange>
                </w:rPr>
                <w:delText>：</w:delText>
              </w:r>
            </w:del>
            <w:r>
              <w:rPr>
                <w:rFonts w:hint="eastAsia"/>
                <w:sz w:val="18"/>
                <w:szCs w:val="18"/>
                <w:rPrChange w:id="2028" w:author="吴潇" w:date="2014-12-23T08:50:00Z">
                  <w:rPr>
                    <w:rFonts w:hint="eastAsia"/>
                  </w:rPr>
                </w:rPrChange>
              </w:rPr>
              <w:t>证件类型</w:t>
            </w:r>
          </w:p>
        </w:tc>
        <w:tc>
          <w:tcPr>
            <w:tcW w:w="1900" w:type="dxa"/>
            <w:vAlign w:val="top"/>
            <w:tcPrChange w:id="2029" w:author="吴潇" w:date="2014-12-22T14:22:00Z">
              <w:tcPr>
                <w:tcW w:w="2126" w:type="dxa"/>
                <w:vAlign w:val="top"/>
              </w:tcPr>
            </w:tcPrChange>
          </w:tcPr>
          <w:p>
            <w:pPr>
              <w:numPr>
                <w:ilvl w:val="0"/>
                <w:numId w:val="0"/>
              </w:numPr>
              <w:jc w:val="center"/>
              <w:outlineLvl w:val="4"/>
              <w:rPr>
                <w:rFonts w:eastAsia="宋体"/>
                <w:sz w:val="18"/>
                <w:szCs w:val="18"/>
                <w:rPrChange w:id="2030" w:author="吴潇" w:date="2014-12-23T08:50:00Z">
                  <w:rPr>
                    <w:rFonts w:eastAsia="黑体"/>
                  </w:rPr>
                </w:rPrChange>
              </w:rPr>
            </w:pPr>
            <w:r>
              <w:rPr>
                <w:sz w:val="18"/>
                <w:szCs w:val="18"/>
                <w:rPrChange w:id="2031" w:author="吴潇" w:date="2014-12-23T08:50:00Z">
                  <w:rPr/>
                </w:rPrChange>
              </w:rPr>
              <w:t>certifTp</w:t>
            </w:r>
          </w:p>
        </w:tc>
        <w:tc>
          <w:tcPr>
            <w:tcW w:w="1759" w:type="dxa"/>
            <w:vAlign w:val="top"/>
            <w:tcPrChange w:id="2032" w:author="吴潇" w:date="2014-12-22T14:22:00Z">
              <w:tcPr>
                <w:tcW w:w="1985" w:type="dxa"/>
                <w:vAlign w:val="top"/>
              </w:tcPr>
            </w:tcPrChange>
          </w:tcPr>
          <w:p>
            <w:pPr>
              <w:numPr>
                <w:ilvl w:val="0"/>
                <w:numId w:val="0"/>
              </w:numPr>
              <w:jc w:val="center"/>
              <w:outlineLvl w:val="4"/>
              <w:rPr>
                <w:rFonts w:eastAsia="宋体"/>
                <w:sz w:val="18"/>
                <w:szCs w:val="18"/>
                <w:rPrChange w:id="2033" w:author="吴潇" w:date="2014-12-23T08:50:00Z">
                  <w:rPr>
                    <w:rFonts w:eastAsia="黑体"/>
                  </w:rPr>
                </w:rPrChange>
              </w:rPr>
            </w:pPr>
            <w:r>
              <w:rPr>
                <w:sz w:val="18"/>
                <w:szCs w:val="18"/>
                <w:rPrChange w:id="2034" w:author="吴潇" w:date="2014-12-23T08:50:00Z">
                  <w:rPr/>
                </w:rPrChange>
              </w:rPr>
              <w:t>N2</w:t>
            </w:r>
          </w:p>
        </w:tc>
        <w:tc>
          <w:tcPr>
            <w:tcW w:w="2810" w:type="dxa"/>
            <w:vAlign w:val="top"/>
            <w:tcPrChange w:id="2035" w:author="吴潇" w:date="2014-12-22T14:22:00Z">
              <w:tcPr>
                <w:tcW w:w="3509" w:type="dxa"/>
                <w:vAlign w:val="top"/>
              </w:tcPr>
            </w:tcPrChange>
          </w:tcPr>
          <w:p>
            <w:pPr>
              <w:numPr>
                <w:ilvl w:val="0"/>
                <w:numId w:val="0"/>
              </w:numPr>
              <w:spacing w:line="0" w:lineRule="atLeast"/>
              <w:outlineLvl w:val="4"/>
              <w:rPr>
                <w:rFonts w:eastAsia="宋体"/>
                <w:sz w:val="18"/>
                <w:szCs w:val="18"/>
                <w:rPrChange w:id="2036" w:author="吴潇" w:date="2014-12-23T08:50:00Z">
                  <w:rPr>
                    <w:rFonts w:eastAsia="黑体"/>
                  </w:rPr>
                </w:rPrChange>
              </w:rPr>
            </w:pPr>
            <w:r>
              <w:rPr>
                <w:sz w:val="18"/>
                <w:szCs w:val="18"/>
                <w:rPrChange w:id="2037" w:author="吴潇" w:date="2014-12-23T08:50:00Z">
                  <w:rPr/>
                </w:rPrChange>
              </w:rPr>
              <w:t>01</w:t>
            </w:r>
            <w:r>
              <w:rPr>
                <w:rFonts w:hint="eastAsia"/>
                <w:sz w:val="18"/>
                <w:szCs w:val="18"/>
                <w:rPrChange w:id="2038" w:author="吴潇" w:date="2014-12-23T08:50:00Z">
                  <w:rPr>
                    <w:rFonts w:hint="eastAsia"/>
                  </w:rPr>
                </w:rPrChange>
              </w:rPr>
              <w:t>：身份证</w:t>
            </w:r>
          </w:p>
          <w:p>
            <w:pPr>
              <w:numPr>
                <w:ilvl w:val="0"/>
                <w:numId w:val="0"/>
              </w:numPr>
              <w:spacing w:line="0" w:lineRule="atLeast"/>
              <w:rPr>
                <w:sz w:val="18"/>
                <w:szCs w:val="18"/>
                <w:rPrChange w:id="2039" w:author="吴潇" w:date="2014-12-23T08:50:00Z">
                  <w:rPr/>
                </w:rPrChange>
              </w:rPr>
            </w:pPr>
            <w:r>
              <w:rPr>
                <w:sz w:val="18"/>
                <w:szCs w:val="18"/>
                <w:rPrChange w:id="2040" w:author="吴潇" w:date="2014-12-23T08:50:00Z">
                  <w:rPr/>
                </w:rPrChange>
              </w:rPr>
              <w:t>02</w:t>
            </w:r>
            <w:r>
              <w:rPr>
                <w:rFonts w:hint="eastAsia"/>
                <w:sz w:val="18"/>
                <w:szCs w:val="18"/>
                <w:rPrChange w:id="2041" w:author="吴潇" w:date="2014-12-23T08:50:00Z">
                  <w:rPr>
                    <w:rFonts w:hint="eastAsia"/>
                  </w:rPr>
                </w:rPrChange>
              </w:rPr>
              <w:t>：军官证</w:t>
            </w:r>
          </w:p>
          <w:p>
            <w:pPr>
              <w:numPr>
                <w:ilvl w:val="0"/>
                <w:numId w:val="0"/>
              </w:numPr>
              <w:spacing w:line="0" w:lineRule="atLeast"/>
              <w:rPr>
                <w:sz w:val="18"/>
                <w:szCs w:val="18"/>
                <w:rPrChange w:id="2042" w:author="吴潇" w:date="2014-12-23T08:50:00Z">
                  <w:rPr/>
                </w:rPrChange>
              </w:rPr>
            </w:pPr>
            <w:r>
              <w:rPr>
                <w:sz w:val="18"/>
                <w:szCs w:val="18"/>
                <w:rPrChange w:id="2043" w:author="吴潇" w:date="2014-12-23T08:50:00Z">
                  <w:rPr/>
                </w:rPrChange>
              </w:rPr>
              <w:t>03</w:t>
            </w:r>
            <w:r>
              <w:rPr>
                <w:rFonts w:hint="eastAsia"/>
                <w:sz w:val="18"/>
                <w:szCs w:val="18"/>
                <w:rPrChange w:id="2044" w:author="吴潇" w:date="2014-12-23T08:50:00Z">
                  <w:rPr>
                    <w:rFonts w:hint="eastAsia"/>
                  </w:rPr>
                </w:rPrChange>
              </w:rPr>
              <w:t>：护照</w:t>
            </w:r>
          </w:p>
          <w:p>
            <w:pPr>
              <w:numPr>
                <w:ilvl w:val="0"/>
                <w:numId w:val="0"/>
              </w:numPr>
              <w:spacing w:line="0" w:lineRule="atLeast"/>
              <w:rPr>
                <w:sz w:val="18"/>
                <w:szCs w:val="18"/>
                <w:rPrChange w:id="2045" w:author="吴潇" w:date="2014-12-23T08:50:00Z">
                  <w:rPr/>
                </w:rPrChange>
              </w:rPr>
            </w:pPr>
            <w:r>
              <w:rPr>
                <w:sz w:val="18"/>
                <w:szCs w:val="18"/>
                <w:rPrChange w:id="2046" w:author="吴潇" w:date="2014-12-23T08:50:00Z">
                  <w:rPr/>
                </w:rPrChange>
              </w:rPr>
              <w:t>04</w:t>
            </w:r>
            <w:r>
              <w:rPr>
                <w:rFonts w:hint="eastAsia"/>
                <w:sz w:val="18"/>
                <w:szCs w:val="18"/>
                <w:rPrChange w:id="2047" w:author="吴潇" w:date="2014-12-23T08:50:00Z">
                  <w:rPr>
                    <w:rFonts w:hint="eastAsia"/>
                  </w:rPr>
                </w:rPrChange>
              </w:rPr>
              <w:t>：回乡证</w:t>
            </w:r>
          </w:p>
          <w:p>
            <w:pPr>
              <w:numPr>
                <w:ilvl w:val="0"/>
                <w:numId w:val="0"/>
              </w:numPr>
              <w:spacing w:line="0" w:lineRule="atLeast"/>
              <w:rPr>
                <w:sz w:val="18"/>
                <w:szCs w:val="18"/>
                <w:rPrChange w:id="2048" w:author="吴潇" w:date="2014-12-23T08:50:00Z">
                  <w:rPr/>
                </w:rPrChange>
              </w:rPr>
            </w:pPr>
            <w:r>
              <w:rPr>
                <w:sz w:val="18"/>
                <w:szCs w:val="18"/>
                <w:rPrChange w:id="2049" w:author="吴潇" w:date="2014-12-23T08:50:00Z">
                  <w:rPr/>
                </w:rPrChange>
              </w:rPr>
              <w:t>05</w:t>
            </w:r>
            <w:r>
              <w:rPr>
                <w:rFonts w:hint="eastAsia"/>
                <w:sz w:val="18"/>
                <w:szCs w:val="18"/>
                <w:rPrChange w:id="2050" w:author="吴潇" w:date="2014-12-23T08:50:00Z">
                  <w:rPr>
                    <w:rFonts w:hint="eastAsia"/>
                  </w:rPr>
                </w:rPrChange>
              </w:rPr>
              <w:t>：台胞证</w:t>
            </w:r>
          </w:p>
          <w:p>
            <w:pPr>
              <w:numPr>
                <w:ilvl w:val="0"/>
                <w:numId w:val="0"/>
              </w:numPr>
              <w:spacing w:line="0" w:lineRule="atLeast"/>
              <w:rPr>
                <w:sz w:val="18"/>
                <w:szCs w:val="18"/>
                <w:rPrChange w:id="2051" w:author="吴潇" w:date="2014-12-23T08:50:00Z">
                  <w:rPr/>
                </w:rPrChange>
              </w:rPr>
            </w:pPr>
            <w:r>
              <w:rPr>
                <w:sz w:val="18"/>
                <w:szCs w:val="18"/>
                <w:rPrChange w:id="2052" w:author="吴潇" w:date="2014-12-23T08:50:00Z">
                  <w:rPr/>
                </w:rPrChange>
              </w:rPr>
              <w:t>06</w:t>
            </w:r>
            <w:r>
              <w:rPr>
                <w:rFonts w:hint="eastAsia"/>
                <w:sz w:val="18"/>
                <w:szCs w:val="18"/>
                <w:rPrChange w:id="2053" w:author="吴潇" w:date="2014-12-23T08:50:00Z">
                  <w:rPr>
                    <w:rFonts w:hint="eastAsia"/>
                  </w:rPr>
                </w:rPrChange>
              </w:rPr>
              <w:t>：警官证</w:t>
            </w:r>
          </w:p>
          <w:p>
            <w:pPr>
              <w:numPr>
                <w:ilvl w:val="0"/>
                <w:numId w:val="0"/>
              </w:numPr>
              <w:spacing w:line="0" w:lineRule="atLeast"/>
              <w:rPr>
                <w:sz w:val="18"/>
                <w:szCs w:val="18"/>
                <w:rPrChange w:id="2054" w:author="吴潇" w:date="2014-12-23T08:50:00Z">
                  <w:rPr/>
                </w:rPrChange>
              </w:rPr>
            </w:pPr>
            <w:r>
              <w:rPr>
                <w:sz w:val="18"/>
                <w:szCs w:val="18"/>
                <w:rPrChange w:id="2055" w:author="吴潇" w:date="2014-12-23T08:50:00Z">
                  <w:rPr/>
                </w:rPrChange>
              </w:rPr>
              <w:t>07</w:t>
            </w:r>
            <w:r>
              <w:rPr>
                <w:rFonts w:hint="eastAsia"/>
                <w:sz w:val="18"/>
                <w:szCs w:val="18"/>
                <w:rPrChange w:id="2056" w:author="吴潇" w:date="2014-12-23T08:50:00Z">
                  <w:rPr>
                    <w:rFonts w:hint="eastAsia"/>
                  </w:rPr>
                </w:rPrChange>
              </w:rPr>
              <w:t>：士兵证</w:t>
            </w:r>
          </w:p>
          <w:p>
            <w:pPr>
              <w:numPr>
                <w:ilvl w:val="0"/>
                <w:numId w:val="0"/>
              </w:numPr>
              <w:rPr>
                <w:sz w:val="18"/>
                <w:szCs w:val="18"/>
                <w:rPrChange w:id="2057" w:author="吴潇" w:date="2014-12-23T08:50:00Z">
                  <w:rPr/>
                </w:rPrChange>
              </w:rPr>
            </w:pPr>
            <w:r>
              <w:rPr>
                <w:sz w:val="18"/>
                <w:szCs w:val="18"/>
                <w:rPrChange w:id="2058" w:author="吴潇" w:date="2014-12-23T08:50:00Z">
                  <w:rPr/>
                </w:rPrChange>
              </w:rPr>
              <w:t>99</w:t>
            </w:r>
            <w:r>
              <w:rPr>
                <w:rFonts w:hint="eastAsia"/>
                <w:sz w:val="18"/>
                <w:szCs w:val="18"/>
                <w:rPrChange w:id="2059" w:author="吴潇" w:date="2014-12-23T08:50:00Z">
                  <w:rPr>
                    <w:rFonts w:hint="eastAsia"/>
                  </w:rPr>
                </w:rPrChange>
              </w:rPr>
              <w:t>：其它证件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060"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061" w:author="吴潇" w:date="2014-12-22T14:22:00Z">
              <w:tcPr>
                <w:tcW w:w="1951" w:type="dxa"/>
                <w:vAlign w:val="top"/>
              </w:tcPr>
            </w:tcPrChange>
          </w:tcPr>
          <w:p>
            <w:pPr>
              <w:pStyle w:val="120"/>
              <w:numPr>
                <w:ilvl w:val="0"/>
                <w:numId w:val="24"/>
              </w:numPr>
              <w:tabs>
                <w:tab w:val="left" w:pos="360"/>
              </w:tabs>
              <w:ind w:firstLineChars="0"/>
              <w:jc w:val="center"/>
              <w:rPr>
                <w:ins w:id="2063" w:author="吴潇" w:date="2014-12-22T14:22:00Z"/>
                <w:sz w:val="18"/>
                <w:szCs w:val="18"/>
                <w:rPrChange w:id="2064" w:author="吴潇" w:date="2014-12-23T08:50:00Z">
                  <w:rPr/>
                </w:rPrChange>
              </w:rPr>
              <w:pPrChange w:id="2062" w:author="吴潇" w:date="2014-12-22T14:22:00Z">
                <w:pPr>
                  <w:numPr>
                    <w:ilvl w:val="0"/>
                    <w:numId w:val="0"/>
                  </w:numPr>
                  <w:tabs>
                    <w:tab w:val="clear" w:pos="360"/>
                    <w:tab w:val="clear" w:pos="784"/>
                  </w:tabs>
                  <w:jc w:val="center"/>
                </w:pPr>
              </w:pPrChange>
            </w:pPr>
          </w:p>
        </w:tc>
        <w:tc>
          <w:tcPr>
            <w:tcW w:w="2285" w:type="dxa"/>
            <w:vAlign w:val="top"/>
            <w:tcPrChange w:id="2065" w:author="吴潇" w:date="2014-12-22T14:22:00Z">
              <w:tcPr>
                <w:tcW w:w="1951" w:type="dxa"/>
                <w:vAlign w:val="top"/>
              </w:tcPr>
            </w:tcPrChange>
          </w:tcPr>
          <w:p>
            <w:pPr>
              <w:numPr>
                <w:ilvl w:val="0"/>
                <w:numId w:val="0"/>
              </w:numPr>
              <w:jc w:val="center"/>
              <w:outlineLvl w:val="4"/>
              <w:rPr>
                <w:rFonts w:eastAsia="宋体"/>
                <w:sz w:val="18"/>
                <w:szCs w:val="18"/>
                <w:rPrChange w:id="2066" w:author="吴潇" w:date="2014-12-23T08:50:00Z">
                  <w:rPr>
                    <w:rFonts w:eastAsia="黑体"/>
                  </w:rPr>
                </w:rPrChange>
              </w:rPr>
            </w:pPr>
            <w:del w:id="2067" w:author="吴潇" w:date="2014-12-22T14:22:00Z">
              <w:r>
                <w:rPr>
                  <w:rFonts w:hint="eastAsia"/>
                  <w:sz w:val="18"/>
                  <w:szCs w:val="18"/>
                  <w:rPrChange w:id="2068" w:author="吴潇" w:date="2014-12-23T08:50:00Z">
                    <w:rPr>
                      <w:rFonts w:hint="eastAsia"/>
                    </w:rPr>
                  </w:rPrChange>
                </w:rPr>
                <w:delText>子域</w:delText>
              </w:r>
            </w:del>
            <w:del w:id="2069" w:author="吴潇" w:date="2014-12-22T14:22:00Z">
              <w:r>
                <w:rPr>
                  <w:sz w:val="18"/>
                  <w:szCs w:val="18"/>
                  <w:rPrChange w:id="2070" w:author="吴潇" w:date="2014-12-23T08:50:00Z">
                    <w:rPr/>
                  </w:rPrChange>
                </w:rPr>
                <w:delText>2</w:delText>
              </w:r>
            </w:del>
            <w:del w:id="2071" w:author="吴潇" w:date="2014-12-22T14:22:00Z">
              <w:r>
                <w:rPr>
                  <w:rFonts w:hint="eastAsia"/>
                  <w:sz w:val="18"/>
                  <w:szCs w:val="18"/>
                  <w:rPrChange w:id="2072" w:author="吴潇" w:date="2014-12-23T08:50:00Z">
                    <w:rPr>
                      <w:rFonts w:hint="eastAsia"/>
                    </w:rPr>
                  </w:rPrChange>
                </w:rPr>
                <w:delText>：</w:delText>
              </w:r>
            </w:del>
            <w:r>
              <w:rPr>
                <w:rFonts w:hint="eastAsia"/>
                <w:sz w:val="18"/>
                <w:szCs w:val="18"/>
                <w:rPrChange w:id="2073" w:author="吴潇" w:date="2014-12-23T08:50:00Z">
                  <w:rPr>
                    <w:rFonts w:hint="eastAsia"/>
                  </w:rPr>
                </w:rPrChange>
              </w:rPr>
              <w:t>证件号码</w:t>
            </w:r>
          </w:p>
        </w:tc>
        <w:tc>
          <w:tcPr>
            <w:tcW w:w="1900" w:type="dxa"/>
            <w:vAlign w:val="top"/>
            <w:tcPrChange w:id="2074" w:author="吴潇" w:date="2014-12-22T14:22:00Z">
              <w:tcPr>
                <w:tcW w:w="2126" w:type="dxa"/>
                <w:vAlign w:val="top"/>
              </w:tcPr>
            </w:tcPrChange>
          </w:tcPr>
          <w:p>
            <w:pPr>
              <w:numPr>
                <w:ilvl w:val="0"/>
                <w:numId w:val="0"/>
              </w:numPr>
              <w:jc w:val="center"/>
              <w:outlineLvl w:val="4"/>
              <w:rPr>
                <w:rFonts w:eastAsia="宋体"/>
                <w:sz w:val="18"/>
                <w:szCs w:val="18"/>
                <w:rPrChange w:id="2075" w:author="吴潇" w:date="2014-12-23T08:50:00Z">
                  <w:rPr>
                    <w:rFonts w:eastAsia="黑体"/>
                  </w:rPr>
                </w:rPrChange>
              </w:rPr>
            </w:pPr>
            <w:r>
              <w:rPr>
                <w:sz w:val="18"/>
                <w:szCs w:val="18"/>
                <w:rPrChange w:id="2076" w:author="吴潇" w:date="2014-12-23T08:50:00Z">
                  <w:rPr/>
                </w:rPrChange>
              </w:rPr>
              <w:t>certifId</w:t>
            </w:r>
          </w:p>
        </w:tc>
        <w:tc>
          <w:tcPr>
            <w:tcW w:w="1759" w:type="dxa"/>
            <w:vAlign w:val="top"/>
            <w:tcPrChange w:id="2077" w:author="吴潇" w:date="2014-12-22T14:22:00Z">
              <w:tcPr>
                <w:tcW w:w="1985" w:type="dxa"/>
                <w:vAlign w:val="top"/>
              </w:tcPr>
            </w:tcPrChange>
          </w:tcPr>
          <w:p>
            <w:pPr>
              <w:numPr>
                <w:ilvl w:val="0"/>
                <w:numId w:val="0"/>
              </w:numPr>
              <w:jc w:val="center"/>
              <w:outlineLvl w:val="4"/>
              <w:rPr>
                <w:rFonts w:eastAsia="宋体"/>
                <w:sz w:val="18"/>
                <w:szCs w:val="18"/>
                <w:rPrChange w:id="2078" w:author="吴潇" w:date="2014-12-23T08:50:00Z">
                  <w:rPr>
                    <w:rFonts w:eastAsia="黑体"/>
                  </w:rPr>
                </w:rPrChange>
              </w:rPr>
            </w:pPr>
            <w:r>
              <w:rPr>
                <w:sz w:val="18"/>
                <w:szCs w:val="18"/>
                <w:rPrChange w:id="2079" w:author="吴潇" w:date="2014-12-23T08:50:00Z">
                  <w:rPr/>
                </w:rPrChange>
              </w:rPr>
              <w:t>ANS1..20</w:t>
            </w:r>
          </w:p>
        </w:tc>
        <w:tc>
          <w:tcPr>
            <w:tcW w:w="2810" w:type="dxa"/>
            <w:vAlign w:val="top"/>
            <w:tcPrChange w:id="2080" w:author="吴潇" w:date="2014-12-22T14:22:00Z">
              <w:tcPr>
                <w:tcW w:w="3509" w:type="dxa"/>
                <w:vAlign w:val="top"/>
              </w:tcPr>
            </w:tcPrChange>
          </w:tcPr>
          <w:p>
            <w:pPr>
              <w:numPr>
                <w:ilvl w:val="0"/>
                <w:numId w:val="0"/>
              </w:numPr>
              <w:spacing w:line="0" w:lineRule="atLeast"/>
              <w:rPr>
                <w:sz w:val="18"/>
                <w:szCs w:val="18"/>
                <w:rPrChange w:id="2081"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082"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083" w:author="吴潇" w:date="2014-12-22T14:22:00Z">
              <w:tcPr>
                <w:tcW w:w="1951" w:type="dxa"/>
                <w:vAlign w:val="top"/>
              </w:tcPr>
            </w:tcPrChange>
          </w:tcPr>
          <w:p>
            <w:pPr>
              <w:pStyle w:val="120"/>
              <w:numPr>
                <w:ilvl w:val="0"/>
                <w:numId w:val="24"/>
              </w:numPr>
              <w:tabs>
                <w:tab w:val="left" w:pos="360"/>
              </w:tabs>
              <w:ind w:firstLineChars="0"/>
              <w:jc w:val="center"/>
              <w:rPr>
                <w:ins w:id="2085" w:author="吴潇" w:date="2014-12-22T14:22:00Z"/>
                <w:sz w:val="18"/>
                <w:szCs w:val="18"/>
                <w:rPrChange w:id="2086" w:author="吴潇" w:date="2014-12-23T08:50:00Z">
                  <w:rPr/>
                </w:rPrChange>
              </w:rPr>
              <w:pPrChange w:id="2084" w:author="吴潇" w:date="2014-12-22T14:22:00Z">
                <w:pPr>
                  <w:numPr>
                    <w:ilvl w:val="0"/>
                    <w:numId w:val="0"/>
                  </w:numPr>
                  <w:tabs>
                    <w:tab w:val="clear" w:pos="360"/>
                    <w:tab w:val="clear" w:pos="784"/>
                  </w:tabs>
                  <w:jc w:val="center"/>
                </w:pPr>
              </w:pPrChange>
            </w:pPr>
          </w:p>
        </w:tc>
        <w:tc>
          <w:tcPr>
            <w:tcW w:w="2285" w:type="dxa"/>
            <w:vAlign w:val="top"/>
            <w:tcPrChange w:id="2087" w:author="吴潇" w:date="2014-12-22T14:22:00Z">
              <w:tcPr>
                <w:tcW w:w="1951" w:type="dxa"/>
                <w:vAlign w:val="top"/>
              </w:tcPr>
            </w:tcPrChange>
          </w:tcPr>
          <w:p>
            <w:pPr>
              <w:numPr>
                <w:ilvl w:val="0"/>
                <w:numId w:val="0"/>
              </w:numPr>
              <w:jc w:val="center"/>
              <w:outlineLvl w:val="4"/>
              <w:rPr>
                <w:rFonts w:eastAsia="宋体"/>
                <w:sz w:val="18"/>
                <w:szCs w:val="18"/>
                <w:rPrChange w:id="2088" w:author="吴潇" w:date="2014-12-23T08:50:00Z">
                  <w:rPr>
                    <w:rFonts w:eastAsia="黑体"/>
                  </w:rPr>
                </w:rPrChange>
              </w:rPr>
            </w:pPr>
            <w:del w:id="2089" w:author="吴潇" w:date="2014-12-22T14:22:00Z">
              <w:r>
                <w:rPr>
                  <w:rFonts w:hint="eastAsia"/>
                  <w:sz w:val="18"/>
                  <w:szCs w:val="18"/>
                  <w:rPrChange w:id="2090" w:author="吴潇" w:date="2014-12-23T08:50:00Z">
                    <w:rPr>
                      <w:rFonts w:hint="eastAsia"/>
                    </w:rPr>
                  </w:rPrChange>
                </w:rPr>
                <w:delText>子域</w:delText>
              </w:r>
            </w:del>
            <w:del w:id="2091" w:author="吴潇" w:date="2014-12-22T14:22:00Z">
              <w:r>
                <w:rPr>
                  <w:sz w:val="18"/>
                  <w:szCs w:val="18"/>
                  <w:rPrChange w:id="2092" w:author="吴潇" w:date="2014-12-23T08:50:00Z">
                    <w:rPr/>
                  </w:rPrChange>
                </w:rPr>
                <w:delText>3</w:delText>
              </w:r>
            </w:del>
            <w:del w:id="2093" w:author="吴潇" w:date="2014-12-22T14:22:00Z">
              <w:r>
                <w:rPr>
                  <w:rFonts w:hint="eastAsia"/>
                  <w:sz w:val="18"/>
                  <w:szCs w:val="18"/>
                  <w:rPrChange w:id="2094" w:author="吴潇" w:date="2014-12-23T08:50:00Z">
                    <w:rPr>
                      <w:rFonts w:hint="eastAsia"/>
                    </w:rPr>
                  </w:rPrChange>
                </w:rPr>
                <w:delText>：</w:delText>
              </w:r>
            </w:del>
            <w:r>
              <w:rPr>
                <w:rFonts w:hint="eastAsia"/>
                <w:sz w:val="18"/>
                <w:szCs w:val="18"/>
                <w:rPrChange w:id="2095" w:author="吴潇" w:date="2014-12-23T08:50:00Z">
                  <w:rPr>
                    <w:rFonts w:hint="eastAsia"/>
                  </w:rPr>
                </w:rPrChange>
              </w:rPr>
              <w:t>姓名</w:t>
            </w:r>
          </w:p>
        </w:tc>
        <w:tc>
          <w:tcPr>
            <w:tcW w:w="1900" w:type="dxa"/>
            <w:vAlign w:val="top"/>
            <w:tcPrChange w:id="2096" w:author="吴潇" w:date="2014-12-22T14:22:00Z">
              <w:tcPr>
                <w:tcW w:w="2126" w:type="dxa"/>
                <w:vAlign w:val="top"/>
              </w:tcPr>
            </w:tcPrChange>
          </w:tcPr>
          <w:p>
            <w:pPr>
              <w:numPr>
                <w:ilvl w:val="0"/>
                <w:numId w:val="0"/>
              </w:numPr>
              <w:jc w:val="center"/>
              <w:outlineLvl w:val="4"/>
              <w:rPr>
                <w:rFonts w:eastAsia="宋体"/>
                <w:sz w:val="18"/>
                <w:szCs w:val="18"/>
                <w:rPrChange w:id="2097" w:author="吴潇" w:date="2014-12-23T08:50:00Z">
                  <w:rPr>
                    <w:rFonts w:eastAsia="黑体"/>
                  </w:rPr>
                </w:rPrChange>
              </w:rPr>
            </w:pPr>
            <w:r>
              <w:rPr>
                <w:sz w:val="18"/>
                <w:szCs w:val="18"/>
                <w:rPrChange w:id="2098" w:author="吴潇" w:date="2014-12-23T08:50:00Z">
                  <w:rPr/>
                </w:rPrChange>
              </w:rPr>
              <w:t>customerNm</w:t>
            </w:r>
          </w:p>
        </w:tc>
        <w:tc>
          <w:tcPr>
            <w:tcW w:w="1759" w:type="dxa"/>
            <w:vAlign w:val="top"/>
            <w:tcPrChange w:id="2099" w:author="吴潇" w:date="2014-12-22T14:22:00Z">
              <w:tcPr>
                <w:tcW w:w="1985" w:type="dxa"/>
                <w:vAlign w:val="top"/>
              </w:tcPr>
            </w:tcPrChange>
          </w:tcPr>
          <w:p>
            <w:pPr>
              <w:numPr>
                <w:ilvl w:val="0"/>
                <w:numId w:val="0"/>
              </w:numPr>
              <w:jc w:val="center"/>
              <w:outlineLvl w:val="4"/>
              <w:rPr>
                <w:rFonts w:eastAsia="宋体"/>
                <w:sz w:val="18"/>
                <w:szCs w:val="18"/>
                <w:rPrChange w:id="2100" w:author="吴潇" w:date="2014-12-23T08:50:00Z">
                  <w:rPr>
                    <w:rFonts w:eastAsia="黑体"/>
                  </w:rPr>
                </w:rPrChange>
              </w:rPr>
            </w:pPr>
            <w:r>
              <w:rPr>
                <w:sz w:val="18"/>
                <w:szCs w:val="18"/>
                <w:rPrChange w:id="2101" w:author="吴潇" w:date="2014-12-23T08:50:00Z">
                  <w:rPr/>
                </w:rPrChange>
              </w:rPr>
              <w:t>ANS1..32</w:t>
            </w:r>
          </w:p>
        </w:tc>
        <w:tc>
          <w:tcPr>
            <w:tcW w:w="2810" w:type="dxa"/>
            <w:vAlign w:val="top"/>
            <w:tcPrChange w:id="2102" w:author="吴潇" w:date="2014-12-22T14:22:00Z">
              <w:tcPr>
                <w:tcW w:w="3509" w:type="dxa"/>
                <w:vAlign w:val="top"/>
              </w:tcPr>
            </w:tcPrChange>
          </w:tcPr>
          <w:p>
            <w:pPr>
              <w:numPr>
                <w:ilvl w:val="0"/>
                <w:numId w:val="0"/>
              </w:numPr>
              <w:spacing w:line="0" w:lineRule="atLeast"/>
              <w:outlineLvl w:val="4"/>
              <w:rPr>
                <w:rFonts w:eastAsia="宋体"/>
                <w:sz w:val="18"/>
                <w:szCs w:val="18"/>
                <w:rPrChange w:id="2103" w:author="吴潇" w:date="2014-12-23T08:50:00Z">
                  <w:rPr>
                    <w:rFonts w:eastAsia="黑体"/>
                  </w:rPr>
                </w:rPrChange>
              </w:rPr>
            </w:pPr>
            <w:r>
              <w:rPr>
                <w:rFonts w:hint="eastAsia"/>
                <w:sz w:val="18"/>
                <w:szCs w:val="18"/>
                <w:rPrChange w:id="2104" w:author="吴潇" w:date="2014-12-23T08:50:00Z">
                  <w:rPr>
                    <w:rFonts w:hint="eastAsia"/>
                  </w:rPr>
                </w:rPrChange>
              </w:rPr>
              <w:t>支持汉字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105"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106" w:author="吴潇" w:date="2014-12-22T14:22:00Z">
              <w:tcPr>
                <w:tcW w:w="1951" w:type="dxa"/>
                <w:vAlign w:val="top"/>
              </w:tcPr>
            </w:tcPrChange>
          </w:tcPr>
          <w:p>
            <w:pPr>
              <w:pStyle w:val="120"/>
              <w:numPr>
                <w:ilvl w:val="0"/>
                <w:numId w:val="24"/>
              </w:numPr>
              <w:tabs>
                <w:tab w:val="left" w:pos="360"/>
              </w:tabs>
              <w:ind w:firstLineChars="0"/>
              <w:jc w:val="center"/>
              <w:rPr>
                <w:ins w:id="2108" w:author="吴潇" w:date="2014-12-22T14:22:00Z"/>
                <w:sz w:val="18"/>
                <w:szCs w:val="18"/>
                <w:rPrChange w:id="2109" w:author="吴潇" w:date="2014-12-23T08:50:00Z">
                  <w:rPr/>
                </w:rPrChange>
              </w:rPr>
              <w:pPrChange w:id="2107" w:author="吴潇" w:date="2014-12-22T14:22:00Z">
                <w:pPr>
                  <w:numPr>
                    <w:ilvl w:val="0"/>
                    <w:numId w:val="0"/>
                  </w:numPr>
                  <w:tabs>
                    <w:tab w:val="clear" w:pos="360"/>
                    <w:tab w:val="clear" w:pos="784"/>
                  </w:tabs>
                  <w:jc w:val="center"/>
                </w:pPr>
              </w:pPrChange>
            </w:pPr>
          </w:p>
        </w:tc>
        <w:tc>
          <w:tcPr>
            <w:tcW w:w="2285" w:type="dxa"/>
            <w:vAlign w:val="top"/>
            <w:tcPrChange w:id="2110" w:author="吴潇" w:date="2014-12-22T14:22:00Z">
              <w:tcPr>
                <w:tcW w:w="1951" w:type="dxa"/>
                <w:vAlign w:val="top"/>
              </w:tcPr>
            </w:tcPrChange>
          </w:tcPr>
          <w:p>
            <w:pPr>
              <w:numPr>
                <w:ilvl w:val="0"/>
                <w:numId w:val="0"/>
              </w:numPr>
              <w:jc w:val="center"/>
              <w:outlineLvl w:val="4"/>
              <w:rPr>
                <w:rFonts w:eastAsia="宋体"/>
                <w:sz w:val="18"/>
                <w:szCs w:val="18"/>
                <w:rPrChange w:id="2111" w:author="吴潇" w:date="2014-12-23T08:50:00Z">
                  <w:rPr>
                    <w:rFonts w:eastAsia="黑体"/>
                  </w:rPr>
                </w:rPrChange>
              </w:rPr>
            </w:pPr>
            <w:del w:id="2112" w:author="吴潇" w:date="2014-12-22T14:22:00Z">
              <w:r>
                <w:rPr>
                  <w:rFonts w:hint="eastAsia"/>
                  <w:sz w:val="18"/>
                  <w:szCs w:val="18"/>
                  <w:rPrChange w:id="2113" w:author="吴潇" w:date="2014-12-23T08:50:00Z">
                    <w:rPr>
                      <w:rFonts w:hint="eastAsia"/>
                    </w:rPr>
                  </w:rPrChange>
                </w:rPr>
                <w:delText>子域</w:delText>
              </w:r>
            </w:del>
            <w:del w:id="2114" w:author="吴潇" w:date="2014-12-22T14:22:00Z">
              <w:r>
                <w:rPr>
                  <w:sz w:val="18"/>
                  <w:szCs w:val="18"/>
                  <w:rPrChange w:id="2115" w:author="吴潇" w:date="2014-12-23T08:50:00Z">
                    <w:rPr/>
                  </w:rPrChange>
                </w:rPr>
                <w:delText>4</w:delText>
              </w:r>
            </w:del>
            <w:del w:id="2116" w:author="吴潇" w:date="2014-12-22T14:22:00Z">
              <w:r>
                <w:rPr>
                  <w:rFonts w:hint="eastAsia"/>
                  <w:sz w:val="18"/>
                  <w:szCs w:val="18"/>
                  <w:rPrChange w:id="2117" w:author="吴潇" w:date="2014-12-23T08:50:00Z">
                    <w:rPr>
                      <w:rFonts w:hint="eastAsia"/>
                    </w:rPr>
                  </w:rPrChange>
                </w:rPr>
                <w:delText>：</w:delText>
              </w:r>
            </w:del>
            <w:r>
              <w:rPr>
                <w:rFonts w:hint="eastAsia"/>
                <w:sz w:val="18"/>
                <w:szCs w:val="18"/>
                <w:rPrChange w:id="2118" w:author="吴潇" w:date="2014-12-23T08:50:00Z">
                  <w:rPr>
                    <w:rFonts w:hint="eastAsia"/>
                  </w:rPr>
                </w:rPrChange>
              </w:rPr>
              <w:t>手机号</w:t>
            </w:r>
          </w:p>
        </w:tc>
        <w:tc>
          <w:tcPr>
            <w:tcW w:w="1900" w:type="dxa"/>
            <w:vAlign w:val="top"/>
            <w:tcPrChange w:id="2119" w:author="吴潇" w:date="2014-12-22T14:22:00Z">
              <w:tcPr>
                <w:tcW w:w="2126" w:type="dxa"/>
                <w:vAlign w:val="top"/>
              </w:tcPr>
            </w:tcPrChange>
          </w:tcPr>
          <w:p>
            <w:pPr>
              <w:numPr>
                <w:ilvl w:val="0"/>
                <w:numId w:val="0"/>
              </w:numPr>
              <w:jc w:val="center"/>
              <w:outlineLvl w:val="4"/>
              <w:rPr>
                <w:rFonts w:eastAsia="宋体"/>
                <w:sz w:val="18"/>
                <w:szCs w:val="18"/>
                <w:rPrChange w:id="2120" w:author="吴潇" w:date="2014-12-23T08:50:00Z">
                  <w:rPr>
                    <w:rFonts w:eastAsia="黑体"/>
                  </w:rPr>
                </w:rPrChange>
              </w:rPr>
            </w:pPr>
            <w:r>
              <w:rPr>
                <w:sz w:val="18"/>
                <w:szCs w:val="18"/>
                <w:rPrChange w:id="2121" w:author="吴潇" w:date="2014-12-23T08:50:00Z">
                  <w:rPr/>
                </w:rPrChange>
              </w:rPr>
              <w:t>phoneNo</w:t>
            </w:r>
          </w:p>
        </w:tc>
        <w:tc>
          <w:tcPr>
            <w:tcW w:w="1759" w:type="dxa"/>
            <w:vAlign w:val="top"/>
            <w:tcPrChange w:id="2122" w:author="吴潇" w:date="2014-12-22T14:22:00Z">
              <w:tcPr>
                <w:tcW w:w="1985" w:type="dxa"/>
                <w:vAlign w:val="top"/>
              </w:tcPr>
            </w:tcPrChange>
          </w:tcPr>
          <w:p>
            <w:pPr>
              <w:numPr>
                <w:ilvl w:val="0"/>
                <w:numId w:val="0"/>
              </w:numPr>
              <w:jc w:val="center"/>
              <w:outlineLvl w:val="4"/>
              <w:rPr>
                <w:rFonts w:eastAsia="宋体"/>
                <w:sz w:val="18"/>
                <w:szCs w:val="18"/>
                <w:rPrChange w:id="2123" w:author="吴潇" w:date="2014-12-23T08:50:00Z">
                  <w:rPr>
                    <w:rFonts w:eastAsia="黑体"/>
                  </w:rPr>
                </w:rPrChange>
              </w:rPr>
            </w:pPr>
            <w:r>
              <w:rPr>
                <w:sz w:val="18"/>
                <w:szCs w:val="18"/>
                <w:rPrChange w:id="2124" w:author="吴潇" w:date="2014-12-23T08:50:00Z">
                  <w:rPr/>
                </w:rPrChange>
              </w:rPr>
              <w:t>N1..20</w:t>
            </w:r>
          </w:p>
        </w:tc>
        <w:tc>
          <w:tcPr>
            <w:tcW w:w="2810" w:type="dxa"/>
            <w:vAlign w:val="top"/>
            <w:tcPrChange w:id="2125" w:author="吴潇" w:date="2014-12-22T14:22:00Z">
              <w:tcPr>
                <w:tcW w:w="3509" w:type="dxa"/>
                <w:vAlign w:val="top"/>
              </w:tcPr>
            </w:tcPrChange>
          </w:tcPr>
          <w:p>
            <w:pPr>
              <w:numPr>
                <w:ilvl w:val="0"/>
                <w:numId w:val="0"/>
              </w:numPr>
              <w:spacing w:line="0" w:lineRule="atLeast"/>
              <w:rPr>
                <w:sz w:val="18"/>
                <w:szCs w:val="18"/>
                <w:rPrChange w:id="2126"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127"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128" w:author="吴潇" w:date="2014-12-22T14:22:00Z">
              <w:tcPr>
                <w:tcW w:w="1951" w:type="dxa"/>
                <w:vAlign w:val="top"/>
              </w:tcPr>
            </w:tcPrChange>
          </w:tcPr>
          <w:p>
            <w:pPr>
              <w:pStyle w:val="120"/>
              <w:numPr>
                <w:ilvl w:val="0"/>
                <w:numId w:val="24"/>
              </w:numPr>
              <w:tabs>
                <w:tab w:val="left" w:pos="360"/>
              </w:tabs>
              <w:ind w:firstLineChars="0"/>
              <w:jc w:val="center"/>
              <w:rPr>
                <w:ins w:id="2130" w:author="吴潇" w:date="2014-12-22T14:22:00Z"/>
                <w:sz w:val="18"/>
                <w:szCs w:val="18"/>
                <w:rPrChange w:id="2131" w:author="吴潇" w:date="2014-12-23T08:50:00Z">
                  <w:rPr/>
                </w:rPrChange>
              </w:rPr>
              <w:pPrChange w:id="2129" w:author="吴潇" w:date="2014-12-22T14:22:00Z">
                <w:pPr>
                  <w:numPr>
                    <w:ilvl w:val="0"/>
                    <w:numId w:val="0"/>
                  </w:numPr>
                  <w:tabs>
                    <w:tab w:val="clear" w:pos="360"/>
                    <w:tab w:val="clear" w:pos="784"/>
                  </w:tabs>
                  <w:jc w:val="center"/>
                </w:pPr>
              </w:pPrChange>
            </w:pPr>
          </w:p>
        </w:tc>
        <w:tc>
          <w:tcPr>
            <w:tcW w:w="2285" w:type="dxa"/>
            <w:vAlign w:val="top"/>
            <w:tcPrChange w:id="2132" w:author="吴潇" w:date="2014-12-22T14:22:00Z">
              <w:tcPr>
                <w:tcW w:w="1951" w:type="dxa"/>
                <w:vAlign w:val="top"/>
              </w:tcPr>
            </w:tcPrChange>
          </w:tcPr>
          <w:p>
            <w:pPr>
              <w:numPr>
                <w:ilvl w:val="0"/>
                <w:numId w:val="0"/>
              </w:numPr>
              <w:jc w:val="center"/>
              <w:outlineLvl w:val="4"/>
              <w:rPr>
                <w:rFonts w:eastAsia="宋体"/>
                <w:sz w:val="18"/>
                <w:szCs w:val="18"/>
                <w:rPrChange w:id="2133" w:author="吴潇" w:date="2014-12-23T08:50:00Z">
                  <w:rPr>
                    <w:rFonts w:eastAsia="黑体"/>
                  </w:rPr>
                </w:rPrChange>
              </w:rPr>
            </w:pPr>
            <w:del w:id="2134" w:author="吴潇" w:date="2014-12-22T14:22:00Z">
              <w:r>
                <w:rPr>
                  <w:rFonts w:hint="eastAsia"/>
                  <w:sz w:val="18"/>
                  <w:szCs w:val="18"/>
                  <w:rPrChange w:id="2135" w:author="吴潇" w:date="2014-12-23T08:50:00Z">
                    <w:rPr>
                      <w:rFonts w:hint="eastAsia"/>
                    </w:rPr>
                  </w:rPrChange>
                </w:rPr>
                <w:delText>子域</w:delText>
              </w:r>
            </w:del>
            <w:del w:id="2136" w:author="吴潇" w:date="2014-12-22T14:22:00Z">
              <w:r>
                <w:rPr>
                  <w:sz w:val="18"/>
                  <w:szCs w:val="18"/>
                  <w:rPrChange w:id="2137" w:author="吴潇" w:date="2014-12-23T08:50:00Z">
                    <w:rPr/>
                  </w:rPrChange>
                </w:rPr>
                <w:delText>5</w:delText>
              </w:r>
            </w:del>
            <w:del w:id="2138" w:author="吴潇" w:date="2014-12-22T14:22:00Z">
              <w:r>
                <w:rPr>
                  <w:rFonts w:hint="eastAsia"/>
                  <w:sz w:val="18"/>
                  <w:szCs w:val="18"/>
                  <w:rPrChange w:id="2139" w:author="吴潇" w:date="2014-12-23T08:50:00Z">
                    <w:rPr>
                      <w:rFonts w:hint="eastAsia"/>
                    </w:rPr>
                  </w:rPrChange>
                </w:rPr>
                <w:delText>：</w:delText>
              </w:r>
            </w:del>
            <w:r>
              <w:rPr>
                <w:rFonts w:hint="eastAsia"/>
                <w:sz w:val="18"/>
                <w:szCs w:val="18"/>
                <w:rPrChange w:id="2140" w:author="吴潇" w:date="2014-12-23T08:50:00Z">
                  <w:rPr>
                    <w:rFonts w:hint="eastAsia"/>
                  </w:rPr>
                </w:rPrChange>
              </w:rPr>
              <w:t>短信验证码</w:t>
            </w:r>
          </w:p>
        </w:tc>
        <w:tc>
          <w:tcPr>
            <w:tcW w:w="1900" w:type="dxa"/>
            <w:vAlign w:val="top"/>
            <w:tcPrChange w:id="2141" w:author="吴潇" w:date="2014-12-22T14:22:00Z">
              <w:tcPr>
                <w:tcW w:w="2126" w:type="dxa"/>
                <w:vAlign w:val="top"/>
              </w:tcPr>
            </w:tcPrChange>
          </w:tcPr>
          <w:p>
            <w:pPr>
              <w:numPr>
                <w:ilvl w:val="0"/>
                <w:numId w:val="0"/>
              </w:numPr>
              <w:jc w:val="center"/>
              <w:outlineLvl w:val="4"/>
              <w:rPr>
                <w:rFonts w:eastAsia="宋体"/>
                <w:sz w:val="18"/>
                <w:szCs w:val="18"/>
                <w:rPrChange w:id="2142" w:author="吴潇" w:date="2014-12-23T08:50:00Z">
                  <w:rPr>
                    <w:rFonts w:eastAsia="黑体"/>
                  </w:rPr>
                </w:rPrChange>
              </w:rPr>
            </w:pPr>
            <w:r>
              <w:rPr>
                <w:sz w:val="18"/>
                <w:szCs w:val="18"/>
                <w:rPrChange w:id="2143" w:author="吴潇" w:date="2014-12-23T08:50:00Z">
                  <w:rPr/>
                </w:rPrChange>
              </w:rPr>
              <w:t>smsCode</w:t>
            </w:r>
          </w:p>
        </w:tc>
        <w:tc>
          <w:tcPr>
            <w:tcW w:w="1759" w:type="dxa"/>
            <w:vAlign w:val="top"/>
            <w:tcPrChange w:id="2144" w:author="吴潇" w:date="2014-12-22T14:22:00Z">
              <w:tcPr>
                <w:tcW w:w="1985" w:type="dxa"/>
                <w:vAlign w:val="top"/>
              </w:tcPr>
            </w:tcPrChange>
          </w:tcPr>
          <w:p>
            <w:pPr>
              <w:numPr>
                <w:ilvl w:val="0"/>
                <w:numId w:val="0"/>
              </w:numPr>
              <w:jc w:val="center"/>
              <w:outlineLvl w:val="4"/>
              <w:rPr>
                <w:rFonts w:eastAsia="宋体"/>
                <w:sz w:val="18"/>
                <w:szCs w:val="18"/>
                <w:rPrChange w:id="2145" w:author="吴潇" w:date="2014-12-23T08:50:00Z">
                  <w:rPr>
                    <w:rFonts w:eastAsia="黑体"/>
                  </w:rPr>
                </w:rPrChange>
              </w:rPr>
            </w:pPr>
            <w:r>
              <w:rPr>
                <w:sz w:val="18"/>
                <w:szCs w:val="18"/>
                <w:rPrChange w:id="2146" w:author="吴潇" w:date="2014-12-23T08:50:00Z">
                  <w:rPr/>
                </w:rPrChange>
              </w:rPr>
              <w:t>N6</w:t>
            </w:r>
          </w:p>
        </w:tc>
        <w:tc>
          <w:tcPr>
            <w:tcW w:w="2810" w:type="dxa"/>
            <w:vAlign w:val="top"/>
            <w:tcPrChange w:id="2147" w:author="吴潇" w:date="2014-12-22T14:22:00Z">
              <w:tcPr>
                <w:tcW w:w="3509" w:type="dxa"/>
                <w:vAlign w:val="top"/>
              </w:tcPr>
            </w:tcPrChange>
          </w:tcPr>
          <w:p>
            <w:pPr>
              <w:numPr>
                <w:ilvl w:val="0"/>
                <w:numId w:val="0"/>
              </w:numPr>
              <w:spacing w:line="0" w:lineRule="atLeast"/>
              <w:rPr>
                <w:sz w:val="18"/>
                <w:szCs w:val="18"/>
                <w:rPrChange w:id="2148"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149"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150" w:author="吴潇" w:date="2014-12-22T14:22:00Z">
              <w:tcPr>
                <w:tcW w:w="1951" w:type="dxa"/>
                <w:vAlign w:val="top"/>
              </w:tcPr>
            </w:tcPrChange>
          </w:tcPr>
          <w:p>
            <w:pPr>
              <w:pStyle w:val="120"/>
              <w:numPr>
                <w:ilvl w:val="0"/>
                <w:numId w:val="24"/>
              </w:numPr>
              <w:tabs>
                <w:tab w:val="left" w:pos="360"/>
              </w:tabs>
              <w:ind w:firstLineChars="0"/>
              <w:jc w:val="center"/>
              <w:rPr>
                <w:ins w:id="2152" w:author="吴潇" w:date="2014-12-22T14:22:00Z"/>
                <w:sz w:val="18"/>
                <w:szCs w:val="18"/>
                <w:rPrChange w:id="2153" w:author="吴潇" w:date="2014-12-23T08:50:00Z">
                  <w:rPr/>
                </w:rPrChange>
              </w:rPr>
              <w:pPrChange w:id="2151" w:author="吴潇" w:date="2014-12-22T14:22:00Z">
                <w:pPr>
                  <w:numPr>
                    <w:ilvl w:val="0"/>
                    <w:numId w:val="0"/>
                  </w:numPr>
                  <w:tabs>
                    <w:tab w:val="clear" w:pos="360"/>
                    <w:tab w:val="clear" w:pos="784"/>
                  </w:tabs>
                  <w:jc w:val="center"/>
                </w:pPr>
              </w:pPrChange>
            </w:pPr>
          </w:p>
        </w:tc>
        <w:tc>
          <w:tcPr>
            <w:tcW w:w="2285" w:type="dxa"/>
            <w:vAlign w:val="top"/>
            <w:tcPrChange w:id="2154" w:author="吴潇" w:date="2014-12-22T14:22:00Z">
              <w:tcPr>
                <w:tcW w:w="1951" w:type="dxa"/>
                <w:vAlign w:val="top"/>
              </w:tcPr>
            </w:tcPrChange>
          </w:tcPr>
          <w:p>
            <w:pPr>
              <w:numPr>
                <w:ilvl w:val="0"/>
                <w:numId w:val="0"/>
              </w:numPr>
              <w:jc w:val="center"/>
              <w:outlineLvl w:val="4"/>
              <w:rPr>
                <w:rFonts w:eastAsia="宋体"/>
                <w:sz w:val="18"/>
                <w:szCs w:val="18"/>
                <w:rPrChange w:id="2155" w:author="吴潇" w:date="2014-12-23T08:50:00Z">
                  <w:rPr>
                    <w:rFonts w:eastAsia="黑体"/>
                  </w:rPr>
                </w:rPrChange>
              </w:rPr>
            </w:pPr>
            <w:del w:id="2156" w:author="吴潇" w:date="2014-12-22T14:22:00Z">
              <w:r>
                <w:rPr>
                  <w:rFonts w:hint="eastAsia"/>
                  <w:sz w:val="18"/>
                  <w:szCs w:val="18"/>
                  <w:rPrChange w:id="2157" w:author="吴潇" w:date="2014-12-23T08:50:00Z">
                    <w:rPr>
                      <w:rFonts w:hint="eastAsia"/>
                    </w:rPr>
                  </w:rPrChange>
                </w:rPr>
                <w:delText>子域</w:delText>
              </w:r>
            </w:del>
            <w:del w:id="2158" w:author="吴潇" w:date="2014-12-22T14:22:00Z">
              <w:r>
                <w:rPr>
                  <w:sz w:val="18"/>
                  <w:szCs w:val="18"/>
                  <w:rPrChange w:id="2159" w:author="吴潇" w:date="2014-12-23T08:50:00Z">
                    <w:rPr/>
                  </w:rPrChange>
                </w:rPr>
                <w:delText>6</w:delText>
              </w:r>
            </w:del>
            <w:del w:id="2160" w:author="吴潇" w:date="2014-12-22T14:22:00Z">
              <w:r>
                <w:rPr>
                  <w:rFonts w:hint="eastAsia"/>
                  <w:sz w:val="18"/>
                  <w:szCs w:val="18"/>
                  <w:rPrChange w:id="2161" w:author="吴潇" w:date="2014-12-23T08:50:00Z">
                    <w:rPr>
                      <w:rFonts w:hint="eastAsia"/>
                    </w:rPr>
                  </w:rPrChange>
                </w:rPr>
                <w:delText>：</w:delText>
              </w:r>
            </w:del>
            <w:r>
              <w:rPr>
                <w:rFonts w:hint="eastAsia"/>
                <w:sz w:val="18"/>
                <w:szCs w:val="18"/>
                <w:rPrChange w:id="2162" w:author="吴潇" w:date="2014-12-23T08:50:00Z">
                  <w:rPr>
                    <w:rFonts w:hint="eastAsia"/>
                  </w:rPr>
                </w:rPrChange>
              </w:rPr>
              <w:t>持卡人密码</w:t>
            </w:r>
          </w:p>
        </w:tc>
        <w:tc>
          <w:tcPr>
            <w:tcW w:w="1900" w:type="dxa"/>
            <w:vAlign w:val="top"/>
            <w:tcPrChange w:id="2163" w:author="吴潇" w:date="2014-12-22T14:22:00Z">
              <w:tcPr>
                <w:tcW w:w="2126" w:type="dxa"/>
                <w:vAlign w:val="top"/>
              </w:tcPr>
            </w:tcPrChange>
          </w:tcPr>
          <w:p>
            <w:pPr>
              <w:numPr>
                <w:ilvl w:val="0"/>
                <w:numId w:val="0"/>
              </w:numPr>
              <w:jc w:val="center"/>
              <w:outlineLvl w:val="4"/>
              <w:rPr>
                <w:rFonts w:eastAsia="宋体"/>
                <w:sz w:val="18"/>
                <w:szCs w:val="18"/>
                <w:rPrChange w:id="2164" w:author="吴潇" w:date="2014-12-23T08:50:00Z">
                  <w:rPr>
                    <w:rFonts w:eastAsia="黑体"/>
                  </w:rPr>
                </w:rPrChange>
              </w:rPr>
            </w:pPr>
            <w:r>
              <w:rPr>
                <w:sz w:val="18"/>
                <w:szCs w:val="18"/>
                <w:rPrChange w:id="2165" w:author="吴潇" w:date="2014-12-23T08:50:00Z">
                  <w:rPr/>
                </w:rPrChange>
              </w:rPr>
              <w:t>pin</w:t>
            </w:r>
          </w:p>
        </w:tc>
        <w:tc>
          <w:tcPr>
            <w:tcW w:w="1759" w:type="dxa"/>
            <w:vAlign w:val="top"/>
            <w:tcPrChange w:id="2166" w:author="吴潇" w:date="2014-12-22T14:22:00Z">
              <w:tcPr>
                <w:tcW w:w="1985" w:type="dxa"/>
                <w:vAlign w:val="top"/>
              </w:tcPr>
            </w:tcPrChange>
          </w:tcPr>
          <w:p>
            <w:pPr>
              <w:numPr>
                <w:ilvl w:val="0"/>
                <w:numId w:val="0"/>
              </w:numPr>
              <w:jc w:val="center"/>
              <w:outlineLvl w:val="4"/>
              <w:rPr>
                <w:rFonts w:eastAsia="宋体"/>
                <w:sz w:val="18"/>
                <w:szCs w:val="18"/>
                <w:rPrChange w:id="2167" w:author="吴潇" w:date="2014-12-23T08:50:00Z">
                  <w:rPr>
                    <w:rFonts w:eastAsia="黑体"/>
                  </w:rPr>
                </w:rPrChange>
              </w:rPr>
            </w:pPr>
            <w:r>
              <w:rPr>
                <w:sz w:val="18"/>
                <w:szCs w:val="18"/>
                <w:rPrChange w:id="2168" w:author="吴潇" w:date="2014-12-23T08:50:00Z">
                  <w:rPr/>
                </w:rPrChange>
              </w:rPr>
              <w:t>ANS1..256</w:t>
            </w:r>
          </w:p>
        </w:tc>
        <w:tc>
          <w:tcPr>
            <w:tcW w:w="2810" w:type="dxa"/>
            <w:vAlign w:val="top"/>
            <w:tcPrChange w:id="2169" w:author="吴潇" w:date="2014-12-22T14:22:00Z">
              <w:tcPr>
                <w:tcW w:w="3509" w:type="dxa"/>
                <w:vAlign w:val="top"/>
              </w:tcPr>
            </w:tcPrChange>
          </w:tcPr>
          <w:p>
            <w:pPr>
              <w:numPr>
                <w:ilvl w:val="0"/>
                <w:numId w:val="0"/>
              </w:numPr>
              <w:spacing w:line="0" w:lineRule="atLeast"/>
              <w:outlineLvl w:val="4"/>
              <w:rPr>
                <w:rFonts w:eastAsia="宋体"/>
                <w:sz w:val="18"/>
                <w:szCs w:val="18"/>
                <w:rPrChange w:id="2170" w:author="吴潇" w:date="2014-12-23T08:50:00Z">
                  <w:rPr>
                    <w:rFonts w:eastAsia="黑体"/>
                  </w:rPr>
                </w:rPrChange>
              </w:rPr>
            </w:pPr>
            <w:r>
              <w:rPr>
                <w:rFonts w:hint="eastAsia"/>
                <w:sz w:val="18"/>
                <w:szCs w:val="18"/>
                <w:rPrChange w:id="2171" w:author="吴潇" w:date="2014-12-23T08:50:00Z">
                  <w:rPr>
                    <w:rFonts w:hint="eastAsia"/>
                  </w:rPr>
                </w:rPrChange>
              </w:rPr>
              <w:t>使用</w:t>
            </w:r>
            <w:r>
              <w:rPr>
                <w:sz w:val="18"/>
                <w:szCs w:val="18"/>
                <w:rPrChange w:id="2172" w:author="吴潇" w:date="2014-12-23T08:50:00Z">
                  <w:rPr/>
                </w:rPrChange>
              </w:rPr>
              <w:t>RSA</w:t>
            </w:r>
            <w:r>
              <w:rPr>
                <w:rFonts w:hint="eastAsia"/>
                <w:sz w:val="18"/>
                <w:szCs w:val="18"/>
                <w:rPrChange w:id="2173" w:author="吴潇" w:date="2014-12-23T08:50:00Z">
                  <w:rPr>
                    <w:rFonts w:hint="eastAsia"/>
                  </w:rPr>
                </w:rPrChange>
              </w:rPr>
              <w:t>证书对</w:t>
            </w:r>
            <w:r>
              <w:rPr>
                <w:sz w:val="18"/>
                <w:szCs w:val="18"/>
                <w:rPrChange w:id="2174" w:author="吴潇" w:date="2014-12-23T08:50:00Z">
                  <w:rPr/>
                </w:rPrChange>
              </w:rPr>
              <w:t xml:space="preserve"> ANSI X9.8</w:t>
            </w:r>
            <w:r>
              <w:rPr>
                <w:rFonts w:hint="eastAsia"/>
                <w:sz w:val="18"/>
                <w:szCs w:val="18"/>
                <w:rPrChange w:id="2175" w:author="吴潇" w:date="2014-12-23T08:50:00Z">
                  <w:rPr>
                    <w:rFonts w:hint="eastAsia"/>
                  </w:rPr>
                </w:rPrChange>
              </w:rPr>
              <w:t>格式的</w:t>
            </w:r>
            <w:r>
              <w:rPr>
                <w:sz w:val="18"/>
                <w:szCs w:val="18"/>
                <w:rPrChange w:id="2176" w:author="吴潇" w:date="2014-12-23T08:50:00Z">
                  <w:rPr/>
                </w:rPrChange>
              </w:rPr>
              <w:t>PIN</w:t>
            </w:r>
            <w:r>
              <w:rPr>
                <w:rFonts w:hint="eastAsia"/>
                <w:sz w:val="18"/>
                <w:szCs w:val="18"/>
                <w:rPrChange w:id="2177" w:author="吴潇" w:date="2014-12-23T08:50:00Z">
                  <w:rPr>
                    <w:rFonts w:hint="eastAsia"/>
                  </w:rPr>
                </w:rPrChange>
              </w:rPr>
              <w:t>加密，并做</w:t>
            </w:r>
            <w:r>
              <w:rPr>
                <w:sz w:val="18"/>
                <w:szCs w:val="18"/>
                <w:rPrChange w:id="2178" w:author="吴潇" w:date="2014-12-23T08:50:00Z">
                  <w:rPr/>
                </w:rPrChange>
              </w:rPr>
              <w:t>Base64</w:t>
            </w:r>
            <w:r>
              <w:rPr>
                <w:rFonts w:hint="eastAsia"/>
                <w:sz w:val="18"/>
                <w:szCs w:val="18"/>
                <w:rPrChange w:id="2179" w:author="吴潇" w:date="2014-12-23T08:50:00Z">
                  <w:rPr>
                    <w:rFonts w:hint="eastAsia"/>
                  </w:rPr>
                </w:rPrChange>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180"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181" w:author="吴潇" w:date="2014-12-22T14:22:00Z">
              <w:tcPr>
                <w:tcW w:w="1951" w:type="dxa"/>
                <w:vAlign w:val="top"/>
              </w:tcPr>
            </w:tcPrChange>
          </w:tcPr>
          <w:p>
            <w:pPr>
              <w:pStyle w:val="120"/>
              <w:numPr>
                <w:ilvl w:val="0"/>
                <w:numId w:val="24"/>
              </w:numPr>
              <w:tabs>
                <w:tab w:val="left" w:pos="360"/>
              </w:tabs>
              <w:ind w:firstLineChars="0"/>
              <w:jc w:val="center"/>
              <w:rPr>
                <w:ins w:id="2183" w:author="吴潇" w:date="2014-12-22T14:22:00Z"/>
                <w:sz w:val="18"/>
                <w:szCs w:val="18"/>
                <w:rPrChange w:id="2184" w:author="吴潇" w:date="2014-12-23T08:50:00Z">
                  <w:rPr/>
                </w:rPrChange>
              </w:rPr>
              <w:pPrChange w:id="2182" w:author="吴潇" w:date="2014-12-22T14:22:00Z">
                <w:pPr>
                  <w:numPr>
                    <w:ilvl w:val="0"/>
                    <w:numId w:val="0"/>
                  </w:numPr>
                  <w:tabs>
                    <w:tab w:val="clear" w:pos="360"/>
                    <w:tab w:val="clear" w:pos="784"/>
                  </w:tabs>
                  <w:jc w:val="center"/>
                </w:pPr>
              </w:pPrChange>
            </w:pPr>
          </w:p>
        </w:tc>
        <w:tc>
          <w:tcPr>
            <w:tcW w:w="2285" w:type="dxa"/>
            <w:vAlign w:val="top"/>
            <w:tcPrChange w:id="2185" w:author="吴潇" w:date="2014-12-22T14:22:00Z">
              <w:tcPr>
                <w:tcW w:w="1951" w:type="dxa"/>
                <w:vAlign w:val="top"/>
              </w:tcPr>
            </w:tcPrChange>
          </w:tcPr>
          <w:p>
            <w:pPr>
              <w:numPr>
                <w:ilvl w:val="0"/>
                <w:numId w:val="0"/>
              </w:numPr>
              <w:jc w:val="center"/>
              <w:outlineLvl w:val="4"/>
              <w:rPr>
                <w:rFonts w:eastAsia="宋体"/>
                <w:sz w:val="18"/>
                <w:szCs w:val="18"/>
                <w:rPrChange w:id="2186" w:author="吴潇" w:date="2014-12-23T08:50:00Z">
                  <w:rPr>
                    <w:rFonts w:eastAsia="黑体"/>
                  </w:rPr>
                </w:rPrChange>
              </w:rPr>
            </w:pPr>
            <w:del w:id="2187" w:author="吴潇" w:date="2014-12-22T14:22:00Z">
              <w:r>
                <w:rPr>
                  <w:rFonts w:hint="eastAsia"/>
                  <w:sz w:val="18"/>
                  <w:szCs w:val="18"/>
                  <w:rPrChange w:id="2188" w:author="吴潇" w:date="2014-12-23T08:50:00Z">
                    <w:rPr>
                      <w:rFonts w:hint="eastAsia"/>
                    </w:rPr>
                  </w:rPrChange>
                </w:rPr>
                <w:delText>子域</w:delText>
              </w:r>
            </w:del>
            <w:del w:id="2189" w:author="吴潇" w:date="2014-12-22T14:22:00Z">
              <w:r>
                <w:rPr>
                  <w:sz w:val="18"/>
                  <w:szCs w:val="18"/>
                  <w:rPrChange w:id="2190" w:author="吴潇" w:date="2014-12-23T08:50:00Z">
                    <w:rPr/>
                  </w:rPrChange>
                </w:rPr>
                <w:delText>7</w:delText>
              </w:r>
            </w:del>
            <w:del w:id="2191" w:author="吴潇" w:date="2014-12-22T14:22:00Z">
              <w:r>
                <w:rPr>
                  <w:rFonts w:hint="eastAsia"/>
                  <w:sz w:val="18"/>
                  <w:szCs w:val="18"/>
                  <w:rPrChange w:id="2192" w:author="吴潇" w:date="2014-12-23T08:50:00Z">
                    <w:rPr>
                      <w:rFonts w:hint="eastAsia"/>
                    </w:rPr>
                  </w:rPrChange>
                </w:rPr>
                <w:delText>：</w:delText>
              </w:r>
            </w:del>
            <w:r>
              <w:rPr>
                <w:sz w:val="18"/>
                <w:szCs w:val="18"/>
                <w:rPrChange w:id="2193" w:author="吴潇" w:date="2014-12-23T08:50:00Z">
                  <w:rPr/>
                </w:rPrChange>
              </w:rPr>
              <w:t>CVN2</w:t>
            </w:r>
          </w:p>
        </w:tc>
        <w:tc>
          <w:tcPr>
            <w:tcW w:w="1900" w:type="dxa"/>
            <w:vAlign w:val="top"/>
            <w:tcPrChange w:id="2194" w:author="吴潇" w:date="2014-12-22T14:22:00Z">
              <w:tcPr>
                <w:tcW w:w="2126" w:type="dxa"/>
                <w:vAlign w:val="top"/>
              </w:tcPr>
            </w:tcPrChange>
          </w:tcPr>
          <w:p>
            <w:pPr>
              <w:numPr>
                <w:ilvl w:val="0"/>
                <w:numId w:val="0"/>
              </w:numPr>
              <w:jc w:val="center"/>
              <w:outlineLvl w:val="4"/>
              <w:rPr>
                <w:rFonts w:eastAsia="宋体"/>
                <w:sz w:val="18"/>
                <w:szCs w:val="18"/>
                <w:rPrChange w:id="2195" w:author="吴潇" w:date="2014-12-23T08:50:00Z">
                  <w:rPr>
                    <w:rFonts w:eastAsia="黑体"/>
                  </w:rPr>
                </w:rPrChange>
              </w:rPr>
            </w:pPr>
            <w:r>
              <w:rPr>
                <w:sz w:val="18"/>
                <w:szCs w:val="18"/>
                <w:rPrChange w:id="2196" w:author="吴潇" w:date="2014-12-23T08:50:00Z">
                  <w:rPr/>
                </w:rPrChange>
              </w:rPr>
              <w:t>cvn2</w:t>
            </w:r>
          </w:p>
        </w:tc>
        <w:tc>
          <w:tcPr>
            <w:tcW w:w="1759" w:type="dxa"/>
            <w:vAlign w:val="top"/>
            <w:tcPrChange w:id="2197" w:author="吴潇" w:date="2014-12-22T14:22:00Z">
              <w:tcPr>
                <w:tcW w:w="1985" w:type="dxa"/>
                <w:vAlign w:val="top"/>
              </w:tcPr>
            </w:tcPrChange>
          </w:tcPr>
          <w:p>
            <w:pPr>
              <w:numPr>
                <w:ilvl w:val="0"/>
                <w:numId w:val="0"/>
              </w:numPr>
              <w:jc w:val="center"/>
              <w:outlineLvl w:val="4"/>
              <w:rPr>
                <w:rFonts w:eastAsia="宋体"/>
                <w:sz w:val="18"/>
                <w:szCs w:val="18"/>
                <w:rPrChange w:id="2198" w:author="吴潇" w:date="2014-12-23T08:50:00Z">
                  <w:rPr>
                    <w:rFonts w:eastAsia="黑体"/>
                  </w:rPr>
                </w:rPrChange>
              </w:rPr>
            </w:pPr>
            <w:r>
              <w:rPr>
                <w:sz w:val="18"/>
                <w:szCs w:val="18"/>
                <w:rPrChange w:id="2199" w:author="吴潇" w:date="2014-12-23T08:50:00Z">
                  <w:rPr/>
                </w:rPrChange>
              </w:rPr>
              <w:t>N3</w:t>
            </w:r>
          </w:p>
        </w:tc>
        <w:tc>
          <w:tcPr>
            <w:tcW w:w="2810" w:type="dxa"/>
            <w:vAlign w:val="top"/>
            <w:tcPrChange w:id="2200" w:author="吴潇" w:date="2014-12-22T14:22:00Z">
              <w:tcPr>
                <w:tcW w:w="3509" w:type="dxa"/>
                <w:vAlign w:val="top"/>
              </w:tcPr>
            </w:tcPrChange>
          </w:tcPr>
          <w:p>
            <w:pPr>
              <w:numPr>
                <w:ilvl w:val="0"/>
                <w:numId w:val="0"/>
              </w:numPr>
              <w:spacing w:line="0" w:lineRule="atLeast"/>
              <w:rPr>
                <w:sz w:val="18"/>
                <w:szCs w:val="18"/>
                <w:rPrChange w:id="2201"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202" w:author="吴潇" w:date="2014-12-22T14:22: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203" w:author="吴潇" w:date="2014-12-22T14:22:00Z">
              <w:tcPr>
                <w:tcW w:w="1951" w:type="dxa"/>
                <w:vAlign w:val="top"/>
              </w:tcPr>
            </w:tcPrChange>
          </w:tcPr>
          <w:p>
            <w:pPr>
              <w:pStyle w:val="120"/>
              <w:numPr>
                <w:ilvl w:val="0"/>
                <w:numId w:val="24"/>
              </w:numPr>
              <w:tabs>
                <w:tab w:val="left" w:pos="360"/>
              </w:tabs>
              <w:ind w:firstLineChars="0"/>
              <w:jc w:val="center"/>
              <w:rPr>
                <w:ins w:id="2205" w:author="吴潇" w:date="2014-12-22T14:22:00Z"/>
                <w:sz w:val="18"/>
                <w:szCs w:val="18"/>
                <w:rPrChange w:id="2206" w:author="吴潇" w:date="2014-12-23T08:50:00Z">
                  <w:rPr/>
                </w:rPrChange>
              </w:rPr>
              <w:pPrChange w:id="2204" w:author="吴潇" w:date="2014-12-22T14:22:00Z">
                <w:pPr>
                  <w:numPr>
                    <w:ilvl w:val="0"/>
                    <w:numId w:val="0"/>
                  </w:numPr>
                  <w:tabs>
                    <w:tab w:val="clear" w:pos="360"/>
                    <w:tab w:val="clear" w:pos="784"/>
                  </w:tabs>
                  <w:jc w:val="center"/>
                </w:pPr>
              </w:pPrChange>
            </w:pPr>
          </w:p>
        </w:tc>
        <w:tc>
          <w:tcPr>
            <w:tcW w:w="2285" w:type="dxa"/>
            <w:vAlign w:val="top"/>
            <w:tcPrChange w:id="2207" w:author="吴潇" w:date="2014-12-22T14:22:00Z">
              <w:tcPr>
                <w:tcW w:w="1951" w:type="dxa"/>
                <w:vAlign w:val="top"/>
              </w:tcPr>
            </w:tcPrChange>
          </w:tcPr>
          <w:p>
            <w:pPr>
              <w:numPr>
                <w:ilvl w:val="0"/>
                <w:numId w:val="0"/>
              </w:numPr>
              <w:jc w:val="center"/>
              <w:outlineLvl w:val="4"/>
              <w:rPr>
                <w:rFonts w:eastAsia="宋体"/>
                <w:sz w:val="18"/>
                <w:szCs w:val="18"/>
                <w:rPrChange w:id="2208" w:author="吴潇" w:date="2014-12-23T08:50:00Z">
                  <w:rPr>
                    <w:rFonts w:eastAsia="黑体"/>
                  </w:rPr>
                </w:rPrChange>
              </w:rPr>
            </w:pPr>
            <w:del w:id="2209" w:author="吴潇" w:date="2014-12-22T14:22:00Z">
              <w:r>
                <w:rPr>
                  <w:rFonts w:hint="eastAsia"/>
                  <w:sz w:val="18"/>
                  <w:szCs w:val="18"/>
                  <w:rPrChange w:id="2210" w:author="吴潇" w:date="2014-12-23T08:50:00Z">
                    <w:rPr>
                      <w:rFonts w:hint="eastAsia"/>
                    </w:rPr>
                  </w:rPrChange>
                </w:rPr>
                <w:delText>子域</w:delText>
              </w:r>
            </w:del>
            <w:del w:id="2211" w:author="吴潇" w:date="2014-12-22T14:22:00Z">
              <w:r>
                <w:rPr>
                  <w:sz w:val="18"/>
                  <w:szCs w:val="18"/>
                  <w:rPrChange w:id="2212" w:author="吴潇" w:date="2014-12-23T08:50:00Z">
                    <w:rPr/>
                  </w:rPrChange>
                </w:rPr>
                <w:delText>8</w:delText>
              </w:r>
            </w:del>
            <w:del w:id="2213" w:author="吴潇" w:date="2014-12-22T14:22:00Z">
              <w:r>
                <w:rPr>
                  <w:rFonts w:hint="eastAsia"/>
                  <w:sz w:val="18"/>
                  <w:szCs w:val="18"/>
                  <w:rPrChange w:id="2214" w:author="吴潇" w:date="2014-12-23T08:50:00Z">
                    <w:rPr>
                      <w:rFonts w:hint="eastAsia"/>
                    </w:rPr>
                  </w:rPrChange>
                </w:rPr>
                <w:delText>：</w:delText>
              </w:r>
            </w:del>
            <w:r>
              <w:rPr>
                <w:rFonts w:hint="eastAsia"/>
                <w:sz w:val="18"/>
                <w:szCs w:val="18"/>
                <w:rPrChange w:id="2215" w:author="吴潇" w:date="2014-12-23T08:50:00Z">
                  <w:rPr>
                    <w:rFonts w:hint="eastAsia"/>
                  </w:rPr>
                </w:rPrChange>
              </w:rPr>
              <w:t>有效期</w:t>
            </w:r>
          </w:p>
        </w:tc>
        <w:tc>
          <w:tcPr>
            <w:tcW w:w="1900" w:type="dxa"/>
            <w:vAlign w:val="top"/>
            <w:tcPrChange w:id="2216" w:author="吴潇" w:date="2014-12-22T14:22:00Z">
              <w:tcPr>
                <w:tcW w:w="2126" w:type="dxa"/>
                <w:vAlign w:val="top"/>
              </w:tcPr>
            </w:tcPrChange>
          </w:tcPr>
          <w:p>
            <w:pPr>
              <w:numPr>
                <w:ilvl w:val="0"/>
                <w:numId w:val="0"/>
              </w:numPr>
              <w:jc w:val="center"/>
              <w:outlineLvl w:val="4"/>
              <w:rPr>
                <w:rFonts w:eastAsia="宋体"/>
                <w:sz w:val="18"/>
                <w:szCs w:val="18"/>
                <w:rPrChange w:id="2217" w:author="吴潇" w:date="2014-12-23T08:50:00Z">
                  <w:rPr>
                    <w:rFonts w:eastAsia="黑体"/>
                  </w:rPr>
                </w:rPrChange>
              </w:rPr>
            </w:pPr>
            <w:r>
              <w:rPr>
                <w:sz w:val="18"/>
                <w:szCs w:val="18"/>
                <w:rPrChange w:id="2218" w:author="吴潇" w:date="2014-12-23T08:50:00Z">
                  <w:rPr/>
                </w:rPrChange>
              </w:rPr>
              <w:t>expired</w:t>
            </w:r>
          </w:p>
        </w:tc>
        <w:tc>
          <w:tcPr>
            <w:tcW w:w="1759" w:type="dxa"/>
            <w:vAlign w:val="top"/>
            <w:tcPrChange w:id="2219" w:author="吴潇" w:date="2014-12-22T14:22:00Z">
              <w:tcPr>
                <w:tcW w:w="1985" w:type="dxa"/>
                <w:vAlign w:val="top"/>
              </w:tcPr>
            </w:tcPrChange>
          </w:tcPr>
          <w:p>
            <w:pPr>
              <w:numPr>
                <w:ilvl w:val="0"/>
                <w:numId w:val="0"/>
              </w:numPr>
              <w:jc w:val="center"/>
              <w:outlineLvl w:val="4"/>
              <w:rPr>
                <w:rFonts w:eastAsia="宋体"/>
                <w:sz w:val="18"/>
                <w:szCs w:val="18"/>
                <w:rPrChange w:id="2220" w:author="吴潇" w:date="2014-12-23T08:50:00Z">
                  <w:rPr>
                    <w:rFonts w:eastAsia="黑体"/>
                  </w:rPr>
                </w:rPrChange>
              </w:rPr>
            </w:pPr>
            <w:r>
              <w:rPr>
                <w:sz w:val="18"/>
                <w:szCs w:val="18"/>
                <w:rPrChange w:id="2221" w:author="吴潇" w:date="2014-12-23T08:50:00Z">
                  <w:rPr/>
                </w:rPrChange>
              </w:rPr>
              <w:t>YYMM</w:t>
            </w:r>
          </w:p>
        </w:tc>
        <w:tc>
          <w:tcPr>
            <w:tcW w:w="2810" w:type="dxa"/>
            <w:vAlign w:val="top"/>
            <w:tcPrChange w:id="2222" w:author="吴潇" w:date="2014-12-22T14:22:00Z">
              <w:tcPr>
                <w:tcW w:w="3509" w:type="dxa"/>
                <w:vAlign w:val="top"/>
              </w:tcPr>
            </w:tcPrChange>
          </w:tcPr>
          <w:p>
            <w:pPr>
              <w:numPr>
                <w:ilvl w:val="0"/>
                <w:numId w:val="0"/>
              </w:numPr>
              <w:spacing w:line="0" w:lineRule="atLeast"/>
              <w:outlineLvl w:val="4"/>
              <w:rPr>
                <w:rFonts w:eastAsia="宋体"/>
                <w:sz w:val="18"/>
                <w:szCs w:val="18"/>
                <w:rPrChange w:id="2223" w:author="吴潇" w:date="2014-12-23T08:50:00Z">
                  <w:rPr>
                    <w:rFonts w:eastAsia="黑体"/>
                  </w:rPr>
                </w:rPrChange>
              </w:rPr>
            </w:pPr>
            <w:r>
              <w:rPr>
                <w:rFonts w:hint="eastAsia"/>
                <w:sz w:val="18"/>
                <w:szCs w:val="18"/>
                <w:rPrChange w:id="2224" w:author="吴潇" w:date="2014-12-23T08:50:00Z">
                  <w:rPr>
                    <w:rFonts w:hint="eastAsia"/>
                  </w:rPr>
                </w:rPrChange>
              </w:rPr>
              <w:t>敏感信息如</w:t>
            </w:r>
            <w:r>
              <w:rPr>
                <w:sz w:val="18"/>
                <w:szCs w:val="18"/>
                <w:rPrChange w:id="2225" w:author="吴潇" w:date="2014-12-23T08:50:00Z">
                  <w:rPr/>
                </w:rPrChange>
              </w:rPr>
              <w:t>CVN/</w:t>
            </w:r>
            <w:r>
              <w:rPr>
                <w:rFonts w:hint="eastAsia"/>
                <w:sz w:val="18"/>
                <w:szCs w:val="18"/>
                <w:rPrChange w:id="2226" w:author="吴潇" w:date="2014-12-23T08:50:00Z">
                  <w:rPr>
                    <w:rFonts w:hint="eastAsia"/>
                  </w:rPr>
                </w:rPrChange>
              </w:rPr>
              <w:t>卡号等若需要加密，需要对加密值做</w:t>
            </w:r>
            <w:r>
              <w:rPr>
                <w:sz w:val="18"/>
                <w:szCs w:val="18"/>
                <w:rPrChange w:id="2227" w:author="吴潇" w:date="2014-12-23T08:50:00Z">
                  <w:rPr/>
                </w:rPrChange>
              </w:rPr>
              <w:t>BASE64</w:t>
            </w:r>
            <w:r>
              <w:rPr>
                <w:rFonts w:hint="eastAsia"/>
                <w:sz w:val="18"/>
                <w:szCs w:val="18"/>
                <w:rPrChange w:id="2228" w:author="吴潇" w:date="2014-12-23T08:50:00Z">
                  <w:rPr>
                    <w:rFonts w:hint="eastAsia"/>
                  </w:rPr>
                </w:rPrChange>
              </w:rPr>
              <w:t>编码</w:t>
            </w:r>
          </w:p>
        </w:tc>
      </w:tr>
    </w:tbl>
    <w:p>
      <w:pPr>
        <w:numPr>
          <w:ilvl w:val="0"/>
          <w:numId w:val="0"/>
        </w:numPr>
        <w:rPr>
          <w:sz w:val="18"/>
          <w:szCs w:val="18"/>
          <w:rPrChange w:id="2229" w:author="吴潇" w:date="2014-12-23T08:50:00Z">
            <w:rPr/>
          </w:rPrChange>
        </w:rPr>
      </w:pPr>
    </w:p>
    <w:p>
      <w:pPr>
        <w:numPr>
          <w:ilvl w:val="0"/>
          <w:numId w:val="0"/>
        </w:numPr>
        <w:rPr>
          <w:sz w:val="18"/>
          <w:szCs w:val="18"/>
          <w:rPrChange w:id="2230" w:author="吴潇" w:date="2014-12-23T08:50:00Z">
            <w:rPr/>
          </w:rPrChange>
        </w:rPr>
      </w:pPr>
      <w:r>
        <w:rPr>
          <w:rFonts w:hint="eastAsia"/>
          <w:sz w:val="18"/>
          <w:szCs w:val="18"/>
          <w:rPrChange w:id="2231" w:author="吴潇" w:date="2014-12-23T08:50:00Z">
            <w:rPr>
              <w:rFonts w:hint="eastAsia"/>
            </w:rPr>
          </w:rPrChange>
        </w:rPr>
        <w:t>注</w:t>
      </w:r>
      <w:r>
        <w:rPr>
          <w:sz w:val="18"/>
          <w:szCs w:val="18"/>
          <w:rPrChange w:id="2232" w:author="吴潇" w:date="2014-12-23T08:50:00Z">
            <w:rPr/>
          </w:rPrChange>
        </w:rPr>
        <w:t>2</w:t>
      </w:r>
      <w:r>
        <w:rPr>
          <w:rFonts w:hint="eastAsia"/>
          <w:sz w:val="18"/>
          <w:szCs w:val="18"/>
          <w:rPrChange w:id="2233" w:author="吴潇" w:date="2014-12-23T08:50:00Z">
            <w:rPr>
              <w:rFonts w:hint="eastAsia"/>
            </w:rPr>
          </w:rPrChange>
        </w:rPr>
        <w:t>：</w:t>
      </w:r>
    </w:p>
    <w:p>
      <w:pPr>
        <w:numPr>
          <w:ilvl w:val="0"/>
          <w:numId w:val="0"/>
        </w:numPr>
        <w:rPr>
          <w:sz w:val="18"/>
          <w:szCs w:val="18"/>
          <w:rPrChange w:id="2234" w:author="吴潇" w:date="2014-12-23T08:50:00Z">
            <w:rPr/>
          </w:rPrChange>
        </w:rPr>
      </w:pPr>
      <w:r>
        <w:rPr>
          <w:rFonts w:hint="eastAsia"/>
          <w:sz w:val="18"/>
          <w:szCs w:val="18"/>
          <w:rPrChange w:id="2235" w:author="吴潇" w:date="2014-12-23T08:50:00Z">
            <w:rPr>
              <w:rFonts w:hint="eastAsia"/>
            </w:rPr>
          </w:rPrChange>
        </w:rPr>
        <w:t>余额（</w:t>
      </w:r>
      <w:r>
        <w:rPr>
          <w:sz w:val="18"/>
          <w:szCs w:val="18"/>
          <w:rPrChange w:id="2236" w:author="吴潇" w:date="2014-12-23T08:50:00Z">
            <w:rPr/>
          </w:rPrChange>
        </w:rPr>
        <w:t>balance</w:t>
      </w:r>
      <w:r>
        <w:rPr>
          <w:rFonts w:hint="eastAsia"/>
          <w:sz w:val="18"/>
          <w:szCs w:val="18"/>
          <w:rPrChange w:id="2237" w:author="吴潇" w:date="2014-12-23T08:50:00Z">
            <w:rPr>
              <w:rFonts w:hint="eastAsia"/>
            </w:rPr>
          </w:rPrChange>
        </w:rPr>
        <w:t>）数据元相关子域说明：</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2238" w:author="吴潇" w:date="2014-12-22T14:23:00Z">
          <w:tblPr>
            <w:tblStyle w:val="55"/>
            <w:tblW w:w="11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2295"/>
        <w:gridCol w:w="1948"/>
        <w:gridCol w:w="1694"/>
        <w:gridCol w:w="2817"/>
        <w:tblGridChange w:id="2239">
          <w:tblGrid>
            <w:gridCol w:w="1951"/>
            <w:gridCol w:w="1951"/>
            <w:gridCol w:w="2126"/>
            <w:gridCol w:w="1985"/>
            <w:gridCol w:w="3509"/>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240"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241" w:author="吴潇" w:date="2014-12-22T14:23:00Z">
              <w:tcPr>
                <w:tcW w:w="1951" w:type="dxa"/>
                <w:vAlign w:val="top"/>
              </w:tcPr>
            </w:tcPrChange>
          </w:tcPr>
          <w:p>
            <w:pPr>
              <w:numPr>
                <w:ilvl w:val="0"/>
                <w:numId w:val="0"/>
              </w:numPr>
              <w:jc w:val="center"/>
              <w:rPr>
                <w:ins w:id="2242" w:author="吴潇" w:date="2014-12-22T14:22:00Z"/>
                <w:sz w:val="18"/>
                <w:szCs w:val="18"/>
                <w:rPrChange w:id="2243" w:author="吴潇" w:date="2014-12-23T08:50:00Z">
                  <w:rPr/>
                </w:rPrChange>
              </w:rPr>
            </w:pPr>
            <w:ins w:id="2244" w:author="吴潇" w:date="2014-12-22T14:22:00Z">
              <w:r>
                <w:rPr>
                  <w:rFonts w:hint="eastAsia"/>
                  <w:sz w:val="18"/>
                  <w:szCs w:val="18"/>
                  <w:rPrChange w:id="2245" w:author="吴潇" w:date="2014-12-23T08:50:00Z">
                    <w:rPr>
                      <w:rFonts w:hint="eastAsia"/>
                    </w:rPr>
                  </w:rPrChange>
                </w:rPr>
                <w:t>序号</w:t>
              </w:r>
            </w:ins>
          </w:p>
        </w:tc>
        <w:tc>
          <w:tcPr>
            <w:tcW w:w="2295" w:type="dxa"/>
            <w:vAlign w:val="top"/>
            <w:tcPrChange w:id="2246" w:author="吴潇" w:date="2014-12-22T14:23:00Z">
              <w:tcPr>
                <w:tcW w:w="1951" w:type="dxa"/>
                <w:vAlign w:val="top"/>
              </w:tcPr>
            </w:tcPrChange>
          </w:tcPr>
          <w:p>
            <w:pPr>
              <w:numPr>
                <w:ilvl w:val="0"/>
                <w:numId w:val="0"/>
              </w:numPr>
              <w:jc w:val="center"/>
              <w:rPr>
                <w:sz w:val="18"/>
                <w:szCs w:val="18"/>
                <w:rPrChange w:id="2247" w:author="吴潇" w:date="2014-12-23T08:50:00Z">
                  <w:rPr/>
                </w:rPrChange>
              </w:rPr>
            </w:pPr>
            <w:r>
              <w:rPr>
                <w:rFonts w:hint="eastAsia"/>
                <w:sz w:val="18"/>
                <w:szCs w:val="18"/>
                <w:rPrChange w:id="2248" w:author="吴潇" w:date="2014-12-23T08:50:00Z">
                  <w:rPr>
                    <w:rFonts w:hint="eastAsia"/>
                  </w:rPr>
                </w:rPrChange>
              </w:rPr>
              <w:t>子域名</w:t>
            </w:r>
          </w:p>
        </w:tc>
        <w:tc>
          <w:tcPr>
            <w:tcW w:w="1948" w:type="dxa"/>
            <w:vAlign w:val="top"/>
            <w:tcPrChange w:id="2249" w:author="吴潇" w:date="2014-12-22T14:23:00Z">
              <w:tcPr>
                <w:tcW w:w="2126" w:type="dxa"/>
                <w:vAlign w:val="top"/>
              </w:tcPr>
            </w:tcPrChange>
          </w:tcPr>
          <w:p>
            <w:pPr>
              <w:numPr>
                <w:ilvl w:val="0"/>
                <w:numId w:val="0"/>
              </w:numPr>
              <w:jc w:val="center"/>
              <w:rPr>
                <w:sz w:val="18"/>
                <w:szCs w:val="18"/>
                <w:rPrChange w:id="2250" w:author="吴潇" w:date="2014-12-23T08:50:00Z">
                  <w:rPr/>
                </w:rPrChange>
              </w:rPr>
            </w:pPr>
            <w:r>
              <w:rPr>
                <w:rFonts w:hint="eastAsia"/>
                <w:sz w:val="18"/>
                <w:szCs w:val="18"/>
                <w:rPrChange w:id="2251" w:author="吴潇" w:date="2014-12-23T08:50:00Z">
                  <w:rPr>
                    <w:rFonts w:hint="eastAsia"/>
                  </w:rPr>
                </w:rPrChange>
              </w:rPr>
              <w:t>标</w:t>
            </w:r>
            <w:r>
              <w:rPr>
                <w:sz w:val="18"/>
                <w:szCs w:val="18"/>
                <w:rPrChange w:id="2252" w:author="吴潇" w:date="2014-12-23T08:50:00Z">
                  <w:rPr/>
                </w:rPrChange>
              </w:rPr>
              <w:t xml:space="preserve">  </w:t>
            </w:r>
            <w:r>
              <w:rPr>
                <w:rFonts w:hint="eastAsia"/>
                <w:sz w:val="18"/>
                <w:szCs w:val="18"/>
                <w:rPrChange w:id="2253" w:author="吴潇" w:date="2014-12-23T08:50:00Z">
                  <w:rPr>
                    <w:rFonts w:hint="eastAsia"/>
                  </w:rPr>
                </w:rPrChange>
              </w:rPr>
              <w:t>识</w:t>
            </w:r>
          </w:p>
        </w:tc>
        <w:tc>
          <w:tcPr>
            <w:tcW w:w="1694" w:type="dxa"/>
            <w:vAlign w:val="top"/>
            <w:tcPrChange w:id="2254" w:author="吴潇" w:date="2014-12-22T14:23:00Z">
              <w:tcPr>
                <w:tcW w:w="1985" w:type="dxa"/>
                <w:vAlign w:val="top"/>
              </w:tcPr>
            </w:tcPrChange>
          </w:tcPr>
          <w:p>
            <w:pPr>
              <w:numPr>
                <w:ilvl w:val="0"/>
                <w:numId w:val="0"/>
              </w:numPr>
              <w:jc w:val="center"/>
              <w:rPr>
                <w:sz w:val="18"/>
                <w:szCs w:val="18"/>
                <w:rPrChange w:id="2255" w:author="吴潇" w:date="2014-12-23T08:50:00Z">
                  <w:rPr/>
                </w:rPrChange>
              </w:rPr>
            </w:pPr>
            <w:r>
              <w:rPr>
                <w:rFonts w:hint="eastAsia"/>
                <w:sz w:val="18"/>
                <w:szCs w:val="18"/>
                <w:rPrChange w:id="2256" w:author="吴潇" w:date="2014-12-23T08:50:00Z">
                  <w:rPr>
                    <w:rFonts w:hint="eastAsia"/>
                  </w:rPr>
                </w:rPrChange>
              </w:rPr>
              <w:t>子域格式</w:t>
            </w:r>
          </w:p>
        </w:tc>
        <w:tc>
          <w:tcPr>
            <w:tcW w:w="2817" w:type="dxa"/>
            <w:vAlign w:val="top"/>
            <w:tcPrChange w:id="2257" w:author="吴潇" w:date="2014-12-22T14:23:00Z">
              <w:tcPr>
                <w:tcW w:w="3509" w:type="dxa"/>
                <w:vAlign w:val="top"/>
              </w:tcPr>
            </w:tcPrChange>
          </w:tcPr>
          <w:p>
            <w:pPr>
              <w:numPr>
                <w:ilvl w:val="0"/>
                <w:numId w:val="0"/>
              </w:numPr>
              <w:jc w:val="center"/>
              <w:rPr>
                <w:sz w:val="18"/>
                <w:szCs w:val="18"/>
                <w:rPrChange w:id="2258" w:author="吴潇" w:date="2014-12-23T08:50:00Z">
                  <w:rPr/>
                </w:rPrChange>
              </w:rPr>
            </w:pPr>
            <w:r>
              <w:rPr>
                <w:rFonts w:hint="eastAsia"/>
                <w:sz w:val="18"/>
                <w:szCs w:val="18"/>
                <w:rPrChange w:id="2259" w:author="吴潇" w:date="2014-12-23T08:50:00Z">
                  <w:rPr>
                    <w:rFonts w:hint="eastAsia"/>
                  </w:rPr>
                </w:rPrChange>
              </w:rPr>
              <w:t>说</w:t>
            </w:r>
            <w:r>
              <w:rPr>
                <w:sz w:val="18"/>
                <w:szCs w:val="18"/>
                <w:rPrChange w:id="2260" w:author="吴潇" w:date="2014-12-23T08:50:00Z">
                  <w:rPr/>
                </w:rPrChange>
              </w:rPr>
              <w:t xml:space="preserve">  </w:t>
            </w:r>
            <w:r>
              <w:rPr>
                <w:rFonts w:hint="eastAsia"/>
                <w:sz w:val="18"/>
                <w:szCs w:val="18"/>
                <w:rPrChange w:id="2261"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262"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263" w:author="吴潇" w:date="2014-12-22T14:23:00Z">
              <w:tcPr>
                <w:tcW w:w="1951" w:type="dxa"/>
                <w:vAlign w:val="top"/>
              </w:tcPr>
            </w:tcPrChange>
          </w:tcPr>
          <w:p>
            <w:pPr>
              <w:pStyle w:val="120"/>
              <w:numPr>
                <w:ilvl w:val="0"/>
                <w:numId w:val="25"/>
              </w:numPr>
              <w:tabs>
                <w:tab w:val="left" w:pos="360"/>
              </w:tabs>
              <w:ind w:firstLineChars="0"/>
              <w:jc w:val="center"/>
              <w:rPr>
                <w:ins w:id="2265" w:author="吴潇" w:date="2014-12-22T14:22:00Z"/>
                <w:sz w:val="18"/>
                <w:szCs w:val="18"/>
                <w:rPrChange w:id="2266" w:author="吴潇" w:date="2014-12-23T08:50:00Z">
                  <w:rPr/>
                </w:rPrChange>
              </w:rPr>
              <w:pPrChange w:id="2264" w:author="吴潇" w:date="2014-12-22T14:23:00Z">
                <w:pPr>
                  <w:numPr>
                    <w:ilvl w:val="0"/>
                    <w:numId w:val="0"/>
                  </w:numPr>
                  <w:tabs>
                    <w:tab w:val="clear" w:pos="360"/>
                    <w:tab w:val="clear" w:pos="784"/>
                  </w:tabs>
                  <w:jc w:val="center"/>
                </w:pPr>
              </w:pPrChange>
            </w:pPr>
          </w:p>
        </w:tc>
        <w:tc>
          <w:tcPr>
            <w:tcW w:w="2295" w:type="dxa"/>
            <w:vAlign w:val="top"/>
            <w:tcPrChange w:id="2267" w:author="吴潇" w:date="2014-12-22T14:23:00Z">
              <w:tcPr>
                <w:tcW w:w="1951" w:type="dxa"/>
                <w:vAlign w:val="top"/>
              </w:tcPr>
            </w:tcPrChange>
          </w:tcPr>
          <w:p>
            <w:pPr>
              <w:numPr>
                <w:ilvl w:val="0"/>
                <w:numId w:val="0"/>
              </w:numPr>
              <w:jc w:val="center"/>
              <w:outlineLvl w:val="4"/>
              <w:rPr>
                <w:rFonts w:eastAsia="宋体"/>
                <w:sz w:val="18"/>
                <w:szCs w:val="18"/>
                <w:rPrChange w:id="2268" w:author="吴潇" w:date="2014-12-23T08:50:00Z">
                  <w:rPr>
                    <w:rFonts w:eastAsia="黑体"/>
                  </w:rPr>
                </w:rPrChange>
              </w:rPr>
            </w:pPr>
            <w:r>
              <w:rPr>
                <w:rFonts w:hint="eastAsia"/>
                <w:sz w:val="18"/>
                <w:szCs w:val="18"/>
                <w:rPrChange w:id="2269" w:author="吴潇" w:date="2014-12-23T08:50:00Z">
                  <w:rPr>
                    <w:rFonts w:hint="eastAsia"/>
                  </w:rPr>
                </w:rPrChange>
              </w:rPr>
              <w:t>帐号类型</w:t>
            </w:r>
          </w:p>
        </w:tc>
        <w:tc>
          <w:tcPr>
            <w:tcW w:w="1948" w:type="dxa"/>
            <w:vAlign w:val="top"/>
            <w:tcPrChange w:id="2270" w:author="吴潇" w:date="2014-12-22T14:23:00Z">
              <w:tcPr>
                <w:tcW w:w="2126" w:type="dxa"/>
                <w:vAlign w:val="top"/>
              </w:tcPr>
            </w:tcPrChange>
          </w:tcPr>
          <w:p>
            <w:pPr>
              <w:numPr>
                <w:ilvl w:val="0"/>
                <w:numId w:val="0"/>
              </w:numPr>
              <w:jc w:val="center"/>
              <w:outlineLvl w:val="4"/>
              <w:rPr>
                <w:rFonts w:eastAsia="宋体"/>
                <w:sz w:val="18"/>
                <w:szCs w:val="18"/>
                <w:rPrChange w:id="2271" w:author="吴潇" w:date="2014-12-23T08:50:00Z">
                  <w:rPr>
                    <w:rFonts w:eastAsia="黑体"/>
                  </w:rPr>
                </w:rPrChange>
              </w:rPr>
            </w:pPr>
            <w:r>
              <w:rPr>
                <w:sz w:val="18"/>
                <w:szCs w:val="18"/>
                <w:rPrChange w:id="2272" w:author="吴潇" w:date="2014-12-23T08:50:00Z">
                  <w:rPr/>
                </w:rPrChange>
              </w:rPr>
              <w:t>accType</w:t>
            </w:r>
          </w:p>
        </w:tc>
        <w:tc>
          <w:tcPr>
            <w:tcW w:w="1694" w:type="dxa"/>
            <w:vAlign w:val="top"/>
            <w:tcPrChange w:id="2273" w:author="吴潇" w:date="2014-12-22T14:23:00Z">
              <w:tcPr>
                <w:tcW w:w="1985" w:type="dxa"/>
                <w:vAlign w:val="top"/>
              </w:tcPr>
            </w:tcPrChange>
          </w:tcPr>
          <w:p>
            <w:pPr>
              <w:numPr>
                <w:ilvl w:val="0"/>
                <w:numId w:val="0"/>
              </w:numPr>
              <w:jc w:val="center"/>
              <w:outlineLvl w:val="4"/>
              <w:rPr>
                <w:rFonts w:eastAsia="宋体"/>
                <w:sz w:val="18"/>
                <w:szCs w:val="18"/>
                <w:rPrChange w:id="2274" w:author="吴潇" w:date="2014-12-23T08:50:00Z">
                  <w:rPr>
                    <w:rFonts w:eastAsia="黑体"/>
                  </w:rPr>
                </w:rPrChange>
              </w:rPr>
            </w:pPr>
            <w:r>
              <w:rPr>
                <w:sz w:val="18"/>
                <w:szCs w:val="18"/>
                <w:rPrChange w:id="2275" w:author="吴潇" w:date="2014-12-23T08:50:00Z">
                  <w:rPr/>
                </w:rPrChange>
              </w:rPr>
              <w:t>N2</w:t>
            </w:r>
          </w:p>
        </w:tc>
        <w:tc>
          <w:tcPr>
            <w:tcW w:w="2817" w:type="dxa"/>
            <w:vAlign w:val="top"/>
            <w:tcPrChange w:id="2276" w:author="吴潇" w:date="2014-12-22T14:23:00Z">
              <w:tcPr>
                <w:tcW w:w="3509" w:type="dxa"/>
                <w:vAlign w:val="top"/>
              </w:tcPr>
            </w:tcPrChange>
          </w:tcPr>
          <w:p>
            <w:pPr>
              <w:numPr>
                <w:ilvl w:val="0"/>
                <w:numId w:val="0"/>
              </w:numPr>
              <w:spacing w:line="0" w:lineRule="atLeast"/>
              <w:outlineLvl w:val="4"/>
              <w:rPr>
                <w:rFonts w:eastAsia="宋体"/>
                <w:sz w:val="18"/>
                <w:szCs w:val="18"/>
                <w:rPrChange w:id="2277" w:author="吴潇" w:date="2014-12-23T08:50:00Z">
                  <w:rPr>
                    <w:rFonts w:eastAsia="黑体"/>
                  </w:rPr>
                </w:rPrChange>
              </w:rPr>
            </w:pPr>
            <w:r>
              <w:rPr>
                <w:sz w:val="18"/>
                <w:szCs w:val="18"/>
                <w:rPrChange w:id="2278" w:author="吴潇" w:date="2014-12-23T08:50:00Z">
                  <w:rPr/>
                </w:rPrChange>
              </w:rPr>
              <w:t>00</w:t>
            </w:r>
            <w:r>
              <w:rPr>
                <w:rFonts w:hint="eastAsia"/>
                <w:sz w:val="18"/>
                <w:szCs w:val="18"/>
                <w:rPrChange w:id="2279" w:author="吴潇" w:date="2014-12-23T08:50:00Z">
                  <w:rPr>
                    <w:rFonts w:hint="eastAsia"/>
                  </w:rPr>
                </w:rPrChange>
              </w:rPr>
              <w:t>－缺省帐户</w:t>
            </w:r>
          </w:p>
          <w:p>
            <w:pPr>
              <w:numPr>
                <w:ilvl w:val="0"/>
                <w:numId w:val="0"/>
              </w:numPr>
              <w:spacing w:line="0" w:lineRule="atLeast"/>
              <w:rPr>
                <w:sz w:val="18"/>
                <w:szCs w:val="18"/>
                <w:rPrChange w:id="2280" w:author="吴潇" w:date="2014-12-23T08:50:00Z">
                  <w:rPr/>
                </w:rPrChange>
              </w:rPr>
            </w:pPr>
            <w:r>
              <w:rPr>
                <w:sz w:val="18"/>
                <w:szCs w:val="18"/>
                <w:rPrChange w:id="2281" w:author="吴潇" w:date="2014-12-23T08:50:00Z">
                  <w:rPr/>
                </w:rPrChange>
              </w:rPr>
              <w:t>10</w:t>
            </w:r>
            <w:r>
              <w:rPr>
                <w:rFonts w:hint="eastAsia"/>
                <w:sz w:val="18"/>
                <w:szCs w:val="18"/>
                <w:rPrChange w:id="2282" w:author="吴潇" w:date="2014-12-23T08:50:00Z">
                  <w:rPr>
                    <w:rFonts w:hint="eastAsia"/>
                  </w:rPr>
                </w:rPrChange>
              </w:rPr>
              <w:t>－储蓄帐户（只适用于银行帐户）</w:t>
            </w:r>
          </w:p>
          <w:p>
            <w:pPr>
              <w:numPr>
                <w:ilvl w:val="0"/>
                <w:numId w:val="0"/>
              </w:numPr>
              <w:spacing w:line="0" w:lineRule="atLeast"/>
              <w:rPr>
                <w:sz w:val="18"/>
                <w:szCs w:val="18"/>
                <w:rPrChange w:id="2283" w:author="吴潇" w:date="2014-12-23T08:50:00Z">
                  <w:rPr/>
                </w:rPrChange>
              </w:rPr>
            </w:pPr>
            <w:r>
              <w:rPr>
                <w:sz w:val="18"/>
                <w:szCs w:val="18"/>
                <w:rPrChange w:id="2284" w:author="吴潇" w:date="2014-12-23T08:50:00Z">
                  <w:rPr/>
                </w:rPrChange>
              </w:rPr>
              <w:t>30</w:t>
            </w:r>
            <w:r>
              <w:rPr>
                <w:rFonts w:hint="eastAsia"/>
                <w:sz w:val="18"/>
                <w:szCs w:val="18"/>
                <w:rPrChange w:id="2285" w:author="吴潇" w:date="2014-12-23T08:50:00Z">
                  <w:rPr>
                    <w:rFonts w:hint="eastAsia"/>
                  </w:rPr>
                </w:rPrChange>
              </w:rPr>
              <w:t>－信用卡帐户（只适用于银行帐户）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286"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287" w:author="吴潇" w:date="2014-12-22T14:23:00Z">
              <w:tcPr>
                <w:tcW w:w="1951" w:type="dxa"/>
                <w:vAlign w:val="top"/>
              </w:tcPr>
            </w:tcPrChange>
          </w:tcPr>
          <w:p>
            <w:pPr>
              <w:pStyle w:val="120"/>
              <w:numPr>
                <w:ilvl w:val="0"/>
                <w:numId w:val="25"/>
              </w:numPr>
              <w:tabs>
                <w:tab w:val="left" w:pos="360"/>
              </w:tabs>
              <w:ind w:firstLineChars="0"/>
              <w:jc w:val="center"/>
              <w:rPr>
                <w:ins w:id="2289" w:author="吴潇" w:date="2014-12-22T14:22:00Z"/>
                <w:sz w:val="18"/>
                <w:szCs w:val="18"/>
                <w:rPrChange w:id="2290" w:author="吴潇" w:date="2014-12-23T08:50:00Z">
                  <w:rPr/>
                </w:rPrChange>
              </w:rPr>
              <w:pPrChange w:id="2288" w:author="吴潇" w:date="2014-12-22T14:23:00Z">
                <w:pPr>
                  <w:numPr>
                    <w:ilvl w:val="0"/>
                    <w:numId w:val="0"/>
                  </w:numPr>
                  <w:tabs>
                    <w:tab w:val="clear" w:pos="360"/>
                    <w:tab w:val="clear" w:pos="784"/>
                  </w:tabs>
                  <w:jc w:val="center"/>
                </w:pPr>
              </w:pPrChange>
            </w:pPr>
          </w:p>
        </w:tc>
        <w:tc>
          <w:tcPr>
            <w:tcW w:w="2295" w:type="dxa"/>
            <w:vAlign w:val="top"/>
            <w:tcPrChange w:id="2291" w:author="吴潇" w:date="2014-12-22T14:23:00Z">
              <w:tcPr>
                <w:tcW w:w="1951" w:type="dxa"/>
                <w:vAlign w:val="top"/>
              </w:tcPr>
            </w:tcPrChange>
          </w:tcPr>
          <w:p>
            <w:pPr>
              <w:numPr>
                <w:ilvl w:val="0"/>
                <w:numId w:val="0"/>
              </w:numPr>
              <w:jc w:val="center"/>
              <w:outlineLvl w:val="4"/>
              <w:rPr>
                <w:rFonts w:eastAsia="宋体"/>
                <w:sz w:val="18"/>
                <w:szCs w:val="18"/>
                <w:rPrChange w:id="2292" w:author="吴潇" w:date="2014-12-23T08:50:00Z">
                  <w:rPr>
                    <w:rFonts w:eastAsia="黑体"/>
                  </w:rPr>
                </w:rPrChange>
              </w:rPr>
            </w:pPr>
            <w:r>
              <w:rPr>
                <w:rFonts w:hint="eastAsia"/>
                <w:sz w:val="18"/>
                <w:szCs w:val="18"/>
                <w:rPrChange w:id="2293" w:author="吴潇" w:date="2014-12-23T08:50:00Z">
                  <w:rPr>
                    <w:rFonts w:hint="eastAsia"/>
                  </w:rPr>
                </w:rPrChange>
              </w:rPr>
              <w:t>余额类型</w:t>
            </w:r>
          </w:p>
        </w:tc>
        <w:tc>
          <w:tcPr>
            <w:tcW w:w="1948" w:type="dxa"/>
            <w:vAlign w:val="top"/>
            <w:tcPrChange w:id="2294" w:author="吴潇" w:date="2014-12-22T14:23:00Z">
              <w:tcPr>
                <w:tcW w:w="2126" w:type="dxa"/>
                <w:vAlign w:val="top"/>
              </w:tcPr>
            </w:tcPrChange>
          </w:tcPr>
          <w:p>
            <w:pPr>
              <w:numPr>
                <w:ilvl w:val="0"/>
                <w:numId w:val="0"/>
              </w:numPr>
              <w:jc w:val="center"/>
              <w:outlineLvl w:val="4"/>
              <w:rPr>
                <w:rFonts w:eastAsia="宋体"/>
                <w:sz w:val="18"/>
                <w:szCs w:val="18"/>
                <w:rPrChange w:id="2295" w:author="吴潇" w:date="2014-12-23T08:50:00Z">
                  <w:rPr>
                    <w:rFonts w:eastAsia="黑体"/>
                  </w:rPr>
                </w:rPrChange>
              </w:rPr>
            </w:pPr>
            <w:r>
              <w:rPr>
                <w:sz w:val="18"/>
                <w:szCs w:val="18"/>
                <w:rPrChange w:id="2296" w:author="吴潇" w:date="2014-12-23T08:50:00Z">
                  <w:rPr/>
                </w:rPrChange>
              </w:rPr>
              <w:t>balanceType</w:t>
            </w:r>
          </w:p>
        </w:tc>
        <w:tc>
          <w:tcPr>
            <w:tcW w:w="1694" w:type="dxa"/>
            <w:vAlign w:val="top"/>
            <w:tcPrChange w:id="2297" w:author="吴潇" w:date="2014-12-22T14:23:00Z">
              <w:tcPr>
                <w:tcW w:w="1985" w:type="dxa"/>
                <w:vAlign w:val="top"/>
              </w:tcPr>
            </w:tcPrChange>
          </w:tcPr>
          <w:p>
            <w:pPr>
              <w:numPr>
                <w:ilvl w:val="0"/>
                <w:numId w:val="0"/>
              </w:numPr>
              <w:jc w:val="center"/>
              <w:outlineLvl w:val="4"/>
              <w:rPr>
                <w:rFonts w:eastAsia="宋体"/>
                <w:sz w:val="18"/>
                <w:szCs w:val="18"/>
                <w:rPrChange w:id="2298" w:author="吴潇" w:date="2014-12-23T08:50:00Z">
                  <w:rPr>
                    <w:rFonts w:eastAsia="黑体"/>
                  </w:rPr>
                </w:rPrChange>
              </w:rPr>
            </w:pPr>
            <w:r>
              <w:rPr>
                <w:sz w:val="18"/>
                <w:szCs w:val="18"/>
                <w:rPrChange w:id="2299" w:author="吴潇" w:date="2014-12-23T08:50:00Z">
                  <w:rPr/>
                </w:rPrChange>
              </w:rPr>
              <w:t>N2</w:t>
            </w:r>
          </w:p>
        </w:tc>
        <w:tc>
          <w:tcPr>
            <w:tcW w:w="2817" w:type="dxa"/>
            <w:vAlign w:val="top"/>
            <w:tcPrChange w:id="2300" w:author="吴潇" w:date="2014-12-22T14:23:00Z">
              <w:tcPr>
                <w:tcW w:w="3509" w:type="dxa"/>
                <w:vAlign w:val="top"/>
              </w:tcPr>
            </w:tcPrChange>
          </w:tcPr>
          <w:p>
            <w:pPr>
              <w:numPr>
                <w:ilvl w:val="0"/>
                <w:numId w:val="0"/>
              </w:numPr>
              <w:spacing w:line="0" w:lineRule="atLeast"/>
              <w:outlineLvl w:val="4"/>
              <w:rPr>
                <w:rFonts w:eastAsia="宋体"/>
                <w:sz w:val="18"/>
                <w:szCs w:val="18"/>
                <w:rPrChange w:id="2301" w:author="吴潇" w:date="2014-12-23T08:50:00Z">
                  <w:rPr>
                    <w:rFonts w:eastAsia="黑体"/>
                  </w:rPr>
                </w:rPrChange>
              </w:rPr>
            </w:pPr>
            <w:r>
              <w:rPr>
                <w:sz w:val="18"/>
                <w:szCs w:val="18"/>
                <w:rPrChange w:id="2302" w:author="吴潇" w:date="2014-12-23T08:50:00Z">
                  <w:rPr/>
                </w:rPrChange>
              </w:rPr>
              <w:t>01</w:t>
            </w:r>
            <w:r>
              <w:rPr>
                <w:rFonts w:hint="eastAsia"/>
                <w:sz w:val="18"/>
                <w:szCs w:val="18"/>
                <w:rPrChange w:id="2303" w:author="吴潇" w:date="2014-12-23T08:50:00Z">
                  <w:rPr>
                    <w:rFonts w:hint="eastAsia"/>
                  </w:rPr>
                </w:rPrChange>
              </w:rPr>
              <w:t>－帐面余额（银行帐户）</w:t>
            </w:r>
          </w:p>
          <w:p>
            <w:pPr>
              <w:numPr>
                <w:ilvl w:val="0"/>
                <w:numId w:val="0"/>
              </w:numPr>
              <w:spacing w:line="0" w:lineRule="atLeast"/>
              <w:rPr>
                <w:sz w:val="18"/>
                <w:szCs w:val="18"/>
                <w:rPrChange w:id="2304" w:author="吴潇" w:date="2014-12-23T08:50:00Z">
                  <w:rPr/>
                </w:rPrChange>
              </w:rPr>
            </w:pPr>
            <w:r>
              <w:rPr>
                <w:sz w:val="18"/>
                <w:szCs w:val="18"/>
                <w:rPrChange w:id="2305" w:author="吴潇" w:date="2014-12-23T08:50:00Z">
                  <w:rPr/>
                </w:rPrChange>
              </w:rPr>
              <w:t>02</w:t>
            </w:r>
            <w:r>
              <w:rPr>
                <w:rFonts w:hint="eastAsia"/>
                <w:sz w:val="18"/>
                <w:szCs w:val="18"/>
                <w:rPrChange w:id="2306" w:author="吴潇" w:date="2014-12-23T08:50:00Z">
                  <w:rPr>
                    <w:rFonts w:hint="eastAsia"/>
                  </w:rPr>
                </w:rPrChange>
              </w:rPr>
              <w:t>－可用余额（银行帐户）</w:t>
            </w:r>
          </w:p>
          <w:p>
            <w:pPr>
              <w:numPr>
                <w:ilvl w:val="0"/>
                <w:numId w:val="0"/>
              </w:numPr>
              <w:spacing w:line="0" w:lineRule="atLeast"/>
              <w:rPr>
                <w:sz w:val="18"/>
                <w:szCs w:val="18"/>
                <w:rPrChange w:id="2307" w:author="吴潇" w:date="2014-12-23T08:50:00Z">
                  <w:rPr/>
                </w:rPrChange>
              </w:rPr>
            </w:pPr>
            <w:r>
              <w:rPr>
                <w:sz w:val="18"/>
                <w:szCs w:val="18"/>
                <w:rPrChange w:id="2308" w:author="吴潇" w:date="2014-12-23T08:50:00Z">
                  <w:rPr/>
                </w:rPrChange>
              </w:rPr>
              <w:t>11</w:t>
            </w:r>
            <w:r>
              <w:rPr>
                <w:rFonts w:hint="eastAsia"/>
                <w:sz w:val="18"/>
                <w:szCs w:val="18"/>
                <w:rPrChange w:id="2309" w:author="吴潇" w:date="2014-12-23T08:50:00Z">
                  <w:rPr>
                    <w:rFonts w:hint="eastAsia"/>
                  </w:rPr>
                </w:rPrChange>
              </w:rPr>
              <w:t>－信用卡帐户应还金额</w:t>
            </w:r>
          </w:p>
          <w:p>
            <w:pPr>
              <w:numPr>
                <w:ilvl w:val="0"/>
                <w:numId w:val="0"/>
              </w:numPr>
              <w:spacing w:line="0" w:lineRule="atLeast"/>
              <w:rPr>
                <w:sz w:val="18"/>
                <w:szCs w:val="18"/>
                <w:rPrChange w:id="2310" w:author="吴潇" w:date="2014-12-23T08:50:00Z">
                  <w:rPr/>
                </w:rPrChange>
              </w:rPr>
            </w:pPr>
            <w:r>
              <w:rPr>
                <w:sz w:val="18"/>
                <w:szCs w:val="18"/>
                <w:rPrChange w:id="2311" w:author="吴潇" w:date="2014-12-23T08:50:00Z">
                  <w:rPr/>
                </w:rPrChange>
              </w:rPr>
              <w:t>12</w:t>
            </w:r>
            <w:r>
              <w:rPr>
                <w:rFonts w:hint="eastAsia"/>
                <w:sz w:val="18"/>
                <w:szCs w:val="18"/>
                <w:rPrChange w:id="2312" w:author="吴潇" w:date="2014-12-23T08:50:00Z">
                  <w:rPr>
                    <w:rFonts w:hint="eastAsia"/>
                  </w:rPr>
                </w:rPrChange>
              </w:rPr>
              <w:t>－信用卡帐户最低还款额</w:t>
            </w:r>
          </w:p>
          <w:p>
            <w:pPr>
              <w:numPr>
                <w:ilvl w:val="0"/>
                <w:numId w:val="0"/>
              </w:numPr>
              <w:spacing w:line="0" w:lineRule="atLeast"/>
              <w:rPr>
                <w:sz w:val="18"/>
                <w:szCs w:val="18"/>
                <w:rPrChange w:id="2313" w:author="吴潇" w:date="2014-12-23T08:50:00Z">
                  <w:rPr/>
                </w:rPrChange>
              </w:rPr>
            </w:pPr>
            <w:r>
              <w:rPr>
                <w:sz w:val="18"/>
                <w:szCs w:val="18"/>
                <w:rPrChange w:id="2314" w:author="吴潇" w:date="2014-12-23T08:50:00Z">
                  <w:rPr/>
                </w:rPrChange>
              </w:rPr>
              <w:t>16</w:t>
            </w:r>
            <w:r>
              <w:rPr>
                <w:rFonts w:hint="eastAsia"/>
                <w:sz w:val="18"/>
                <w:szCs w:val="18"/>
                <w:rPrChange w:id="2315" w:author="吴潇" w:date="2014-12-23T08:50:00Z">
                  <w:rPr>
                    <w:rFonts w:hint="eastAsia"/>
                  </w:rPr>
                </w:rPrChange>
              </w:rPr>
              <w:t>－帐面余额（</w:t>
            </w:r>
            <w:r>
              <w:rPr>
                <w:sz w:val="18"/>
                <w:szCs w:val="18"/>
                <w:rPrChange w:id="2316" w:author="吴潇" w:date="2014-12-23T08:50:00Z">
                  <w:rPr/>
                </w:rPrChange>
              </w:rPr>
              <w:t>SP</w:t>
            </w:r>
            <w:r>
              <w:rPr>
                <w:rFonts w:hint="eastAsia"/>
                <w:sz w:val="18"/>
                <w:szCs w:val="18"/>
                <w:rPrChange w:id="2317" w:author="吴潇" w:date="2014-12-23T08:50:00Z">
                  <w:rPr>
                    <w:rFonts w:hint="eastAsia"/>
                  </w:rPr>
                </w:rPrChange>
              </w:rPr>
              <w:t>用户帐户）</w:t>
            </w:r>
          </w:p>
          <w:p>
            <w:pPr>
              <w:numPr>
                <w:ilvl w:val="0"/>
                <w:numId w:val="0"/>
              </w:numPr>
              <w:spacing w:line="0" w:lineRule="atLeast"/>
              <w:rPr>
                <w:sz w:val="18"/>
                <w:szCs w:val="18"/>
                <w:rPrChange w:id="2318" w:author="吴潇" w:date="2014-12-23T08:50:00Z">
                  <w:rPr/>
                </w:rPrChange>
              </w:rPr>
            </w:pPr>
            <w:r>
              <w:rPr>
                <w:sz w:val="18"/>
                <w:szCs w:val="18"/>
                <w:rPrChange w:id="2319" w:author="吴潇" w:date="2014-12-23T08:50:00Z">
                  <w:rPr/>
                </w:rPrChange>
              </w:rPr>
              <w:t>17</w:t>
            </w:r>
            <w:r>
              <w:rPr>
                <w:rFonts w:hint="eastAsia"/>
                <w:sz w:val="18"/>
                <w:szCs w:val="18"/>
                <w:rPrChange w:id="2320" w:author="吴潇" w:date="2014-12-23T08:50:00Z">
                  <w:rPr>
                    <w:rFonts w:hint="eastAsia"/>
                  </w:rPr>
                </w:rPrChange>
              </w:rPr>
              <w:t>－可用余额（</w:t>
            </w:r>
            <w:r>
              <w:rPr>
                <w:sz w:val="18"/>
                <w:szCs w:val="18"/>
                <w:rPrChange w:id="2321" w:author="吴潇" w:date="2014-12-23T08:50:00Z">
                  <w:rPr/>
                </w:rPrChange>
              </w:rPr>
              <w:t>SP</w:t>
            </w:r>
            <w:r>
              <w:rPr>
                <w:rFonts w:hint="eastAsia"/>
                <w:sz w:val="18"/>
                <w:szCs w:val="18"/>
                <w:rPrChange w:id="2322" w:author="吴潇" w:date="2014-12-23T08:50:00Z">
                  <w:rPr>
                    <w:rFonts w:hint="eastAsia"/>
                  </w:rPr>
                </w:rPrChange>
              </w:rPr>
              <w:t>用户帐户）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323"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324" w:author="吴潇" w:date="2014-12-22T14:23:00Z">
              <w:tcPr>
                <w:tcW w:w="1951" w:type="dxa"/>
                <w:vAlign w:val="top"/>
              </w:tcPr>
            </w:tcPrChange>
          </w:tcPr>
          <w:p>
            <w:pPr>
              <w:pStyle w:val="120"/>
              <w:numPr>
                <w:ilvl w:val="0"/>
                <w:numId w:val="25"/>
              </w:numPr>
              <w:tabs>
                <w:tab w:val="left" w:pos="360"/>
              </w:tabs>
              <w:ind w:firstLineChars="0"/>
              <w:jc w:val="center"/>
              <w:rPr>
                <w:ins w:id="2326" w:author="吴潇" w:date="2014-12-22T14:22:00Z"/>
                <w:sz w:val="18"/>
                <w:szCs w:val="18"/>
                <w:rPrChange w:id="2327" w:author="吴潇" w:date="2014-12-23T08:50:00Z">
                  <w:rPr/>
                </w:rPrChange>
              </w:rPr>
              <w:pPrChange w:id="2325" w:author="吴潇" w:date="2014-12-22T14:23:00Z">
                <w:pPr>
                  <w:numPr>
                    <w:ilvl w:val="0"/>
                    <w:numId w:val="0"/>
                  </w:numPr>
                  <w:tabs>
                    <w:tab w:val="clear" w:pos="360"/>
                    <w:tab w:val="clear" w:pos="784"/>
                  </w:tabs>
                  <w:jc w:val="center"/>
                </w:pPr>
              </w:pPrChange>
            </w:pPr>
          </w:p>
        </w:tc>
        <w:tc>
          <w:tcPr>
            <w:tcW w:w="2295" w:type="dxa"/>
            <w:vAlign w:val="top"/>
            <w:tcPrChange w:id="2328" w:author="吴潇" w:date="2014-12-22T14:23:00Z">
              <w:tcPr>
                <w:tcW w:w="1951" w:type="dxa"/>
                <w:vAlign w:val="top"/>
              </w:tcPr>
            </w:tcPrChange>
          </w:tcPr>
          <w:p>
            <w:pPr>
              <w:numPr>
                <w:ilvl w:val="0"/>
                <w:numId w:val="0"/>
              </w:numPr>
              <w:jc w:val="center"/>
              <w:outlineLvl w:val="4"/>
              <w:rPr>
                <w:rFonts w:eastAsia="宋体"/>
                <w:sz w:val="18"/>
                <w:szCs w:val="18"/>
                <w:rPrChange w:id="2329" w:author="吴潇" w:date="2014-12-23T08:50:00Z">
                  <w:rPr>
                    <w:rFonts w:eastAsia="黑体"/>
                  </w:rPr>
                </w:rPrChange>
              </w:rPr>
            </w:pPr>
            <w:r>
              <w:rPr>
                <w:rFonts w:hint="eastAsia"/>
                <w:sz w:val="18"/>
                <w:szCs w:val="18"/>
                <w:rPrChange w:id="2330" w:author="吴潇" w:date="2014-12-23T08:50:00Z">
                  <w:rPr>
                    <w:rFonts w:hint="eastAsia"/>
                  </w:rPr>
                </w:rPrChange>
              </w:rPr>
              <w:t>货币代码</w:t>
            </w:r>
          </w:p>
        </w:tc>
        <w:tc>
          <w:tcPr>
            <w:tcW w:w="1948" w:type="dxa"/>
            <w:vAlign w:val="top"/>
            <w:tcPrChange w:id="2331" w:author="吴潇" w:date="2014-12-22T14:23:00Z">
              <w:tcPr>
                <w:tcW w:w="2126" w:type="dxa"/>
                <w:vAlign w:val="top"/>
              </w:tcPr>
            </w:tcPrChange>
          </w:tcPr>
          <w:p>
            <w:pPr>
              <w:numPr>
                <w:ilvl w:val="0"/>
                <w:numId w:val="0"/>
              </w:numPr>
              <w:jc w:val="center"/>
              <w:outlineLvl w:val="4"/>
              <w:rPr>
                <w:rFonts w:eastAsia="宋体"/>
                <w:sz w:val="18"/>
                <w:szCs w:val="18"/>
                <w:rPrChange w:id="2332" w:author="吴潇" w:date="2014-12-23T08:50:00Z">
                  <w:rPr>
                    <w:rFonts w:eastAsia="黑体"/>
                  </w:rPr>
                </w:rPrChange>
              </w:rPr>
            </w:pPr>
            <w:r>
              <w:rPr>
                <w:sz w:val="18"/>
                <w:szCs w:val="18"/>
                <w:rPrChange w:id="2333" w:author="吴潇" w:date="2014-12-23T08:50:00Z">
                  <w:rPr/>
                </w:rPrChange>
              </w:rPr>
              <w:t>currencyCode</w:t>
            </w:r>
          </w:p>
        </w:tc>
        <w:tc>
          <w:tcPr>
            <w:tcW w:w="1694" w:type="dxa"/>
            <w:vAlign w:val="top"/>
            <w:tcPrChange w:id="2334" w:author="吴潇" w:date="2014-12-22T14:23:00Z">
              <w:tcPr>
                <w:tcW w:w="1985" w:type="dxa"/>
                <w:vAlign w:val="top"/>
              </w:tcPr>
            </w:tcPrChange>
          </w:tcPr>
          <w:p>
            <w:pPr>
              <w:numPr>
                <w:ilvl w:val="0"/>
                <w:numId w:val="0"/>
              </w:numPr>
              <w:jc w:val="center"/>
              <w:outlineLvl w:val="4"/>
              <w:rPr>
                <w:rFonts w:eastAsia="宋体"/>
                <w:sz w:val="18"/>
                <w:szCs w:val="18"/>
                <w:rPrChange w:id="2335" w:author="吴潇" w:date="2014-12-23T08:50:00Z">
                  <w:rPr>
                    <w:rFonts w:eastAsia="黑体"/>
                  </w:rPr>
                </w:rPrChange>
              </w:rPr>
            </w:pPr>
            <w:r>
              <w:rPr>
                <w:sz w:val="18"/>
                <w:szCs w:val="18"/>
                <w:rPrChange w:id="2336" w:author="吴潇" w:date="2014-12-23T08:50:00Z">
                  <w:rPr/>
                </w:rPrChange>
              </w:rPr>
              <w:t>AN3</w:t>
            </w:r>
          </w:p>
        </w:tc>
        <w:tc>
          <w:tcPr>
            <w:tcW w:w="2817" w:type="dxa"/>
            <w:vAlign w:val="top"/>
            <w:tcPrChange w:id="2337" w:author="吴潇" w:date="2014-12-22T14:23:00Z">
              <w:tcPr>
                <w:tcW w:w="3509" w:type="dxa"/>
                <w:vAlign w:val="top"/>
              </w:tcPr>
            </w:tcPrChange>
          </w:tcPr>
          <w:p>
            <w:pPr>
              <w:numPr>
                <w:ilvl w:val="0"/>
                <w:numId w:val="0"/>
              </w:numPr>
              <w:spacing w:line="0" w:lineRule="atLeast"/>
              <w:outlineLvl w:val="4"/>
              <w:rPr>
                <w:rFonts w:eastAsia="宋体"/>
                <w:sz w:val="18"/>
                <w:szCs w:val="18"/>
                <w:rPrChange w:id="2338" w:author="吴潇" w:date="2014-12-23T08:50:00Z">
                  <w:rPr>
                    <w:rFonts w:eastAsia="黑体"/>
                  </w:rPr>
                </w:rPrChange>
              </w:rPr>
            </w:pPr>
            <w:r>
              <w:rPr>
                <w:rFonts w:hint="eastAsia"/>
                <w:sz w:val="18"/>
                <w:szCs w:val="18"/>
                <w:rPrChange w:id="2339" w:author="吴潇" w:date="2014-12-23T08:50:00Z">
                  <w:rPr>
                    <w:rFonts w:hint="eastAsia"/>
                  </w:rPr>
                </w:rPrChange>
              </w:rPr>
              <w:t>默认值</w:t>
            </w:r>
            <w:r>
              <w:rPr>
                <w:sz w:val="18"/>
                <w:szCs w:val="18"/>
                <w:rPrChange w:id="2340" w:author="吴潇" w:date="2014-12-23T08:50:00Z">
                  <w:rPr/>
                </w:rPrChange>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341"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342" w:author="吴潇" w:date="2014-12-22T14:23:00Z">
              <w:tcPr>
                <w:tcW w:w="1951" w:type="dxa"/>
                <w:vAlign w:val="top"/>
              </w:tcPr>
            </w:tcPrChange>
          </w:tcPr>
          <w:p>
            <w:pPr>
              <w:pStyle w:val="120"/>
              <w:numPr>
                <w:ilvl w:val="0"/>
                <w:numId w:val="25"/>
              </w:numPr>
              <w:tabs>
                <w:tab w:val="left" w:pos="360"/>
              </w:tabs>
              <w:ind w:firstLineChars="0"/>
              <w:jc w:val="center"/>
              <w:rPr>
                <w:ins w:id="2344" w:author="吴潇" w:date="2014-12-22T14:22:00Z"/>
                <w:sz w:val="18"/>
                <w:szCs w:val="18"/>
                <w:rPrChange w:id="2345" w:author="吴潇" w:date="2014-12-23T08:50:00Z">
                  <w:rPr/>
                </w:rPrChange>
              </w:rPr>
              <w:pPrChange w:id="2343" w:author="吴潇" w:date="2014-12-22T14:23:00Z">
                <w:pPr>
                  <w:numPr>
                    <w:ilvl w:val="0"/>
                    <w:numId w:val="0"/>
                  </w:numPr>
                  <w:tabs>
                    <w:tab w:val="clear" w:pos="360"/>
                    <w:tab w:val="clear" w:pos="784"/>
                  </w:tabs>
                  <w:jc w:val="center"/>
                </w:pPr>
              </w:pPrChange>
            </w:pPr>
          </w:p>
        </w:tc>
        <w:tc>
          <w:tcPr>
            <w:tcW w:w="2295" w:type="dxa"/>
            <w:vAlign w:val="top"/>
            <w:tcPrChange w:id="2346" w:author="吴潇" w:date="2014-12-22T14:23:00Z">
              <w:tcPr>
                <w:tcW w:w="1951" w:type="dxa"/>
                <w:vAlign w:val="top"/>
              </w:tcPr>
            </w:tcPrChange>
          </w:tcPr>
          <w:p>
            <w:pPr>
              <w:numPr>
                <w:ilvl w:val="0"/>
                <w:numId w:val="0"/>
              </w:numPr>
              <w:jc w:val="center"/>
              <w:outlineLvl w:val="4"/>
              <w:rPr>
                <w:rFonts w:eastAsia="宋体"/>
                <w:sz w:val="18"/>
                <w:szCs w:val="18"/>
                <w:rPrChange w:id="2347" w:author="吴潇" w:date="2014-12-23T08:50:00Z">
                  <w:rPr>
                    <w:rFonts w:eastAsia="黑体"/>
                  </w:rPr>
                </w:rPrChange>
              </w:rPr>
            </w:pPr>
            <w:r>
              <w:rPr>
                <w:rFonts w:hint="eastAsia"/>
                <w:sz w:val="18"/>
                <w:szCs w:val="18"/>
                <w:rPrChange w:id="2348" w:author="吴潇" w:date="2014-12-23T08:50:00Z">
                  <w:rPr>
                    <w:rFonts w:hint="eastAsia"/>
                  </w:rPr>
                </w:rPrChange>
              </w:rPr>
              <w:t>余额符号</w:t>
            </w:r>
          </w:p>
        </w:tc>
        <w:tc>
          <w:tcPr>
            <w:tcW w:w="1948" w:type="dxa"/>
            <w:vAlign w:val="top"/>
            <w:tcPrChange w:id="2349" w:author="吴潇" w:date="2014-12-22T14:23:00Z">
              <w:tcPr>
                <w:tcW w:w="2126" w:type="dxa"/>
                <w:vAlign w:val="top"/>
              </w:tcPr>
            </w:tcPrChange>
          </w:tcPr>
          <w:p>
            <w:pPr>
              <w:numPr>
                <w:ilvl w:val="0"/>
                <w:numId w:val="0"/>
              </w:numPr>
              <w:jc w:val="center"/>
              <w:outlineLvl w:val="4"/>
              <w:rPr>
                <w:rFonts w:eastAsia="宋体"/>
                <w:sz w:val="18"/>
                <w:szCs w:val="18"/>
                <w:rPrChange w:id="2350" w:author="吴潇" w:date="2014-12-23T08:50:00Z">
                  <w:rPr>
                    <w:rFonts w:eastAsia="黑体"/>
                  </w:rPr>
                </w:rPrChange>
              </w:rPr>
            </w:pPr>
            <w:r>
              <w:rPr>
                <w:sz w:val="18"/>
                <w:szCs w:val="18"/>
                <w:rPrChange w:id="2351" w:author="吴潇" w:date="2014-12-23T08:50:00Z">
                  <w:rPr/>
                </w:rPrChange>
              </w:rPr>
              <w:t>balanceSign</w:t>
            </w:r>
          </w:p>
        </w:tc>
        <w:tc>
          <w:tcPr>
            <w:tcW w:w="1694" w:type="dxa"/>
            <w:vAlign w:val="top"/>
            <w:tcPrChange w:id="2352" w:author="吴潇" w:date="2014-12-22T14:23:00Z">
              <w:tcPr>
                <w:tcW w:w="1985" w:type="dxa"/>
                <w:vAlign w:val="top"/>
              </w:tcPr>
            </w:tcPrChange>
          </w:tcPr>
          <w:p>
            <w:pPr>
              <w:numPr>
                <w:ilvl w:val="0"/>
                <w:numId w:val="0"/>
              </w:numPr>
              <w:jc w:val="center"/>
              <w:outlineLvl w:val="4"/>
              <w:rPr>
                <w:rFonts w:eastAsia="宋体"/>
                <w:sz w:val="18"/>
                <w:szCs w:val="18"/>
                <w:rPrChange w:id="2353" w:author="吴潇" w:date="2014-12-23T08:50:00Z">
                  <w:rPr>
                    <w:rFonts w:eastAsia="黑体"/>
                  </w:rPr>
                </w:rPrChange>
              </w:rPr>
            </w:pPr>
            <w:r>
              <w:rPr>
                <w:sz w:val="18"/>
                <w:szCs w:val="18"/>
                <w:rPrChange w:id="2354" w:author="吴潇" w:date="2014-12-23T08:50:00Z">
                  <w:rPr/>
                </w:rPrChange>
              </w:rPr>
              <w:t>AN1</w:t>
            </w:r>
          </w:p>
        </w:tc>
        <w:tc>
          <w:tcPr>
            <w:tcW w:w="2817" w:type="dxa"/>
            <w:vAlign w:val="top"/>
            <w:tcPrChange w:id="2355" w:author="吴潇" w:date="2014-12-22T14:23:00Z">
              <w:tcPr>
                <w:tcW w:w="3509" w:type="dxa"/>
                <w:vAlign w:val="top"/>
              </w:tcPr>
            </w:tcPrChange>
          </w:tcPr>
          <w:p>
            <w:pPr>
              <w:numPr>
                <w:ilvl w:val="0"/>
                <w:numId w:val="0"/>
              </w:numPr>
              <w:spacing w:line="0" w:lineRule="atLeast"/>
              <w:outlineLvl w:val="4"/>
              <w:rPr>
                <w:rFonts w:eastAsia="宋体"/>
                <w:sz w:val="18"/>
                <w:szCs w:val="18"/>
                <w:rPrChange w:id="2356" w:author="吴潇" w:date="2014-12-23T08:50:00Z">
                  <w:rPr>
                    <w:rFonts w:eastAsia="黑体"/>
                  </w:rPr>
                </w:rPrChange>
              </w:rPr>
            </w:pPr>
            <w:r>
              <w:rPr>
                <w:rFonts w:hint="eastAsia"/>
                <w:sz w:val="18"/>
                <w:szCs w:val="18"/>
                <w:rPrChange w:id="2357" w:author="吴潇" w:date="2014-12-23T08:50:00Z">
                  <w:rPr>
                    <w:rFonts w:hint="eastAsia"/>
                  </w:rPr>
                </w:rPrChange>
              </w:rPr>
              <w:t>欠费状态：</w:t>
            </w:r>
            <w:r>
              <w:rPr>
                <w:sz w:val="18"/>
                <w:szCs w:val="18"/>
                <w:rPrChange w:id="2358" w:author="吴潇" w:date="2014-12-23T08:50:00Z">
                  <w:rPr/>
                </w:rPrChange>
              </w:rPr>
              <w:t>D</w:t>
            </w:r>
          </w:p>
          <w:p>
            <w:pPr>
              <w:numPr>
                <w:ilvl w:val="0"/>
                <w:numId w:val="0"/>
              </w:numPr>
              <w:spacing w:line="0" w:lineRule="atLeast"/>
              <w:rPr>
                <w:sz w:val="18"/>
                <w:szCs w:val="18"/>
                <w:rPrChange w:id="2359" w:author="吴潇" w:date="2014-12-23T08:50:00Z">
                  <w:rPr/>
                </w:rPrChange>
              </w:rPr>
            </w:pPr>
            <w:r>
              <w:rPr>
                <w:rFonts w:hint="eastAsia"/>
                <w:sz w:val="18"/>
                <w:szCs w:val="18"/>
                <w:rPrChange w:id="2360" w:author="吴潇" w:date="2014-12-23T08:50:00Z">
                  <w:rPr>
                    <w:rFonts w:hint="eastAsia"/>
                  </w:rPr>
                </w:rPrChange>
              </w:rPr>
              <w:t>非欠费状态：</w:t>
            </w:r>
            <w:r>
              <w:rPr>
                <w:sz w:val="18"/>
                <w:szCs w:val="18"/>
                <w:rPrChange w:id="2361" w:author="吴潇" w:date="2014-12-23T08:50:00Z">
                  <w:rPr/>
                </w:rPrChange>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362"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363" w:author="吴潇" w:date="2014-12-22T14:23:00Z">
              <w:tcPr>
                <w:tcW w:w="1951" w:type="dxa"/>
                <w:vAlign w:val="top"/>
              </w:tcPr>
            </w:tcPrChange>
          </w:tcPr>
          <w:p>
            <w:pPr>
              <w:pStyle w:val="120"/>
              <w:numPr>
                <w:ilvl w:val="0"/>
                <w:numId w:val="25"/>
              </w:numPr>
              <w:tabs>
                <w:tab w:val="left" w:pos="360"/>
              </w:tabs>
              <w:ind w:firstLineChars="0"/>
              <w:jc w:val="center"/>
              <w:rPr>
                <w:ins w:id="2365" w:author="吴潇" w:date="2014-12-22T14:22:00Z"/>
                <w:sz w:val="18"/>
                <w:szCs w:val="18"/>
                <w:rPrChange w:id="2366" w:author="吴潇" w:date="2014-12-23T08:50:00Z">
                  <w:rPr/>
                </w:rPrChange>
              </w:rPr>
              <w:pPrChange w:id="2364" w:author="吴潇" w:date="2014-12-22T14:23:00Z">
                <w:pPr>
                  <w:numPr>
                    <w:ilvl w:val="0"/>
                    <w:numId w:val="0"/>
                  </w:numPr>
                  <w:tabs>
                    <w:tab w:val="clear" w:pos="360"/>
                    <w:tab w:val="clear" w:pos="784"/>
                  </w:tabs>
                  <w:jc w:val="center"/>
                </w:pPr>
              </w:pPrChange>
            </w:pPr>
          </w:p>
        </w:tc>
        <w:tc>
          <w:tcPr>
            <w:tcW w:w="2295" w:type="dxa"/>
            <w:vAlign w:val="top"/>
            <w:tcPrChange w:id="2367" w:author="吴潇" w:date="2014-12-22T14:23:00Z">
              <w:tcPr>
                <w:tcW w:w="1951" w:type="dxa"/>
                <w:vAlign w:val="top"/>
              </w:tcPr>
            </w:tcPrChange>
          </w:tcPr>
          <w:p>
            <w:pPr>
              <w:numPr>
                <w:ilvl w:val="0"/>
                <w:numId w:val="0"/>
              </w:numPr>
              <w:jc w:val="center"/>
              <w:outlineLvl w:val="4"/>
              <w:rPr>
                <w:rFonts w:eastAsia="宋体"/>
                <w:sz w:val="18"/>
                <w:szCs w:val="18"/>
                <w:rPrChange w:id="2368" w:author="吴潇" w:date="2014-12-23T08:50:00Z">
                  <w:rPr>
                    <w:rFonts w:eastAsia="黑体"/>
                  </w:rPr>
                </w:rPrChange>
              </w:rPr>
            </w:pPr>
            <w:r>
              <w:rPr>
                <w:rFonts w:hint="eastAsia"/>
                <w:sz w:val="18"/>
                <w:szCs w:val="18"/>
                <w:rPrChange w:id="2369" w:author="吴潇" w:date="2014-12-23T08:50:00Z">
                  <w:rPr>
                    <w:rFonts w:hint="eastAsia"/>
                  </w:rPr>
                </w:rPrChange>
              </w:rPr>
              <w:t>余额</w:t>
            </w:r>
          </w:p>
        </w:tc>
        <w:tc>
          <w:tcPr>
            <w:tcW w:w="1948" w:type="dxa"/>
            <w:vAlign w:val="top"/>
            <w:tcPrChange w:id="2370" w:author="吴潇" w:date="2014-12-22T14:23:00Z">
              <w:tcPr>
                <w:tcW w:w="2126" w:type="dxa"/>
                <w:vAlign w:val="top"/>
              </w:tcPr>
            </w:tcPrChange>
          </w:tcPr>
          <w:p>
            <w:pPr>
              <w:numPr>
                <w:ilvl w:val="0"/>
                <w:numId w:val="0"/>
              </w:numPr>
              <w:jc w:val="center"/>
              <w:outlineLvl w:val="4"/>
              <w:rPr>
                <w:rFonts w:eastAsia="宋体"/>
                <w:sz w:val="18"/>
                <w:szCs w:val="18"/>
                <w:rPrChange w:id="2371" w:author="吴潇" w:date="2014-12-23T08:50:00Z">
                  <w:rPr>
                    <w:rFonts w:eastAsia="黑体"/>
                  </w:rPr>
                </w:rPrChange>
              </w:rPr>
            </w:pPr>
            <w:r>
              <w:rPr>
                <w:sz w:val="18"/>
                <w:szCs w:val="18"/>
                <w:rPrChange w:id="2372" w:author="吴潇" w:date="2014-12-23T08:50:00Z">
                  <w:rPr/>
                </w:rPrChange>
              </w:rPr>
              <w:t>balance</w:t>
            </w:r>
          </w:p>
        </w:tc>
        <w:tc>
          <w:tcPr>
            <w:tcW w:w="1694" w:type="dxa"/>
            <w:vAlign w:val="top"/>
            <w:tcPrChange w:id="2373" w:author="吴潇" w:date="2014-12-22T14:23:00Z">
              <w:tcPr>
                <w:tcW w:w="1985" w:type="dxa"/>
                <w:vAlign w:val="top"/>
              </w:tcPr>
            </w:tcPrChange>
          </w:tcPr>
          <w:p>
            <w:pPr>
              <w:numPr>
                <w:ilvl w:val="0"/>
                <w:numId w:val="0"/>
              </w:numPr>
              <w:jc w:val="center"/>
              <w:outlineLvl w:val="4"/>
              <w:rPr>
                <w:rFonts w:eastAsia="宋体"/>
                <w:sz w:val="18"/>
                <w:szCs w:val="18"/>
                <w:rPrChange w:id="2374" w:author="吴潇" w:date="2014-12-23T08:50:00Z">
                  <w:rPr>
                    <w:rFonts w:eastAsia="黑体"/>
                  </w:rPr>
                </w:rPrChange>
              </w:rPr>
            </w:pPr>
            <w:r>
              <w:rPr>
                <w:sz w:val="18"/>
                <w:szCs w:val="18"/>
                <w:rPrChange w:id="2375" w:author="吴潇" w:date="2014-12-23T08:50:00Z">
                  <w:rPr/>
                </w:rPrChange>
              </w:rPr>
              <w:t>N1..12</w:t>
            </w:r>
          </w:p>
        </w:tc>
        <w:tc>
          <w:tcPr>
            <w:tcW w:w="2817" w:type="dxa"/>
            <w:vAlign w:val="top"/>
            <w:tcPrChange w:id="2376" w:author="吴潇" w:date="2014-12-22T14:23:00Z">
              <w:tcPr>
                <w:tcW w:w="3509" w:type="dxa"/>
                <w:vAlign w:val="top"/>
              </w:tcPr>
            </w:tcPrChange>
          </w:tcPr>
          <w:p>
            <w:pPr>
              <w:numPr>
                <w:ilvl w:val="0"/>
                <w:numId w:val="0"/>
              </w:numPr>
              <w:spacing w:line="0" w:lineRule="atLeast"/>
              <w:outlineLvl w:val="4"/>
              <w:rPr>
                <w:rFonts w:eastAsia="宋体"/>
                <w:sz w:val="18"/>
                <w:szCs w:val="18"/>
                <w:rPrChange w:id="2377" w:author="吴潇" w:date="2014-12-23T08:50:00Z">
                  <w:rPr>
                    <w:rFonts w:eastAsia="黑体"/>
                  </w:rPr>
                </w:rPrChange>
              </w:rPr>
            </w:pPr>
            <w:r>
              <w:rPr>
                <w:rFonts w:hint="eastAsia"/>
                <w:sz w:val="18"/>
                <w:szCs w:val="18"/>
                <w:rPrChange w:id="2378" w:author="吴潇" w:date="2014-12-23T08:50:00Z">
                  <w:rPr>
                    <w:rFonts w:hint="eastAsia"/>
                  </w:rPr>
                </w:rPrChange>
              </w:rPr>
              <w:t>以分为单位</w:t>
            </w:r>
          </w:p>
          <w:p>
            <w:pPr>
              <w:numPr>
                <w:ilvl w:val="0"/>
                <w:numId w:val="0"/>
              </w:numPr>
              <w:spacing w:line="0" w:lineRule="atLeast"/>
              <w:rPr>
                <w:sz w:val="18"/>
                <w:szCs w:val="18"/>
                <w:rPrChange w:id="2379" w:author="吴潇" w:date="2014-12-23T08:50:00Z">
                  <w:rPr/>
                </w:rPrChange>
              </w:rPr>
            </w:pPr>
            <w:r>
              <w:rPr>
                <w:rFonts w:hint="eastAsia"/>
                <w:sz w:val="18"/>
                <w:szCs w:val="18"/>
                <w:rPrChange w:id="2380" w:author="吴潇" w:date="2014-12-23T08:50:00Z">
                  <w:rPr>
                    <w:rFonts w:hint="eastAsia"/>
                  </w:rPr>
                </w:rPrChange>
              </w:rPr>
              <w:t>余额符号为</w:t>
            </w:r>
            <w:r>
              <w:rPr>
                <w:sz w:val="18"/>
                <w:szCs w:val="18"/>
                <w:rPrChange w:id="2381" w:author="吴潇" w:date="2014-12-23T08:50:00Z">
                  <w:rPr/>
                </w:rPrChange>
              </w:rPr>
              <w:t>D</w:t>
            </w:r>
            <w:r>
              <w:rPr>
                <w:rFonts w:hint="eastAsia"/>
                <w:sz w:val="18"/>
                <w:szCs w:val="18"/>
                <w:rPrChange w:id="2382" w:author="吴潇" w:date="2014-12-23T08:50:00Z">
                  <w:rPr>
                    <w:rFonts w:hint="eastAsia"/>
                  </w:rPr>
                </w:rPrChange>
              </w:rPr>
              <w:t>时，本域表示欠费金额</w:t>
            </w:r>
          </w:p>
          <w:p>
            <w:pPr>
              <w:numPr>
                <w:ilvl w:val="0"/>
                <w:numId w:val="0"/>
              </w:numPr>
              <w:spacing w:line="0" w:lineRule="atLeast"/>
              <w:rPr>
                <w:sz w:val="18"/>
                <w:szCs w:val="18"/>
                <w:rPrChange w:id="2383" w:author="吴潇" w:date="2014-12-23T08:50:00Z">
                  <w:rPr/>
                </w:rPrChange>
              </w:rPr>
            </w:pPr>
            <w:r>
              <w:rPr>
                <w:rFonts w:hint="eastAsia"/>
                <w:sz w:val="18"/>
                <w:szCs w:val="18"/>
                <w:rPrChange w:id="2384" w:author="吴潇" w:date="2014-12-23T08:50:00Z">
                  <w:rPr>
                    <w:rFonts w:hint="eastAsia"/>
                  </w:rPr>
                </w:rPrChange>
              </w:rPr>
              <w:t>余额符号为</w:t>
            </w:r>
            <w:r>
              <w:rPr>
                <w:sz w:val="18"/>
                <w:szCs w:val="18"/>
                <w:rPrChange w:id="2385" w:author="吴潇" w:date="2014-12-23T08:50:00Z">
                  <w:rPr/>
                </w:rPrChange>
              </w:rPr>
              <w:t>C</w:t>
            </w:r>
            <w:r>
              <w:rPr>
                <w:rFonts w:hint="eastAsia"/>
                <w:sz w:val="18"/>
                <w:szCs w:val="18"/>
                <w:rPrChange w:id="2386" w:author="吴潇" w:date="2014-12-23T08:50:00Z">
                  <w:rPr>
                    <w:rFonts w:hint="eastAsia"/>
                  </w:rPr>
                </w:rPrChange>
              </w:rPr>
              <w:t>时，本域表示实际</w:t>
            </w:r>
            <w:r>
              <w:rPr>
                <w:rFonts w:hint="eastAsia"/>
                <w:sz w:val="18"/>
                <w:szCs w:val="18"/>
                <w:rPrChange w:id="2387" w:author="吴潇" w:date="2014-12-23T08:50:00Z">
                  <w:rPr>
                    <w:rFonts w:hint="eastAsia"/>
                  </w:rPr>
                </w:rPrChange>
              </w:rPr>
              <w:t>余额</w:t>
            </w:r>
          </w:p>
        </w:tc>
      </w:tr>
    </w:tbl>
    <w:p>
      <w:pPr>
        <w:numPr>
          <w:ilvl w:val="0"/>
          <w:numId w:val="0"/>
        </w:numPr>
        <w:rPr>
          <w:sz w:val="18"/>
          <w:szCs w:val="18"/>
          <w:rPrChange w:id="2388" w:author="吴潇" w:date="2014-12-23T08:50:00Z">
            <w:rPr/>
          </w:rPrChange>
        </w:rPr>
      </w:pPr>
    </w:p>
    <w:p>
      <w:pPr>
        <w:numPr>
          <w:ilvl w:val="0"/>
          <w:numId w:val="0"/>
        </w:numPr>
        <w:rPr>
          <w:sz w:val="18"/>
          <w:szCs w:val="18"/>
          <w:rPrChange w:id="2389" w:author="吴潇" w:date="2014-12-23T08:50:00Z">
            <w:rPr/>
          </w:rPrChange>
        </w:rPr>
      </w:pPr>
      <w:r>
        <w:rPr>
          <w:rFonts w:hint="eastAsia"/>
          <w:sz w:val="18"/>
          <w:szCs w:val="18"/>
          <w:rPrChange w:id="2390" w:author="吴潇" w:date="2014-12-23T08:50:00Z">
            <w:rPr>
              <w:rFonts w:hint="eastAsia"/>
            </w:rPr>
          </w:rPrChange>
        </w:rPr>
        <w:t>注</w:t>
      </w:r>
      <w:r>
        <w:rPr>
          <w:sz w:val="18"/>
          <w:szCs w:val="18"/>
          <w:rPrChange w:id="2391" w:author="吴潇" w:date="2014-12-23T08:50:00Z">
            <w:rPr/>
          </w:rPrChange>
        </w:rPr>
        <w:t>3</w:t>
      </w:r>
      <w:r>
        <w:rPr>
          <w:rFonts w:hint="eastAsia"/>
          <w:sz w:val="18"/>
          <w:szCs w:val="18"/>
          <w:rPrChange w:id="2392" w:author="吴潇" w:date="2014-12-23T08:50:00Z">
            <w:rPr>
              <w:rFonts w:hint="eastAsia"/>
            </w:rPr>
          </w:rPrChange>
        </w:rPr>
        <w:t>：</w:t>
      </w:r>
    </w:p>
    <w:p>
      <w:pPr>
        <w:numPr>
          <w:ilvl w:val="0"/>
          <w:numId w:val="0"/>
        </w:numPr>
        <w:rPr>
          <w:sz w:val="18"/>
          <w:szCs w:val="18"/>
          <w:rPrChange w:id="2393" w:author="吴潇" w:date="2014-12-23T08:50:00Z">
            <w:rPr/>
          </w:rPrChange>
        </w:rPr>
      </w:pPr>
      <w:r>
        <w:rPr>
          <w:rFonts w:hint="eastAsia"/>
          <w:sz w:val="18"/>
          <w:szCs w:val="18"/>
          <w:rPrChange w:id="2394" w:author="吴潇" w:date="2014-12-23T08:50:00Z">
            <w:rPr>
              <w:rFonts w:hint="eastAsia"/>
            </w:rPr>
          </w:rPrChange>
        </w:rPr>
        <w:t>委托关系</w:t>
      </w:r>
      <w:r>
        <w:rPr>
          <w:rFonts w:hint="eastAsia"/>
          <w:sz w:val="18"/>
          <w:szCs w:val="18"/>
          <w:rPrChange w:id="2395" w:author="吴潇" w:date="2014-12-23T08:50:00Z">
            <w:rPr>
              <w:rFonts w:hint="eastAsia"/>
            </w:rPr>
          </w:rPrChange>
        </w:rPr>
        <w:t>信息</w:t>
      </w:r>
      <w:r>
        <w:rPr>
          <w:rFonts w:hint="eastAsia"/>
          <w:sz w:val="18"/>
          <w:szCs w:val="18"/>
          <w:rPrChange w:id="2396" w:author="吴潇" w:date="2014-12-23T08:50:00Z">
            <w:rPr>
              <w:rFonts w:hint="eastAsia"/>
            </w:rPr>
          </w:rPrChange>
        </w:rPr>
        <w:t>集</w:t>
      </w:r>
      <w:r>
        <w:rPr>
          <w:rFonts w:hint="eastAsia"/>
          <w:sz w:val="18"/>
          <w:szCs w:val="18"/>
          <w:rPrChange w:id="2397" w:author="吴潇" w:date="2014-12-23T08:50:00Z">
            <w:rPr>
              <w:rFonts w:hint="eastAsia"/>
            </w:rPr>
          </w:rPrChange>
        </w:rPr>
        <w:t>（</w:t>
      </w:r>
      <w:r>
        <w:rPr>
          <w:sz w:val="18"/>
          <w:szCs w:val="18"/>
          <w:rPrChange w:id="2398" w:author="吴潇" w:date="2014-12-23T08:50:00Z">
            <w:rPr/>
          </w:rPrChange>
        </w:rPr>
        <w:t>bindInfoQty</w:t>
      </w:r>
      <w:r>
        <w:rPr>
          <w:rFonts w:hint="eastAsia"/>
          <w:sz w:val="18"/>
          <w:szCs w:val="18"/>
          <w:rPrChange w:id="2399" w:author="吴潇" w:date="2014-12-23T08:50:00Z">
            <w:rPr>
              <w:rFonts w:hint="eastAsia"/>
            </w:rPr>
          </w:rPrChange>
        </w:rPr>
        <w:t>）数据元相关子域说明：</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2400" w:author="吴潇" w:date="2014-12-22T14:23:00Z">
          <w:tblPr>
            <w:tblStyle w:val="55"/>
            <w:tblW w:w="11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2259"/>
        <w:gridCol w:w="1892"/>
        <w:gridCol w:w="1848"/>
        <w:gridCol w:w="2755"/>
        <w:tblGridChange w:id="2401">
          <w:tblGrid>
            <w:gridCol w:w="1951"/>
            <w:gridCol w:w="1951"/>
            <w:gridCol w:w="2126"/>
            <w:gridCol w:w="1985"/>
            <w:gridCol w:w="3509"/>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402"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403" w:author="吴潇" w:date="2014-12-22T14:23:00Z">
              <w:tcPr>
                <w:tcW w:w="1951" w:type="dxa"/>
                <w:vAlign w:val="top"/>
              </w:tcPr>
            </w:tcPrChange>
          </w:tcPr>
          <w:p>
            <w:pPr>
              <w:numPr>
                <w:ilvl w:val="0"/>
                <w:numId w:val="0"/>
              </w:numPr>
              <w:jc w:val="center"/>
              <w:rPr>
                <w:ins w:id="2404" w:author="吴潇" w:date="2014-12-22T14:23:00Z"/>
                <w:sz w:val="18"/>
                <w:szCs w:val="18"/>
                <w:rPrChange w:id="2405" w:author="吴潇" w:date="2014-12-23T08:50:00Z">
                  <w:rPr/>
                </w:rPrChange>
              </w:rPr>
            </w:pPr>
            <w:ins w:id="2406" w:author="吴潇" w:date="2014-12-22T14:23:00Z">
              <w:r>
                <w:rPr>
                  <w:rFonts w:hint="eastAsia"/>
                  <w:sz w:val="18"/>
                  <w:szCs w:val="18"/>
                  <w:rPrChange w:id="2407" w:author="吴潇" w:date="2014-12-23T08:50:00Z">
                    <w:rPr>
                      <w:rFonts w:hint="eastAsia"/>
                    </w:rPr>
                  </w:rPrChange>
                </w:rPr>
                <w:t>序号</w:t>
              </w:r>
            </w:ins>
          </w:p>
        </w:tc>
        <w:tc>
          <w:tcPr>
            <w:tcW w:w="2259" w:type="dxa"/>
            <w:vAlign w:val="top"/>
            <w:tcPrChange w:id="2408" w:author="吴潇" w:date="2014-12-22T14:23:00Z">
              <w:tcPr>
                <w:tcW w:w="1951" w:type="dxa"/>
                <w:vAlign w:val="top"/>
              </w:tcPr>
            </w:tcPrChange>
          </w:tcPr>
          <w:p>
            <w:pPr>
              <w:numPr>
                <w:ilvl w:val="0"/>
                <w:numId w:val="0"/>
              </w:numPr>
              <w:jc w:val="center"/>
              <w:rPr>
                <w:sz w:val="18"/>
                <w:szCs w:val="18"/>
                <w:rPrChange w:id="2409" w:author="吴潇" w:date="2014-12-23T08:50:00Z">
                  <w:rPr/>
                </w:rPrChange>
              </w:rPr>
            </w:pPr>
            <w:r>
              <w:rPr>
                <w:rFonts w:hint="eastAsia"/>
                <w:sz w:val="18"/>
                <w:szCs w:val="18"/>
                <w:rPrChange w:id="2410" w:author="吴潇" w:date="2014-12-23T08:50:00Z">
                  <w:rPr>
                    <w:rFonts w:hint="eastAsia"/>
                  </w:rPr>
                </w:rPrChange>
              </w:rPr>
              <w:t>子域名</w:t>
            </w:r>
          </w:p>
        </w:tc>
        <w:tc>
          <w:tcPr>
            <w:tcW w:w="1892" w:type="dxa"/>
            <w:vAlign w:val="top"/>
            <w:tcPrChange w:id="2411" w:author="吴潇" w:date="2014-12-22T14:23:00Z">
              <w:tcPr>
                <w:tcW w:w="2126" w:type="dxa"/>
                <w:vAlign w:val="top"/>
              </w:tcPr>
            </w:tcPrChange>
          </w:tcPr>
          <w:p>
            <w:pPr>
              <w:numPr>
                <w:ilvl w:val="0"/>
                <w:numId w:val="0"/>
              </w:numPr>
              <w:jc w:val="center"/>
              <w:rPr>
                <w:sz w:val="18"/>
                <w:szCs w:val="18"/>
                <w:rPrChange w:id="2412" w:author="吴潇" w:date="2014-12-23T08:50:00Z">
                  <w:rPr/>
                </w:rPrChange>
              </w:rPr>
            </w:pPr>
            <w:r>
              <w:rPr>
                <w:rFonts w:hint="eastAsia"/>
                <w:sz w:val="18"/>
                <w:szCs w:val="18"/>
                <w:rPrChange w:id="2413" w:author="吴潇" w:date="2014-12-23T08:50:00Z">
                  <w:rPr>
                    <w:rFonts w:hint="eastAsia"/>
                  </w:rPr>
                </w:rPrChange>
              </w:rPr>
              <w:t>标</w:t>
            </w:r>
            <w:r>
              <w:rPr>
                <w:sz w:val="18"/>
                <w:szCs w:val="18"/>
                <w:rPrChange w:id="2414" w:author="吴潇" w:date="2014-12-23T08:50:00Z">
                  <w:rPr/>
                </w:rPrChange>
              </w:rPr>
              <w:t xml:space="preserve">  </w:t>
            </w:r>
            <w:r>
              <w:rPr>
                <w:rFonts w:hint="eastAsia"/>
                <w:sz w:val="18"/>
                <w:szCs w:val="18"/>
                <w:rPrChange w:id="2415" w:author="吴潇" w:date="2014-12-23T08:50:00Z">
                  <w:rPr>
                    <w:rFonts w:hint="eastAsia"/>
                  </w:rPr>
                </w:rPrChange>
              </w:rPr>
              <w:t>识</w:t>
            </w:r>
          </w:p>
        </w:tc>
        <w:tc>
          <w:tcPr>
            <w:tcW w:w="1848" w:type="dxa"/>
            <w:vAlign w:val="top"/>
            <w:tcPrChange w:id="2416" w:author="吴潇" w:date="2014-12-22T14:23:00Z">
              <w:tcPr>
                <w:tcW w:w="1985" w:type="dxa"/>
                <w:vAlign w:val="top"/>
              </w:tcPr>
            </w:tcPrChange>
          </w:tcPr>
          <w:p>
            <w:pPr>
              <w:numPr>
                <w:ilvl w:val="0"/>
                <w:numId w:val="0"/>
              </w:numPr>
              <w:jc w:val="center"/>
              <w:rPr>
                <w:sz w:val="18"/>
                <w:szCs w:val="18"/>
                <w:rPrChange w:id="2417" w:author="吴潇" w:date="2014-12-23T08:50:00Z">
                  <w:rPr/>
                </w:rPrChange>
              </w:rPr>
            </w:pPr>
            <w:r>
              <w:rPr>
                <w:rFonts w:hint="eastAsia"/>
                <w:sz w:val="18"/>
                <w:szCs w:val="18"/>
                <w:rPrChange w:id="2418" w:author="吴潇" w:date="2014-12-23T08:50:00Z">
                  <w:rPr>
                    <w:rFonts w:hint="eastAsia"/>
                  </w:rPr>
                </w:rPrChange>
              </w:rPr>
              <w:t>子域格式</w:t>
            </w:r>
          </w:p>
        </w:tc>
        <w:tc>
          <w:tcPr>
            <w:tcW w:w="2755" w:type="dxa"/>
            <w:vAlign w:val="top"/>
            <w:tcPrChange w:id="2419" w:author="吴潇" w:date="2014-12-22T14:23:00Z">
              <w:tcPr>
                <w:tcW w:w="3509" w:type="dxa"/>
                <w:vAlign w:val="top"/>
              </w:tcPr>
            </w:tcPrChange>
          </w:tcPr>
          <w:p>
            <w:pPr>
              <w:numPr>
                <w:ilvl w:val="0"/>
                <w:numId w:val="0"/>
              </w:numPr>
              <w:jc w:val="center"/>
              <w:rPr>
                <w:sz w:val="18"/>
                <w:szCs w:val="18"/>
                <w:rPrChange w:id="2420" w:author="吴潇" w:date="2014-12-23T08:50:00Z">
                  <w:rPr/>
                </w:rPrChange>
              </w:rPr>
            </w:pPr>
            <w:r>
              <w:rPr>
                <w:rFonts w:hint="eastAsia"/>
                <w:sz w:val="18"/>
                <w:szCs w:val="18"/>
                <w:rPrChange w:id="2421" w:author="吴潇" w:date="2014-12-23T08:50:00Z">
                  <w:rPr>
                    <w:rFonts w:hint="eastAsia"/>
                  </w:rPr>
                </w:rPrChange>
              </w:rPr>
              <w:t>说</w:t>
            </w:r>
            <w:r>
              <w:rPr>
                <w:sz w:val="18"/>
                <w:szCs w:val="18"/>
                <w:rPrChange w:id="2422" w:author="吴潇" w:date="2014-12-23T08:50:00Z">
                  <w:rPr/>
                </w:rPrChange>
              </w:rPr>
              <w:t xml:space="preserve">  </w:t>
            </w:r>
            <w:r>
              <w:rPr>
                <w:rFonts w:hint="eastAsia"/>
                <w:sz w:val="18"/>
                <w:szCs w:val="18"/>
                <w:rPrChange w:id="2423"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424"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425" w:author="吴潇" w:date="2014-12-22T14:23:00Z">
              <w:tcPr>
                <w:tcW w:w="1951" w:type="dxa"/>
                <w:vAlign w:val="top"/>
              </w:tcPr>
            </w:tcPrChange>
          </w:tcPr>
          <w:p>
            <w:pPr>
              <w:pStyle w:val="120"/>
              <w:numPr>
                <w:ilvl w:val="0"/>
                <w:numId w:val="26"/>
              </w:numPr>
              <w:tabs>
                <w:tab w:val="left" w:pos="360"/>
              </w:tabs>
              <w:ind w:firstLineChars="0"/>
              <w:jc w:val="center"/>
              <w:rPr>
                <w:ins w:id="2427" w:author="吴潇" w:date="2014-12-22T14:23:00Z"/>
                <w:sz w:val="18"/>
                <w:szCs w:val="18"/>
                <w:rPrChange w:id="2428" w:author="吴潇" w:date="2014-12-23T08:50:00Z">
                  <w:rPr/>
                </w:rPrChange>
              </w:rPr>
              <w:pPrChange w:id="2426" w:author="吴潇" w:date="2014-12-22T14:23:00Z">
                <w:pPr>
                  <w:numPr>
                    <w:ilvl w:val="0"/>
                    <w:numId w:val="0"/>
                  </w:numPr>
                  <w:tabs>
                    <w:tab w:val="clear" w:pos="360"/>
                    <w:tab w:val="clear" w:pos="784"/>
                  </w:tabs>
                  <w:jc w:val="center"/>
                </w:pPr>
              </w:pPrChange>
            </w:pPr>
          </w:p>
        </w:tc>
        <w:tc>
          <w:tcPr>
            <w:tcW w:w="2259" w:type="dxa"/>
            <w:vAlign w:val="top"/>
            <w:tcPrChange w:id="2429" w:author="吴潇" w:date="2014-12-22T14:23:00Z">
              <w:tcPr>
                <w:tcW w:w="1951" w:type="dxa"/>
                <w:vAlign w:val="top"/>
              </w:tcPr>
            </w:tcPrChange>
          </w:tcPr>
          <w:p>
            <w:pPr>
              <w:numPr>
                <w:ilvl w:val="0"/>
                <w:numId w:val="0"/>
              </w:numPr>
              <w:jc w:val="center"/>
              <w:outlineLvl w:val="4"/>
              <w:rPr>
                <w:rFonts w:eastAsia="宋体"/>
                <w:sz w:val="18"/>
                <w:szCs w:val="18"/>
                <w:rPrChange w:id="2430" w:author="吴潇" w:date="2014-12-23T08:50:00Z">
                  <w:rPr>
                    <w:rFonts w:eastAsia="黑体"/>
                  </w:rPr>
                </w:rPrChange>
              </w:rPr>
            </w:pPr>
            <w:r>
              <w:rPr>
                <w:rFonts w:hint="eastAsia"/>
                <w:sz w:val="18"/>
                <w:szCs w:val="18"/>
                <w:rPrChange w:id="2431" w:author="吴潇" w:date="2014-12-23T08:50:00Z">
                  <w:rPr>
                    <w:rFonts w:hint="eastAsia"/>
                  </w:rPr>
                </w:rPrChange>
              </w:rPr>
              <w:t>绑定关系标识号</w:t>
            </w:r>
          </w:p>
        </w:tc>
        <w:tc>
          <w:tcPr>
            <w:tcW w:w="1892" w:type="dxa"/>
            <w:vAlign w:val="top"/>
            <w:tcPrChange w:id="2432" w:author="吴潇" w:date="2014-12-22T14:23:00Z">
              <w:tcPr>
                <w:tcW w:w="2126" w:type="dxa"/>
                <w:vAlign w:val="top"/>
              </w:tcPr>
            </w:tcPrChange>
          </w:tcPr>
          <w:p>
            <w:pPr>
              <w:numPr>
                <w:ilvl w:val="0"/>
                <w:numId w:val="0"/>
              </w:numPr>
              <w:jc w:val="center"/>
              <w:outlineLvl w:val="4"/>
              <w:rPr>
                <w:rFonts w:eastAsia="宋体"/>
                <w:sz w:val="18"/>
                <w:szCs w:val="18"/>
                <w:rPrChange w:id="2433" w:author="吴潇" w:date="2014-12-23T08:50:00Z">
                  <w:rPr>
                    <w:rFonts w:eastAsia="黑体"/>
                  </w:rPr>
                </w:rPrChange>
              </w:rPr>
            </w:pPr>
            <w:r>
              <w:rPr>
                <w:sz w:val="18"/>
                <w:szCs w:val="18"/>
                <w:rPrChange w:id="2434" w:author="吴潇" w:date="2014-12-23T08:50:00Z">
                  <w:rPr/>
                </w:rPrChange>
              </w:rPr>
              <w:t>userId</w:t>
            </w:r>
          </w:p>
        </w:tc>
        <w:tc>
          <w:tcPr>
            <w:tcW w:w="1848" w:type="dxa"/>
            <w:vAlign w:val="top"/>
            <w:tcPrChange w:id="2435" w:author="吴潇" w:date="2014-12-22T14:23:00Z">
              <w:tcPr>
                <w:tcW w:w="1985" w:type="dxa"/>
                <w:vAlign w:val="top"/>
              </w:tcPr>
            </w:tcPrChange>
          </w:tcPr>
          <w:p>
            <w:pPr>
              <w:numPr>
                <w:ilvl w:val="0"/>
                <w:numId w:val="0"/>
              </w:numPr>
              <w:jc w:val="center"/>
              <w:outlineLvl w:val="4"/>
              <w:rPr>
                <w:rFonts w:eastAsia="宋体"/>
                <w:sz w:val="18"/>
                <w:szCs w:val="18"/>
                <w:rPrChange w:id="2436" w:author="吴潇" w:date="2014-12-23T08:50:00Z">
                  <w:rPr>
                    <w:rFonts w:eastAsia="黑体"/>
                  </w:rPr>
                </w:rPrChange>
              </w:rPr>
            </w:pPr>
            <w:r>
              <w:rPr>
                <w:sz w:val="18"/>
                <w:szCs w:val="18"/>
                <w:rPrChange w:id="2437" w:author="吴潇" w:date="2014-12-23T08:50:00Z">
                  <w:rPr/>
                </w:rPrChange>
              </w:rPr>
              <w:t>AN1…100</w:t>
            </w:r>
          </w:p>
        </w:tc>
        <w:tc>
          <w:tcPr>
            <w:tcW w:w="2755" w:type="dxa"/>
            <w:vAlign w:val="top"/>
            <w:tcPrChange w:id="2438" w:author="吴潇" w:date="2014-12-22T14:23:00Z">
              <w:tcPr>
                <w:tcW w:w="3509" w:type="dxa"/>
                <w:vAlign w:val="top"/>
              </w:tcPr>
            </w:tcPrChange>
          </w:tcPr>
          <w:p>
            <w:pPr>
              <w:numPr>
                <w:ilvl w:val="0"/>
                <w:numId w:val="0"/>
              </w:numPr>
              <w:spacing w:line="0" w:lineRule="atLeast"/>
              <w:outlineLvl w:val="4"/>
              <w:rPr>
                <w:rFonts w:eastAsia="宋体"/>
                <w:sz w:val="18"/>
                <w:szCs w:val="18"/>
                <w:rPrChange w:id="2439" w:author="吴潇" w:date="2014-12-23T08:50:00Z">
                  <w:rPr>
                    <w:rFonts w:eastAsia="黑体"/>
                  </w:rPr>
                </w:rPrChange>
              </w:rPr>
            </w:pPr>
            <w:r>
              <w:rPr>
                <w:rFonts w:hint="eastAsia"/>
                <w:sz w:val="18"/>
                <w:szCs w:val="18"/>
                <w:rPrChange w:id="2440" w:author="吴潇" w:date="2014-12-23T08:50:00Z">
                  <w:rPr>
                    <w:rFonts w:hint="eastAsia"/>
                  </w:rPr>
                </w:rPrChange>
              </w:rPr>
              <w:t>返回该匹配定制标识号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441"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442" w:author="吴潇" w:date="2014-12-22T14:23:00Z">
              <w:tcPr>
                <w:tcW w:w="1951" w:type="dxa"/>
                <w:vAlign w:val="top"/>
              </w:tcPr>
            </w:tcPrChange>
          </w:tcPr>
          <w:p>
            <w:pPr>
              <w:pStyle w:val="120"/>
              <w:numPr>
                <w:ilvl w:val="0"/>
                <w:numId w:val="26"/>
              </w:numPr>
              <w:tabs>
                <w:tab w:val="left" w:pos="360"/>
              </w:tabs>
              <w:ind w:firstLineChars="0"/>
              <w:jc w:val="center"/>
              <w:rPr>
                <w:ins w:id="2444" w:author="吴潇" w:date="2014-12-22T14:23:00Z"/>
                <w:sz w:val="18"/>
                <w:szCs w:val="18"/>
                <w:rPrChange w:id="2445" w:author="吴潇" w:date="2014-12-23T08:50:00Z">
                  <w:rPr/>
                </w:rPrChange>
              </w:rPr>
              <w:pPrChange w:id="2443" w:author="吴潇" w:date="2014-12-22T14:23:00Z">
                <w:pPr>
                  <w:numPr>
                    <w:ilvl w:val="0"/>
                    <w:numId w:val="0"/>
                  </w:numPr>
                  <w:tabs>
                    <w:tab w:val="clear" w:pos="360"/>
                    <w:tab w:val="clear" w:pos="784"/>
                  </w:tabs>
                  <w:jc w:val="center"/>
                </w:pPr>
              </w:pPrChange>
            </w:pPr>
          </w:p>
        </w:tc>
        <w:tc>
          <w:tcPr>
            <w:tcW w:w="2259" w:type="dxa"/>
            <w:vAlign w:val="top"/>
            <w:tcPrChange w:id="2446" w:author="吴潇" w:date="2014-12-22T14:23:00Z">
              <w:tcPr>
                <w:tcW w:w="1951" w:type="dxa"/>
                <w:vAlign w:val="top"/>
              </w:tcPr>
            </w:tcPrChange>
          </w:tcPr>
          <w:p>
            <w:pPr>
              <w:numPr>
                <w:ilvl w:val="0"/>
                <w:numId w:val="0"/>
              </w:numPr>
              <w:jc w:val="center"/>
              <w:outlineLvl w:val="4"/>
              <w:rPr>
                <w:rFonts w:eastAsia="宋体"/>
                <w:sz w:val="18"/>
                <w:szCs w:val="18"/>
                <w:rPrChange w:id="2447" w:author="吴潇" w:date="2014-12-23T08:50:00Z">
                  <w:rPr>
                    <w:rFonts w:eastAsia="黑体"/>
                  </w:rPr>
                </w:rPrChange>
              </w:rPr>
            </w:pPr>
            <w:r>
              <w:rPr>
                <w:rFonts w:hint="eastAsia"/>
                <w:sz w:val="18"/>
                <w:szCs w:val="18"/>
                <w:rPrChange w:id="2448" w:author="吴潇" w:date="2014-12-23T08:50:00Z">
                  <w:rPr>
                    <w:rFonts w:hint="eastAsia"/>
                  </w:rPr>
                </w:rPrChange>
              </w:rPr>
              <w:t>绑定关系信息</w:t>
            </w:r>
          </w:p>
        </w:tc>
        <w:tc>
          <w:tcPr>
            <w:tcW w:w="1892" w:type="dxa"/>
            <w:vAlign w:val="top"/>
            <w:tcPrChange w:id="2449" w:author="吴潇" w:date="2014-12-22T14:23:00Z">
              <w:tcPr>
                <w:tcW w:w="2126" w:type="dxa"/>
                <w:vAlign w:val="top"/>
              </w:tcPr>
            </w:tcPrChange>
          </w:tcPr>
          <w:p>
            <w:pPr>
              <w:numPr>
                <w:ilvl w:val="0"/>
                <w:numId w:val="0"/>
              </w:numPr>
              <w:jc w:val="center"/>
              <w:outlineLvl w:val="4"/>
              <w:rPr>
                <w:rFonts w:eastAsia="宋体"/>
                <w:sz w:val="18"/>
                <w:szCs w:val="18"/>
                <w:rPrChange w:id="2450" w:author="吴潇" w:date="2014-12-23T08:50:00Z">
                  <w:rPr>
                    <w:rFonts w:eastAsia="黑体"/>
                  </w:rPr>
                </w:rPrChange>
              </w:rPr>
            </w:pPr>
            <w:r>
              <w:rPr>
                <w:sz w:val="18"/>
                <w:szCs w:val="18"/>
                <w:rPrChange w:id="2451" w:author="吴潇" w:date="2014-12-23T08:50:00Z">
                  <w:rPr/>
                </w:rPrChange>
              </w:rPr>
              <w:t>bindinfo</w:t>
            </w:r>
          </w:p>
        </w:tc>
        <w:tc>
          <w:tcPr>
            <w:tcW w:w="1848" w:type="dxa"/>
            <w:vAlign w:val="top"/>
            <w:tcPrChange w:id="2452" w:author="吴潇" w:date="2014-12-22T14:23:00Z">
              <w:tcPr>
                <w:tcW w:w="1985" w:type="dxa"/>
                <w:vAlign w:val="top"/>
              </w:tcPr>
            </w:tcPrChange>
          </w:tcPr>
          <w:p>
            <w:pPr>
              <w:numPr>
                <w:ilvl w:val="0"/>
                <w:numId w:val="0"/>
              </w:numPr>
              <w:jc w:val="center"/>
              <w:outlineLvl w:val="4"/>
              <w:rPr>
                <w:rFonts w:eastAsia="宋体"/>
                <w:sz w:val="18"/>
                <w:szCs w:val="18"/>
                <w:rPrChange w:id="2453" w:author="吴潇" w:date="2014-12-23T08:50:00Z">
                  <w:rPr>
                    <w:rFonts w:eastAsia="黑体"/>
                  </w:rPr>
                </w:rPrChange>
              </w:rPr>
            </w:pPr>
            <w:r>
              <w:rPr>
                <w:sz w:val="18"/>
                <w:szCs w:val="18"/>
                <w:rPrChange w:id="2454" w:author="吴潇" w:date="2014-12-23T08:50:00Z">
                  <w:rPr>
                    <w:szCs w:val="21"/>
                  </w:rPr>
                </w:rPrChange>
              </w:rPr>
              <w:t>ANS1..100</w:t>
            </w:r>
          </w:p>
        </w:tc>
        <w:tc>
          <w:tcPr>
            <w:tcW w:w="2755" w:type="dxa"/>
            <w:vAlign w:val="top"/>
            <w:tcPrChange w:id="2455" w:author="吴潇" w:date="2014-12-22T14:23:00Z">
              <w:tcPr>
                <w:tcW w:w="3509" w:type="dxa"/>
                <w:vAlign w:val="top"/>
              </w:tcPr>
            </w:tcPrChange>
          </w:tcPr>
          <w:p>
            <w:pPr>
              <w:numPr>
                <w:ilvl w:val="0"/>
                <w:numId w:val="0"/>
              </w:numPr>
              <w:spacing w:line="0" w:lineRule="atLeast"/>
              <w:rPr>
                <w:sz w:val="18"/>
                <w:szCs w:val="18"/>
                <w:rPrChange w:id="2456"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457"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458" w:author="吴潇" w:date="2014-12-22T14:23:00Z">
              <w:tcPr>
                <w:tcW w:w="1951" w:type="dxa"/>
                <w:vAlign w:val="top"/>
              </w:tcPr>
            </w:tcPrChange>
          </w:tcPr>
          <w:p>
            <w:pPr>
              <w:pStyle w:val="120"/>
              <w:numPr>
                <w:ilvl w:val="0"/>
                <w:numId w:val="26"/>
              </w:numPr>
              <w:tabs>
                <w:tab w:val="left" w:pos="360"/>
              </w:tabs>
              <w:ind w:firstLineChars="0"/>
              <w:jc w:val="center"/>
              <w:rPr>
                <w:ins w:id="2460" w:author="吴潇" w:date="2014-12-22T14:23:00Z"/>
                <w:sz w:val="18"/>
                <w:szCs w:val="18"/>
                <w:rPrChange w:id="2461" w:author="吴潇" w:date="2014-12-23T08:50:00Z">
                  <w:rPr/>
                </w:rPrChange>
              </w:rPr>
              <w:pPrChange w:id="2459" w:author="吴潇" w:date="2014-12-22T14:23:00Z">
                <w:pPr>
                  <w:numPr>
                    <w:ilvl w:val="0"/>
                    <w:numId w:val="0"/>
                  </w:numPr>
                  <w:tabs>
                    <w:tab w:val="clear" w:pos="360"/>
                    <w:tab w:val="clear" w:pos="784"/>
                  </w:tabs>
                  <w:jc w:val="center"/>
                </w:pPr>
              </w:pPrChange>
            </w:pPr>
          </w:p>
        </w:tc>
        <w:tc>
          <w:tcPr>
            <w:tcW w:w="2259" w:type="dxa"/>
            <w:vAlign w:val="top"/>
            <w:tcPrChange w:id="2462" w:author="吴潇" w:date="2014-12-22T14:23:00Z">
              <w:tcPr>
                <w:tcW w:w="1951" w:type="dxa"/>
                <w:vAlign w:val="top"/>
              </w:tcPr>
            </w:tcPrChange>
          </w:tcPr>
          <w:p>
            <w:pPr>
              <w:numPr>
                <w:ilvl w:val="0"/>
                <w:numId w:val="0"/>
              </w:numPr>
              <w:jc w:val="center"/>
              <w:outlineLvl w:val="4"/>
              <w:rPr>
                <w:rFonts w:eastAsia="宋体"/>
                <w:sz w:val="18"/>
                <w:szCs w:val="18"/>
                <w:rPrChange w:id="2463" w:author="吴潇" w:date="2014-12-23T08:50:00Z">
                  <w:rPr>
                    <w:rFonts w:eastAsia="黑体"/>
                  </w:rPr>
                </w:rPrChange>
              </w:rPr>
            </w:pPr>
            <w:r>
              <w:rPr>
                <w:rFonts w:hint="eastAsia"/>
                <w:sz w:val="18"/>
                <w:szCs w:val="18"/>
                <w:rPrChange w:id="2464" w:author="吴潇" w:date="2014-12-23T08:50:00Z">
                  <w:rPr>
                    <w:rFonts w:hint="eastAsia"/>
                  </w:rPr>
                </w:rPrChange>
              </w:rPr>
              <w:t>风险级别</w:t>
            </w:r>
          </w:p>
        </w:tc>
        <w:tc>
          <w:tcPr>
            <w:tcW w:w="1892" w:type="dxa"/>
            <w:vAlign w:val="top"/>
            <w:tcPrChange w:id="2465" w:author="吴潇" w:date="2014-12-22T14:23:00Z">
              <w:tcPr>
                <w:tcW w:w="2126" w:type="dxa"/>
                <w:vAlign w:val="top"/>
              </w:tcPr>
            </w:tcPrChange>
          </w:tcPr>
          <w:p>
            <w:pPr>
              <w:numPr>
                <w:ilvl w:val="0"/>
                <w:numId w:val="0"/>
              </w:numPr>
              <w:jc w:val="center"/>
              <w:outlineLvl w:val="4"/>
              <w:rPr>
                <w:rFonts w:eastAsia="宋体"/>
                <w:sz w:val="18"/>
                <w:szCs w:val="18"/>
                <w:rPrChange w:id="2466" w:author="吴潇" w:date="2014-12-23T08:50:00Z">
                  <w:rPr>
                    <w:rFonts w:eastAsia="黑体"/>
                  </w:rPr>
                </w:rPrChange>
              </w:rPr>
            </w:pPr>
            <w:r>
              <w:rPr>
                <w:sz w:val="18"/>
                <w:szCs w:val="18"/>
                <w:rPrChange w:id="2467" w:author="吴潇" w:date="2014-12-23T08:50:00Z">
                  <w:rPr/>
                </w:rPrChange>
              </w:rPr>
              <w:t>riskLevl</w:t>
            </w:r>
          </w:p>
        </w:tc>
        <w:tc>
          <w:tcPr>
            <w:tcW w:w="1848" w:type="dxa"/>
            <w:vAlign w:val="top"/>
            <w:tcPrChange w:id="2468" w:author="吴潇" w:date="2014-12-22T14:23:00Z">
              <w:tcPr>
                <w:tcW w:w="1985" w:type="dxa"/>
                <w:vAlign w:val="top"/>
              </w:tcPr>
            </w:tcPrChange>
          </w:tcPr>
          <w:p>
            <w:pPr>
              <w:numPr>
                <w:ilvl w:val="0"/>
                <w:numId w:val="0"/>
              </w:numPr>
              <w:jc w:val="center"/>
              <w:outlineLvl w:val="4"/>
              <w:rPr>
                <w:rFonts w:eastAsia="宋体"/>
                <w:sz w:val="18"/>
                <w:szCs w:val="18"/>
                <w:rPrChange w:id="2469" w:author="吴潇" w:date="2014-12-23T08:50:00Z">
                  <w:rPr>
                    <w:rFonts w:eastAsia="黑体"/>
                  </w:rPr>
                </w:rPrChange>
              </w:rPr>
            </w:pPr>
            <w:r>
              <w:rPr>
                <w:sz w:val="18"/>
                <w:szCs w:val="18"/>
                <w:rPrChange w:id="2470" w:author="吴潇" w:date="2014-12-23T08:50:00Z">
                  <w:rPr/>
                </w:rPrChange>
              </w:rPr>
              <w:t>N1</w:t>
            </w:r>
          </w:p>
        </w:tc>
        <w:tc>
          <w:tcPr>
            <w:tcW w:w="2755" w:type="dxa"/>
            <w:vAlign w:val="top"/>
            <w:tcPrChange w:id="2471" w:author="吴潇" w:date="2014-12-22T14:23:00Z">
              <w:tcPr>
                <w:tcW w:w="3509" w:type="dxa"/>
                <w:vAlign w:val="top"/>
              </w:tcPr>
            </w:tcPrChange>
          </w:tcPr>
          <w:p>
            <w:pPr>
              <w:numPr>
                <w:ilvl w:val="0"/>
                <w:numId w:val="0"/>
              </w:numPr>
              <w:spacing w:line="0" w:lineRule="atLeast"/>
              <w:outlineLvl w:val="4"/>
              <w:rPr>
                <w:rFonts w:eastAsia="宋体"/>
                <w:sz w:val="18"/>
                <w:szCs w:val="18"/>
                <w:rPrChange w:id="2472" w:author="吴潇" w:date="2014-12-23T08:50:00Z">
                  <w:rPr>
                    <w:rFonts w:eastAsia="黑体"/>
                  </w:rPr>
                </w:rPrChange>
              </w:rPr>
            </w:pPr>
            <w:r>
              <w:rPr>
                <w:rFonts w:hint="eastAsia"/>
                <w:sz w:val="18"/>
                <w:szCs w:val="18"/>
                <w:rPrChange w:id="2473" w:author="吴潇" w:date="2014-12-23T08:50:00Z">
                  <w:rPr>
                    <w:rFonts w:hint="eastAsia"/>
                  </w:rPr>
                </w:rPrChange>
              </w:rPr>
              <w:t>应答时：返回风险标志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474"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475" w:author="吴潇" w:date="2014-12-22T14:23:00Z">
              <w:tcPr>
                <w:tcW w:w="1951" w:type="dxa"/>
                <w:vAlign w:val="top"/>
              </w:tcPr>
            </w:tcPrChange>
          </w:tcPr>
          <w:p>
            <w:pPr>
              <w:pStyle w:val="120"/>
              <w:numPr>
                <w:ilvl w:val="0"/>
                <w:numId w:val="26"/>
              </w:numPr>
              <w:tabs>
                <w:tab w:val="left" w:pos="360"/>
              </w:tabs>
              <w:ind w:firstLineChars="0"/>
              <w:jc w:val="center"/>
              <w:rPr>
                <w:ins w:id="2477" w:author="吴潇" w:date="2014-12-22T14:23:00Z"/>
                <w:sz w:val="18"/>
                <w:szCs w:val="18"/>
                <w:rPrChange w:id="2478" w:author="吴潇" w:date="2014-12-23T08:50:00Z">
                  <w:rPr/>
                </w:rPrChange>
              </w:rPr>
              <w:pPrChange w:id="2476" w:author="吴潇" w:date="2014-12-22T14:23:00Z">
                <w:pPr>
                  <w:numPr>
                    <w:ilvl w:val="0"/>
                    <w:numId w:val="0"/>
                  </w:numPr>
                  <w:tabs>
                    <w:tab w:val="clear" w:pos="360"/>
                    <w:tab w:val="clear" w:pos="784"/>
                  </w:tabs>
                  <w:jc w:val="center"/>
                </w:pPr>
              </w:pPrChange>
            </w:pPr>
          </w:p>
        </w:tc>
        <w:tc>
          <w:tcPr>
            <w:tcW w:w="2259" w:type="dxa"/>
            <w:vAlign w:val="top"/>
            <w:tcPrChange w:id="2479" w:author="吴潇" w:date="2014-12-22T14:23:00Z">
              <w:tcPr>
                <w:tcW w:w="1951" w:type="dxa"/>
                <w:vAlign w:val="top"/>
              </w:tcPr>
            </w:tcPrChange>
          </w:tcPr>
          <w:p>
            <w:pPr>
              <w:numPr>
                <w:ilvl w:val="0"/>
                <w:numId w:val="0"/>
              </w:numPr>
              <w:jc w:val="center"/>
              <w:outlineLvl w:val="4"/>
              <w:rPr>
                <w:rFonts w:eastAsia="宋体"/>
                <w:sz w:val="18"/>
                <w:szCs w:val="18"/>
                <w:rPrChange w:id="2480" w:author="吴潇" w:date="2014-12-23T08:50:00Z">
                  <w:rPr>
                    <w:rFonts w:eastAsia="黑体"/>
                  </w:rPr>
                </w:rPrChange>
              </w:rPr>
            </w:pPr>
            <w:r>
              <w:rPr>
                <w:rFonts w:hint="eastAsia"/>
                <w:sz w:val="18"/>
                <w:szCs w:val="18"/>
                <w:rPrChange w:id="2481" w:author="吴潇" w:date="2014-12-23T08:50:00Z">
                  <w:rPr>
                    <w:rFonts w:hint="eastAsia"/>
                  </w:rPr>
                </w:rPrChange>
              </w:rPr>
              <w:t>账号</w:t>
            </w:r>
          </w:p>
        </w:tc>
        <w:tc>
          <w:tcPr>
            <w:tcW w:w="1892" w:type="dxa"/>
            <w:vAlign w:val="top"/>
            <w:tcPrChange w:id="2482" w:author="吴潇" w:date="2014-12-22T14:23:00Z">
              <w:tcPr>
                <w:tcW w:w="2126" w:type="dxa"/>
                <w:vAlign w:val="top"/>
              </w:tcPr>
            </w:tcPrChange>
          </w:tcPr>
          <w:p>
            <w:pPr>
              <w:numPr>
                <w:ilvl w:val="0"/>
                <w:numId w:val="0"/>
              </w:numPr>
              <w:jc w:val="center"/>
              <w:outlineLvl w:val="4"/>
              <w:rPr>
                <w:rFonts w:eastAsia="宋体"/>
                <w:sz w:val="18"/>
                <w:szCs w:val="18"/>
                <w:rPrChange w:id="2483" w:author="吴潇" w:date="2014-12-23T08:50:00Z">
                  <w:rPr>
                    <w:rFonts w:eastAsia="黑体"/>
                  </w:rPr>
                </w:rPrChange>
              </w:rPr>
            </w:pPr>
            <w:r>
              <w:rPr>
                <w:sz w:val="18"/>
                <w:szCs w:val="18"/>
                <w:rPrChange w:id="2484" w:author="吴潇" w:date="2014-12-23T08:50:00Z">
                  <w:rPr/>
                </w:rPrChange>
              </w:rPr>
              <w:t>pan</w:t>
            </w:r>
          </w:p>
        </w:tc>
        <w:tc>
          <w:tcPr>
            <w:tcW w:w="1848" w:type="dxa"/>
            <w:vAlign w:val="top"/>
            <w:tcPrChange w:id="2485" w:author="吴潇" w:date="2014-12-22T14:23:00Z">
              <w:tcPr>
                <w:tcW w:w="1985" w:type="dxa"/>
                <w:vAlign w:val="top"/>
              </w:tcPr>
            </w:tcPrChange>
          </w:tcPr>
          <w:p>
            <w:pPr>
              <w:numPr>
                <w:ilvl w:val="0"/>
                <w:numId w:val="0"/>
              </w:numPr>
              <w:jc w:val="center"/>
              <w:outlineLvl w:val="4"/>
              <w:rPr>
                <w:rFonts w:eastAsia="宋体"/>
                <w:sz w:val="18"/>
                <w:szCs w:val="18"/>
                <w:rPrChange w:id="2486" w:author="吴潇" w:date="2014-12-23T08:50:00Z">
                  <w:rPr>
                    <w:rFonts w:eastAsia="黑体"/>
                  </w:rPr>
                </w:rPrChange>
              </w:rPr>
            </w:pPr>
            <w:r>
              <w:rPr>
                <w:sz w:val="18"/>
                <w:szCs w:val="18"/>
                <w:rPrChange w:id="2487" w:author="吴潇" w:date="2014-12-23T08:50:00Z">
                  <w:rPr/>
                </w:rPrChange>
              </w:rPr>
              <w:t>AN11..19</w:t>
            </w:r>
          </w:p>
        </w:tc>
        <w:tc>
          <w:tcPr>
            <w:tcW w:w="2755" w:type="dxa"/>
            <w:vAlign w:val="top"/>
            <w:tcPrChange w:id="2488" w:author="吴潇" w:date="2014-12-22T14:23:00Z">
              <w:tcPr>
                <w:tcW w:w="3509" w:type="dxa"/>
                <w:vAlign w:val="top"/>
              </w:tcPr>
            </w:tcPrChange>
          </w:tcPr>
          <w:p>
            <w:pPr>
              <w:numPr>
                <w:ilvl w:val="0"/>
                <w:numId w:val="0"/>
              </w:numPr>
              <w:outlineLvl w:val="4"/>
              <w:rPr>
                <w:rFonts w:eastAsia="宋体"/>
                <w:sz w:val="18"/>
                <w:szCs w:val="18"/>
                <w:rPrChange w:id="2489" w:author="吴潇" w:date="2014-12-23T08:50:00Z">
                  <w:rPr>
                    <w:rFonts w:eastAsia="黑体"/>
                  </w:rPr>
                </w:rPrChange>
              </w:rPr>
            </w:pPr>
            <w:r>
              <w:rPr>
                <w:rFonts w:hint="eastAsia"/>
                <w:sz w:val="18"/>
                <w:szCs w:val="18"/>
                <w:rPrChange w:id="2490" w:author="吴潇" w:date="2014-12-23T08:50:00Z">
                  <w:rPr>
                    <w:rFonts w:hint="eastAsia"/>
                  </w:rPr>
                </w:rPrChange>
              </w:rPr>
              <w:t>请求时：卡号后</w:t>
            </w:r>
            <w:r>
              <w:rPr>
                <w:sz w:val="18"/>
                <w:szCs w:val="18"/>
                <w:rPrChange w:id="2491" w:author="吴潇" w:date="2014-12-23T08:50:00Z">
                  <w:rPr/>
                </w:rPrChange>
              </w:rPr>
              <w:t>4</w:t>
            </w:r>
            <w:r>
              <w:rPr>
                <w:rFonts w:hint="eastAsia"/>
                <w:sz w:val="18"/>
                <w:szCs w:val="18"/>
                <w:rPrChange w:id="2492" w:author="吴潇" w:date="2014-12-23T08:50:00Z">
                  <w:rPr>
                    <w:rFonts w:hint="eastAsia"/>
                  </w:rPr>
                </w:rPrChange>
              </w:rPr>
              <w:t>位或全卡号（若仅卡号为查询条件，则需输入全卡号）；应答时返回该匹配的已绑定卡号的后</w:t>
            </w:r>
            <w:r>
              <w:rPr>
                <w:sz w:val="18"/>
                <w:szCs w:val="18"/>
                <w:rPrChange w:id="2493" w:author="吴潇" w:date="2014-12-23T08:50:00Z">
                  <w:rPr/>
                </w:rPrChange>
              </w:rPr>
              <w:t>4</w:t>
            </w:r>
            <w:r>
              <w:rPr>
                <w:rFonts w:hint="eastAsia"/>
                <w:sz w:val="18"/>
                <w:szCs w:val="18"/>
                <w:rPrChange w:id="2494" w:author="吴潇" w:date="2014-12-23T08:50:00Z">
                  <w:rPr>
                    <w:rFonts w:hint="eastAsia"/>
                  </w:rPr>
                </w:rPrChange>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495"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496" w:author="吴潇" w:date="2014-12-22T14:23:00Z">
              <w:tcPr>
                <w:tcW w:w="1951" w:type="dxa"/>
                <w:vAlign w:val="top"/>
              </w:tcPr>
            </w:tcPrChange>
          </w:tcPr>
          <w:p>
            <w:pPr>
              <w:pStyle w:val="120"/>
              <w:numPr>
                <w:ilvl w:val="0"/>
                <w:numId w:val="26"/>
              </w:numPr>
              <w:tabs>
                <w:tab w:val="left" w:pos="360"/>
              </w:tabs>
              <w:ind w:firstLineChars="0"/>
              <w:jc w:val="center"/>
              <w:rPr>
                <w:ins w:id="2498" w:author="吴潇" w:date="2014-12-22T14:23:00Z"/>
                <w:sz w:val="18"/>
                <w:szCs w:val="18"/>
                <w:rPrChange w:id="2499" w:author="吴潇" w:date="2014-12-23T08:50:00Z">
                  <w:rPr/>
                </w:rPrChange>
              </w:rPr>
              <w:pPrChange w:id="2497" w:author="吴潇" w:date="2014-12-22T14:23:00Z">
                <w:pPr>
                  <w:numPr>
                    <w:ilvl w:val="0"/>
                    <w:numId w:val="0"/>
                  </w:numPr>
                  <w:tabs>
                    <w:tab w:val="clear" w:pos="360"/>
                    <w:tab w:val="clear" w:pos="784"/>
                  </w:tabs>
                  <w:jc w:val="center"/>
                </w:pPr>
              </w:pPrChange>
            </w:pPr>
          </w:p>
        </w:tc>
        <w:tc>
          <w:tcPr>
            <w:tcW w:w="2259" w:type="dxa"/>
            <w:vAlign w:val="top"/>
            <w:tcPrChange w:id="2500" w:author="吴潇" w:date="2014-12-22T14:23:00Z">
              <w:tcPr>
                <w:tcW w:w="1951" w:type="dxa"/>
                <w:vAlign w:val="top"/>
              </w:tcPr>
            </w:tcPrChange>
          </w:tcPr>
          <w:p>
            <w:pPr>
              <w:numPr>
                <w:ilvl w:val="0"/>
                <w:numId w:val="0"/>
              </w:numPr>
              <w:jc w:val="center"/>
              <w:outlineLvl w:val="4"/>
              <w:rPr>
                <w:rFonts w:eastAsia="宋体"/>
                <w:sz w:val="18"/>
                <w:szCs w:val="18"/>
                <w:rPrChange w:id="2501" w:author="吴潇" w:date="2014-12-23T08:50:00Z">
                  <w:rPr>
                    <w:rFonts w:eastAsia="黑体"/>
                  </w:rPr>
                </w:rPrChange>
              </w:rPr>
            </w:pPr>
            <w:r>
              <w:rPr>
                <w:rFonts w:hint="eastAsia"/>
                <w:sz w:val="18"/>
                <w:szCs w:val="18"/>
                <w:rPrChange w:id="2502" w:author="吴潇" w:date="2014-12-23T08:50:00Z">
                  <w:rPr>
                    <w:rFonts w:hint="eastAsia"/>
                  </w:rPr>
                </w:rPrChange>
              </w:rPr>
              <w:t>余额</w:t>
            </w:r>
          </w:p>
        </w:tc>
        <w:tc>
          <w:tcPr>
            <w:tcW w:w="1892" w:type="dxa"/>
            <w:vAlign w:val="top"/>
            <w:tcPrChange w:id="2503" w:author="吴潇" w:date="2014-12-22T14:23:00Z">
              <w:tcPr>
                <w:tcW w:w="2126" w:type="dxa"/>
                <w:vAlign w:val="top"/>
              </w:tcPr>
            </w:tcPrChange>
          </w:tcPr>
          <w:p>
            <w:pPr>
              <w:numPr>
                <w:ilvl w:val="0"/>
                <w:numId w:val="0"/>
              </w:numPr>
              <w:jc w:val="center"/>
              <w:outlineLvl w:val="4"/>
              <w:rPr>
                <w:rFonts w:eastAsia="宋体"/>
                <w:sz w:val="18"/>
                <w:szCs w:val="18"/>
                <w:rPrChange w:id="2504" w:author="吴潇" w:date="2014-12-23T08:50:00Z">
                  <w:rPr>
                    <w:rFonts w:eastAsia="黑体"/>
                  </w:rPr>
                </w:rPrChange>
              </w:rPr>
            </w:pPr>
            <w:r>
              <w:rPr>
                <w:sz w:val="18"/>
                <w:szCs w:val="18"/>
                <w:rPrChange w:id="2505" w:author="吴潇" w:date="2014-12-23T08:50:00Z">
                  <w:rPr/>
                </w:rPrChange>
              </w:rPr>
              <w:t>balance</w:t>
            </w:r>
          </w:p>
        </w:tc>
        <w:tc>
          <w:tcPr>
            <w:tcW w:w="1848" w:type="dxa"/>
            <w:vAlign w:val="top"/>
            <w:tcPrChange w:id="2506" w:author="吴潇" w:date="2014-12-22T14:23:00Z">
              <w:tcPr>
                <w:tcW w:w="1985" w:type="dxa"/>
                <w:vAlign w:val="top"/>
              </w:tcPr>
            </w:tcPrChange>
          </w:tcPr>
          <w:p>
            <w:pPr>
              <w:numPr>
                <w:ilvl w:val="0"/>
                <w:numId w:val="0"/>
              </w:numPr>
              <w:jc w:val="center"/>
              <w:outlineLvl w:val="4"/>
              <w:rPr>
                <w:rFonts w:eastAsia="宋体"/>
                <w:sz w:val="18"/>
                <w:szCs w:val="18"/>
                <w:rPrChange w:id="2507" w:author="吴潇" w:date="2014-12-23T08:50:00Z">
                  <w:rPr>
                    <w:rFonts w:eastAsia="黑体"/>
                  </w:rPr>
                </w:rPrChange>
              </w:rPr>
            </w:pPr>
            <w:r>
              <w:rPr>
                <w:sz w:val="18"/>
                <w:szCs w:val="18"/>
                <w:rPrChange w:id="2508" w:author="吴潇" w:date="2014-12-23T08:50:00Z">
                  <w:rPr/>
                </w:rPrChange>
              </w:rPr>
              <w:t>N1..12</w:t>
            </w:r>
          </w:p>
        </w:tc>
        <w:tc>
          <w:tcPr>
            <w:tcW w:w="2755" w:type="dxa"/>
            <w:vAlign w:val="top"/>
            <w:tcPrChange w:id="2509" w:author="吴潇" w:date="2014-12-22T14:23:00Z">
              <w:tcPr>
                <w:tcW w:w="3509" w:type="dxa"/>
                <w:vAlign w:val="top"/>
              </w:tcPr>
            </w:tcPrChange>
          </w:tcPr>
          <w:p>
            <w:pPr>
              <w:numPr>
                <w:ilvl w:val="0"/>
                <w:numId w:val="0"/>
              </w:numPr>
              <w:spacing w:line="0" w:lineRule="atLeast"/>
              <w:outlineLvl w:val="4"/>
              <w:rPr>
                <w:rFonts w:eastAsia="宋体"/>
                <w:sz w:val="18"/>
                <w:szCs w:val="18"/>
                <w:rPrChange w:id="2510" w:author="吴潇" w:date="2014-12-23T08:50:00Z">
                  <w:rPr>
                    <w:rFonts w:eastAsia="黑体"/>
                  </w:rPr>
                </w:rPrChange>
              </w:rPr>
            </w:pPr>
            <w:r>
              <w:rPr>
                <w:rFonts w:hint="eastAsia"/>
                <w:sz w:val="18"/>
                <w:szCs w:val="18"/>
                <w:rPrChange w:id="2511" w:author="吴潇" w:date="2014-12-23T08:50:00Z">
                  <w:rPr>
                    <w:rFonts w:hint="eastAsia"/>
                  </w:rPr>
                </w:rPrChange>
              </w:rPr>
              <w:t>以分为单位</w:t>
            </w:r>
          </w:p>
          <w:p>
            <w:pPr>
              <w:numPr>
                <w:ilvl w:val="0"/>
                <w:numId w:val="0"/>
              </w:numPr>
              <w:spacing w:line="0" w:lineRule="atLeast"/>
              <w:rPr>
                <w:sz w:val="18"/>
                <w:szCs w:val="18"/>
                <w:rPrChange w:id="2512" w:author="吴潇" w:date="2014-12-23T08:50:00Z">
                  <w:rPr/>
                </w:rPrChange>
              </w:rPr>
            </w:pPr>
            <w:r>
              <w:rPr>
                <w:rFonts w:hint="eastAsia"/>
                <w:sz w:val="18"/>
                <w:szCs w:val="18"/>
                <w:rPrChange w:id="2513" w:author="吴潇" w:date="2014-12-23T08:50:00Z">
                  <w:rPr>
                    <w:rFonts w:hint="eastAsia"/>
                  </w:rPr>
                </w:rPrChange>
              </w:rPr>
              <w:t>余额符号为</w:t>
            </w:r>
            <w:r>
              <w:rPr>
                <w:sz w:val="18"/>
                <w:szCs w:val="18"/>
                <w:rPrChange w:id="2514" w:author="吴潇" w:date="2014-12-23T08:50:00Z">
                  <w:rPr/>
                </w:rPrChange>
              </w:rPr>
              <w:t>D</w:t>
            </w:r>
            <w:r>
              <w:rPr>
                <w:rFonts w:hint="eastAsia"/>
                <w:sz w:val="18"/>
                <w:szCs w:val="18"/>
                <w:rPrChange w:id="2515" w:author="吴潇" w:date="2014-12-23T08:50:00Z">
                  <w:rPr>
                    <w:rFonts w:hint="eastAsia"/>
                  </w:rPr>
                </w:rPrChange>
              </w:rPr>
              <w:t>时，本域表示欠费金额</w:t>
            </w:r>
          </w:p>
          <w:p>
            <w:pPr>
              <w:numPr>
                <w:ilvl w:val="0"/>
                <w:numId w:val="0"/>
              </w:numPr>
              <w:spacing w:line="0" w:lineRule="atLeast"/>
              <w:rPr>
                <w:sz w:val="18"/>
                <w:szCs w:val="18"/>
                <w:rPrChange w:id="2516" w:author="吴潇" w:date="2014-12-23T08:50:00Z">
                  <w:rPr/>
                </w:rPrChange>
              </w:rPr>
            </w:pPr>
            <w:r>
              <w:rPr>
                <w:rFonts w:hint="eastAsia"/>
                <w:sz w:val="18"/>
                <w:szCs w:val="18"/>
                <w:rPrChange w:id="2517" w:author="吴潇" w:date="2014-12-23T08:50:00Z">
                  <w:rPr>
                    <w:rFonts w:hint="eastAsia"/>
                  </w:rPr>
                </w:rPrChange>
              </w:rPr>
              <w:t>余额符号为</w:t>
            </w:r>
            <w:r>
              <w:rPr>
                <w:sz w:val="18"/>
                <w:szCs w:val="18"/>
                <w:rPrChange w:id="2518" w:author="吴潇" w:date="2014-12-23T08:50:00Z">
                  <w:rPr/>
                </w:rPrChange>
              </w:rPr>
              <w:t>C</w:t>
            </w:r>
            <w:r>
              <w:rPr>
                <w:rFonts w:hint="eastAsia"/>
                <w:sz w:val="18"/>
                <w:szCs w:val="18"/>
                <w:rPrChange w:id="2519" w:author="吴潇" w:date="2014-12-23T08:50:00Z">
                  <w:rPr>
                    <w:rFonts w:hint="eastAsia"/>
                  </w:rPr>
                </w:rPrChange>
              </w:rPr>
              <w:t>时，本域表示实际余额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520"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521" w:author="吴潇" w:date="2014-12-22T14:23:00Z">
              <w:tcPr>
                <w:tcW w:w="1951" w:type="dxa"/>
                <w:vAlign w:val="top"/>
              </w:tcPr>
            </w:tcPrChange>
          </w:tcPr>
          <w:p>
            <w:pPr>
              <w:pStyle w:val="120"/>
              <w:numPr>
                <w:ilvl w:val="0"/>
                <w:numId w:val="26"/>
              </w:numPr>
              <w:tabs>
                <w:tab w:val="left" w:pos="360"/>
              </w:tabs>
              <w:ind w:firstLineChars="0"/>
              <w:jc w:val="center"/>
              <w:rPr>
                <w:ins w:id="2523" w:author="吴潇" w:date="2014-12-22T14:23:00Z"/>
                <w:sz w:val="18"/>
                <w:szCs w:val="18"/>
                <w:rPrChange w:id="2524" w:author="吴潇" w:date="2014-12-23T08:50:00Z">
                  <w:rPr/>
                </w:rPrChange>
              </w:rPr>
              <w:pPrChange w:id="2522" w:author="吴潇" w:date="2014-12-22T14:23:00Z">
                <w:pPr>
                  <w:numPr>
                    <w:ilvl w:val="0"/>
                    <w:numId w:val="0"/>
                  </w:numPr>
                  <w:tabs>
                    <w:tab w:val="clear" w:pos="360"/>
                    <w:tab w:val="clear" w:pos="784"/>
                  </w:tabs>
                  <w:jc w:val="center"/>
                </w:pPr>
              </w:pPrChange>
            </w:pPr>
          </w:p>
        </w:tc>
        <w:tc>
          <w:tcPr>
            <w:tcW w:w="2259" w:type="dxa"/>
            <w:vAlign w:val="top"/>
            <w:tcPrChange w:id="2525" w:author="吴潇" w:date="2014-12-22T14:23:00Z">
              <w:tcPr>
                <w:tcW w:w="1951" w:type="dxa"/>
                <w:vAlign w:val="top"/>
              </w:tcPr>
            </w:tcPrChange>
          </w:tcPr>
          <w:p>
            <w:pPr>
              <w:numPr>
                <w:ilvl w:val="0"/>
                <w:numId w:val="0"/>
              </w:numPr>
              <w:jc w:val="center"/>
              <w:outlineLvl w:val="4"/>
              <w:rPr>
                <w:rFonts w:eastAsia="宋体"/>
                <w:sz w:val="18"/>
                <w:szCs w:val="18"/>
                <w:rPrChange w:id="2526" w:author="吴潇" w:date="2014-12-23T08:50:00Z">
                  <w:rPr>
                    <w:rFonts w:eastAsia="黑体"/>
                  </w:rPr>
                </w:rPrChange>
              </w:rPr>
            </w:pPr>
            <w:r>
              <w:rPr>
                <w:rFonts w:hint="eastAsia"/>
                <w:sz w:val="18"/>
                <w:szCs w:val="18"/>
                <w:rPrChange w:id="2527" w:author="吴潇" w:date="2014-12-23T08:50:00Z">
                  <w:rPr>
                    <w:rFonts w:hint="eastAsia"/>
                  </w:rPr>
                </w:rPrChange>
              </w:rPr>
              <w:t>卡属性</w:t>
            </w:r>
          </w:p>
        </w:tc>
        <w:tc>
          <w:tcPr>
            <w:tcW w:w="1892" w:type="dxa"/>
            <w:vAlign w:val="top"/>
            <w:tcPrChange w:id="2528" w:author="吴潇" w:date="2014-12-22T14:23:00Z">
              <w:tcPr>
                <w:tcW w:w="2126" w:type="dxa"/>
                <w:vAlign w:val="top"/>
              </w:tcPr>
            </w:tcPrChange>
          </w:tcPr>
          <w:p>
            <w:pPr>
              <w:numPr>
                <w:ilvl w:val="0"/>
                <w:numId w:val="0"/>
              </w:numPr>
              <w:jc w:val="center"/>
              <w:outlineLvl w:val="4"/>
              <w:rPr>
                <w:rFonts w:eastAsia="宋体"/>
                <w:sz w:val="18"/>
                <w:szCs w:val="18"/>
                <w:rPrChange w:id="2529" w:author="吴潇" w:date="2014-12-23T08:50:00Z">
                  <w:rPr>
                    <w:rFonts w:eastAsia="黑体"/>
                  </w:rPr>
                </w:rPrChange>
              </w:rPr>
            </w:pPr>
            <w:r>
              <w:rPr>
                <w:sz w:val="18"/>
                <w:szCs w:val="18"/>
                <w:rPrChange w:id="2530" w:author="吴潇" w:date="2014-12-23T08:50:00Z">
                  <w:rPr/>
                </w:rPrChange>
              </w:rPr>
              <w:t xml:space="preserve">cardAttr  </w:t>
            </w:r>
          </w:p>
        </w:tc>
        <w:tc>
          <w:tcPr>
            <w:tcW w:w="1848" w:type="dxa"/>
            <w:vAlign w:val="top"/>
            <w:tcPrChange w:id="2531" w:author="吴潇" w:date="2014-12-22T14:23:00Z">
              <w:tcPr>
                <w:tcW w:w="1985" w:type="dxa"/>
                <w:vAlign w:val="top"/>
              </w:tcPr>
            </w:tcPrChange>
          </w:tcPr>
          <w:p>
            <w:pPr>
              <w:numPr>
                <w:ilvl w:val="0"/>
                <w:numId w:val="0"/>
              </w:numPr>
              <w:jc w:val="center"/>
              <w:outlineLvl w:val="4"/>
              <w:rPr>
                <w:rFonts w:eastAsia="宋体"/>
                <w:sz w:val="18"/>
                <w:szCs w:val="18"/>
                <w:rPrChange w:id="2532" w:author="吴潇" w:date="2014-12-23T08:50:00Z">
                  <w:rPr>
                    <w:rFonts w:eastAsia="黑体"/>
                  </w:rPr>
                </w:rPrChange>
              </w:rPr>
            </w:pPr>
            <w:r>
              <w:rPr>
                <w:sz w:val="18"/>
                <w:szCs w:val="18"/>
                <w:rPrChange w:id="2533" w:author="吴潇" w:date="2014-12-23T08:50:00Z">
                  <w:rPr/>
                </w:rPrChange>
              </w:rPr>
              <w:t>N2</w:t>
            </w:r>
          </w:p>
        </w:tc>
        <w:tc>
          <w:tcPr>
            <w:tcW w:w="2755" w:type="dxa"/>
            <w:vAlign w:val="top"/>
            <w:tcPrChange w:id="2534" w:author="吴潇" w:date="2014-12-22T14:23:00Z">
              <w:tcPr>
                <w:tcW w:w="3509" w:type="dxa"/>
                <w:vAlign w:val="top"/>
              </w:tcPr>
            </w:tcPrChange>
          </w:tcPr>
          <w:p>
            <w:pPr>
              <w:pStyle w:val="120"/>
              <w:numPr>
                <w:ilvl w:val="0"/>
                <w:numId w:val="0"/>
              </w:numPr>
              <w:spacing w:line="0" w:lineRule="atLeast"/>
              <w:ind w:left="0" w:hanging="420" w:firstLine="0" w:firstLineChars="0"/>
              <w:outlineLvl w:val="4"/>
              <w:rPr>
                <w:ins w:id="2536" w:author="吴潇" w:date="2014-12-22T14:23:00Z"/>
                <w:rFonts w:eastAsia="宋体"/>
                <w:sz w:val="18"/>
                <w:szCs w:val="18"/>
                <w:rPrChange w:id="2537" w:author="吴潇" w:date="2014-12-23T08:50:00Z">
                  <w:rPr>
                    <w:rFonts w:eastAsia="黑体"/>
                  </w:rPr>
                </w:rPrChange>
              </w:rPr>
              <w:pPrChange w:id="2535" w:author="吴潇" w:date="2014-12-22T14:23:00Z">
                <w:pPr>
                  <w:pStyle w:val="120"/>
                  <w:numPr>
                    <w:numId w:val="27"/>
                  </w:numPr>
                  <w:tabs>
                    <w:tab w:val="left" w:pos="360"/>
                    <w:tab w:val="clear" w:pos="784"/>
                  </w:tabs>
                  <w:spacing w:line="0" w:lineRule="atLeast"/>
                  <w:ind w:left="420" w:hanging="420" w:firstLineChars="0"/>
                  <w:outlineLvl w:val="4"/>
                </w:pPr>
              </w:pPrChange>
            </w:pPr>
            <w:ins w:id="2538" w:author="吴潇" w:date="2014-12-22T14:23:00Z">
              <w:r>
                <w:rPr>
                  <w:sz w:val="18"/>
                  <w:szCs w:val="18"/>
                  <w:rPrChange w:id="2539" w:author="吴潇" w:date="2014-12-23T08:50:00Z">
                    <w:rPr/>
                  </w:rPrChange>
                </w:rPr>
                <w:t>00</w:t>
              </w:r>
            </w:ins>
            <w:ins w:id="2540" w:author="吴潇" w:date="2014-12-22T14:23:00Z">
              <w:r>
                <w:rPr>
                  <w:rFonts w:hint="eastAsia"/>
                  <w:sz w:val="18"/>
                  <w:szCs w:val="18"/>
                  <w:rPrChange w:id="2541" w:author="吴潇" w:date="2014-12-23T08:50:00Z">
                    <w:rPr>
                      <w:rFonts w:hint="eastAsia"/>
                    </w:rPr>
                  </w:rPrChange>
                </w:rPr>
                <w:t>：</w:t>
              </w:r>
            </w:ins>
            <w:r>
              <w:rPr>
                <w:rFonts w:hint="eastAsia"/>
                <w:sz w:val="18"/>
                <w:szCs w:val="18"/>
                <w:rPrChange w:id="2542" w:author="吴潇" w:date="2014-12-23T08:50:00Z">
                  <w:rPr>
                    <w:rFonts w:hint="eastAsia"/>
                  </w:rPr>
                </w:rPrChange>
              </w:rPr>
              <w:t>未知</w:t>
            </w:r>
          </w:p>
          <w:p>
            <w:pPr>
              <w:pStyle w:val="120"/>
              <w:numPr>
                <w:ilvl w:val="0"/>
                <w:numId w:val="0"/>
              </w:numPr>
              <w:spacing w:line="0" w:lineRule="atLeast"/>
              <w:ind w:left="0" w:hanging="420" w:firstLine="0" w:firstLineChars="0"/>
              <w:rPr>
                <w:ins w:id="2544" w:author="吴潇" w:date="2014-12-22T14:23:00Z"/>
                <w:sz w:val="18"/>
                <w:szCs w:val="18"/>
                <w:rPrChange w:id="2545" w:author="吴潇" w:date="2014-12-23T08:50:00Z">
                  <w:rPr/>
                </w:rPrChange>
              </w:rPr>
              <w:pPrChange w:id="2543" w:author="吴潇" w:date="2014-12-22T14:23:00Z">
                <w:pPr>
                  <w:pStyle w:val="120"/>
                  <w:numPr>
                    <w:numId w:val="27"/>
                  </w:numPr>
                  <w:tabs>
                    <w:tab w:val="left" w:pos="360"/>
                    <w:tab w:val="clear" w:pos="784"/>
                  </w:tabs>
                  <w:spacing w:line="0" w:lineRule="atLeast"/>
                  <w:ind w:left="420" w:hanging="420" w:firstLineChars="0"/>
                </w:pPr>
              </w:pPrChange>
            </w:pPr>
            <w:del w:id="2546" w:author="吴潇" w:date="2014-12-22T14:23:00Z">
              <w:r>
                <w:rPr>
                  <w:rFonts w:hint="eastAsia"/>
                  <w:sz w:val="18"/>
                  <w:szCs w:val="18"/>
                  <w:rPrChange w:id="2547" w:author="吴潇" w:date="2014-12-23T08:50:00Z">
                    <w:rPr>
                      <w:rFonts w:hint="eastAsia"/>
                    </w:rPr>
                  </w:rPrChange>
                </w:rPr>
                <w:delText>；</w:delText>
              </w:r>
            </w:del>
            <w:r>
              <w:rPr>
                <w:sz w:val="18"/>
                <w:szCs w:val="18"/>
                <w:rPrChange w:id="2548" w:author="吴潇" w:date="2014-12-23T08:50:00Z">
                  <w:rPr/>
                </w:rPrChange>
              </w:rPr>
              <w:t>01</w:t>
            </w:r>
            <w:del w:id="2549" w:author="吴潇" w:date="2014-12-22T14:23:00Z">
              <w:r>
                <w:rPr>
                  <w:sz w:val="18"/>
                  <w:szCs w:val="18"/>
                  <w:rPrChange w:id="2550" w:author="吴潇" w:date="2014-12-23T08:50:00Z">
                    <w:rPr/>
                  </w:rPrChange>
                </w:rPr>
                <w:delText>—</w:delText>
              </w:r>
            </w:del>
            <w:ins w:id="2551" w:author="吴潇" w:date="2014-12-22T14:23:00Z">
              <w:r>
                <w:rPr>
                  <w:rFonts w:hint="eastAsia"/>
                  <w:sz w:val="18"/>
                  <w:szCs w:val="18"/>
                  <w:rPrChange w:id="2552" w:author="吴潇" w:date="2014-12-23T08:50:00Z">
                    <w:rPr>
                      <w:rFonts w:hint="eastAsia"/>
                    </w:rPr>
                  </w:rPrChange>
                </w:rPr>
                <w:t>：</w:t>
              </w:r>
            </w:ins>
            <w:r>
              <w:rPr>
                <w:rFonts w:hint="eastAsia"/>
                <w:sz w:val="18"/>
                <w:szCs w:val="18"/>
                <w:rPrChange w:id="2553" w:author="吴潇" w:date="2014-12-23T08:50:00Z">
                  <w:rPr>
                    <w:rFonts w:hint="eastAsia"/>
                  </w:rPr>
                </w:rPrChange>
              </w:rPr>
              <w:t>借记卡</w:t>
            </w:r>
            <w:del w:id="2554" w:author="吴潇" w:date="2014-12-22T14:23:00Z">
              <w:r>
                <w:rPr>
                  <w:rFonts w:hint="eastAsia"/>
                  <w:sz w:val="18"/>
                  <w:szCs w:val="18"/>
                  <w:rPrChange w:id="2555" w:author="吴潇" w:date="2014-12-23T08:50:00Z">
                    <w:rPr>
                      <w:rFonts w:hint="eastAsia"/>
                    </w:rPr>
                  </w:rPrChange>
                </w:rPr>
                <w:delText>；</w:delText>
              </w:r>
            </w:del>
          </w:p>
          <w:p>
            <w:pPr>
              <w:pStyle w:val="120"/>
              <w:numPr>
                <w:ilvl w:val="0"/>
                <w:numId w:val="0"/>
              </w:numPr>
              <w:spacing w:line="0" w:lineRule="atLeast"/>
              <w:ind w:left="0" w:hanging="420" w:firstLine="0" w:firstLineChars="0"/>
              <w:rPr>
                <w:sz w:val="18"/>
                <w:szCs w:val="18"/>
                <w:rPrChange w:id="2557" w:author="吴潇" w:date="2014-12-23T08:50:00Z">
                  <w:rPr/>
                </w:rPrChange>
              </w:rPr>
              <w:pPrChange w:id="2556" w:author="吴潇" w:date="2014-12-22T14:23:00Z">
                <w:pPr>
                  <w:pStyle w:val="120"/>
                  <w:numPr>
                    <w:numId w:val="27"/>
                  </w:numPr>
                  <w:tabs>
                    <w:tab w:val="left" w:pos="360"/>
                    <w:tab w:val="clear" w:pos="784"/>
                  </w:tabs>
                  <w:spacing w:line="0" w:lineRule="atLeast"/>
                  <w:ind w:left="420" w:hanging="420" w:firstLineChars="0"/>
                </w:pPr>
              </w:pPrChange>
            </w:pPr>
            <w:r>
              <w:rPr>
                <w:sz w:val="18"/>
                <w:szCs w:val="18"/>
                <w:rPrChange w:id="2558" w:author="吴潇" w:date="2014-12-23T08:50:00Z">
                  <w:rPr/>
                </w:rPrChange>
              </w:rPr>
              <w:t>02</w:t>
            </w:r>
            <w:del w:id="2559" w:author="吴潇" w:date="2014-12-22T14:23:00Z">
              <w:r>
                <w:rPr>
                  <w:sz w:val="18"/>
                  <w:szCs w:val="18"/>
                  <w:rPrChange w:id="2560" w:author="吴潇" w:date="2014-12-23T08:50:00Z">
                    <w:rPr/>
                  </w:rPrChange>
                </w:rPr>
                <w:delText>—</w:delText>
              </w:r>
            </w:del>
            <w:ins w:id="2561" w:author="吴潇" w:date="2014-12-22T14:23:00Z">
              <w:r>
                <w:rPr>
                  <w:rFonts w:hint="eastAsia"/>
                  <w:sz w:val="18"/>
                  <w:szCs w:val="18"/>
                  <w:rPrChange w:id="2562" w:author="吴潇" w:date="2014-12-23T08:50:00Z">
                    <w:rPr>
                      <w:rFonts w:hint="eastAsia"/>
                    </w:rPr>
                  </w:rPrChange>
                </w:rPr>
                <w:t>：</w:t>
              </w:r>
            </w:ins>
            <w:r>
              <w:rPr>
                <w:rFonts w:hint="eastAsia"/>
                <w:sz w:val="18"/>
                <w:szCs w:val="18"/>
                <w:rPrChange w:id="2563" w:author="吴潇" w:date="2014-12-23T08:50:00Z">
                  <w:rPr>
                    <w:rFonts w:hint="eastAsia"/>
                  </w:rPr>
                </w:rPrChange>
              </w:rPr>
              <w:t>贷记卡</w:t>
            </w:r>
          </w:p>
          <w:p>
            <w:pPr>
              <w:numPr>
                <w:ilvl w:val="0"/>
                <w:numId w:val="0"/>
              </w:numPr>
              <w:spacing w:line="0" w:lineRule="atLeast"/>
              <w:rPr>
                <w:sz w:val="18"/>
                <w:szCs w:val="18"/>
                <w:rPrChange w:id="2564" w:author="吴潇" w:date="2014-12-23T08:50:00Z">
                  <w:rPr/>
                </w:rPrChange>
              </w:rPr>
            </w:pPr>
            <w:r>
              <w:rPr>
                <w:rFonts w:hint="eastAsia" w:ascii="Times New Roman" w:hAnsi="Times New Roman"/>
                <w:sz w:val="18"/>
                <w:szCs w:val="18"/>
                <w:rPrChange w:id="2565" w:author="吴潇" w:date="2014-12-23T08:50:00Z">
                  <w:rPr>
                    <w:rFonts w:hint="eastAsia" w:ascii="Calibri" w:hAnsi="Calibri"/>
                    <w:szCs w:val="22"/>
                  </w:rPr>
                </w:rPrChange>
              </w:rPr>
              <w:t>应答时返回卡属性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566"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567" w:author="吴潇" w:date="2014-12-22T14:23:00Z">
              <w:tcPr>
                <w:tcW w:w="1951" w:type="dxa"/>
                <w:vAlign w:val="top"/>
              </w:tcPr>
            </w:tcPrChange>
          </w:tcPr>
          <w:p>
            <w:pPr>
              <w:pStyle w:val="120"/>
              <w:numPr>
                <w:ilvl w:val="0"/>
                <w:numId w:val="26"/>
              </w:numPr>
              <w:tabs>
                <w:tab w:val="left" w:pos="360"/>
              </w:tabs>
              <w:ind w:firstLineChars="0"/>
              <w:jc w:val="center"/>
              <w:rPr>
                <w:ins w:id="2569" w:author="吴潇" w:date="2014-12-22T14:23:00Z"/>
                <w:sz w:val="18"/>
                <w:szCs w:val="18"/>
                <w:rPrChange w:id="2570" w:author="吴潇" w:date="2014-12-23T08:50:00Z">
                  <w:rPr/>
                </w:rPrChange>
              </w:rPr>
              <w:pPrChange w:id="2568" w:author="吴潇" w:date="2014-12-22T14:23:00Z">
                <w:pPr>
                  <w:numPr>
                    <w:ilvl w:val="0"/>
                    <w:numId w:val="0"/>
                  </w:numPr>
                  <w:tabs>
                    <w:tab w:val="clear" w:pos="360"/>
                    <w:tab w:val="clear" w:pos="784"/>
                  </w:tabs>
                  <w:jc w:val="center"/>
                </w:pPr>
              </w:pPrChange>
            </w:pPr>
          </w:p>
        </w:tc>
        <w:tc>
          <w:tcPr>
            <w:tcW w:w="2259" w:type="dxa"/>
            <w:vAlign w:val="top"/>
            <w:tcPrChange w:id="2571" w:author="吴潇" w:date="2014-12-22T14:23:00Z">
              <w:tcPr>
                <w:tcW w:w="1951" w:type="dxa"/>
                <w:vAlign w:val="top"/>
              </w:tcPr>
            </w:tcPrChange>
          </w:tcPr>
          <w:p>
            <w:pPr>
              <w:numPr>
                <w:ilvl w:val="0"/>
                <w:numId w:val="0"/>
              </w:numPr>
              <w:jc w:val="center"/>
              <w:outlineLvl w:val="4"/>
              <w:rPr>
                <w:rFonts w:eastAsia="宋体"/>
                <w:sz w:val="18"/>
                <w:szCs w:val="18"/>
                <w:rPrChange w:id="2572" w:author="吴潇" w:date="2014-12-23T08:50:00Z">
                  <w:rPr>
                    <w:rFonts w:eastAsia="黑体"/>
                  </w:rPr>
                </w:rPrChange>
              </w:rPr>
            </w:pPr>
            <w:r>
              <w:rPr>
                <w:rFonts w:hint="eastAsia"/>
                <w:sz w:val="18"/>
                <w:szCs w:val="18"/>
                <w:rPrChange w:id="2573" w:author="吴潇" w:date="2014-12-23T08:50:00Z">
                  <w:rPr>
                    <w:rFonts w:hint="eastAsia"/>
                  </w:rPr>
                </w:rPrChange>
              </w:rPr>
              <w:t>发卡机构代码</w:t>
            </w:r>
          </w:p>
        </w:tc>
        <w:tc>
          <w:tcPr>
            <w:tcW w:w="1892" w:type="dxa"/>
            <w:vAlign w:val="top"/>
            <w:tcPrChange w:id="2574" w:author="吴潇" w:date="2014-12-22T14:23:00Z">
              <w:tcPr>
                <w:tcW w:w="2126" w:type="dxa"/>
                <w:vAlign w:val="top"/>
              </w:tcPr>
            </w:tcPrChange>
          </w:tcPr>
          <w:p>
            <w:pPr>
              <w:numPr>
                <w:ilvl w:val="0"/>
                <w:numId w:val="0"/>
              </w:numPr>
              <w:jc w:val="center"/>
              <w:outlineLvl w:val="4"/>
              <w:rPr>
                <w:rFonts w:eastAsia="宋体"/>
                <w:sz w:val="18"/>
                <w:szCs w:val="18"/>
                <w:rPrChange w:id="2575" w:author="吴潇" w:date="2014-12-23T08:50:00Z">
                  <w:rPr>
                    <w:rFonts w:eastAsia="黑体"/>
                  </w:rPr>
                </w:rPrChange>
              </w:rPr>
            </w:pPr>
            <w:r>
              <w:rPr>
                <w:sz w:val="18"/>
                <w:szCs w:val="18"/>
                <w:rPrChange w:id="2576" w:author="吴潇" w:date="2014-12-23T08:50:00Z">
                  <w:rPr/>
                </w:rPrChange>
              </w:rPr>
              <w:t>issBin</w:t>
            </w:r>
          </w:p>
        </w:tc>
        <w:tc>
          <w:tcPr>
            <w:tcW w:w="1848" w:type="dxa"/>
            <w:vAlign w:val="top"/>
            <w:tcPrChange w:id="2577" w:author="吴潇" w:date="2014-12-22T14:23:00Z">
              <w:tcPr>
                <w:tcW w:w="1985" w:type="dxa"/>
                <w:vAlign w:val="top"/>
              </w:tcPr>
            </w:tcPrChange>
          </w:tcPr>
          <w:p>
            <w:pPr>
              <w:numPr>
                <w:ilvl w:val="0"/>
                <w:numId w:val="0"/>
              </w:numPr>
              <w:jc w:val="center"/>
              <w:outlineLvl w:val="4"/>
              <w:rPr>
                <w:rFonts w:eastAsia="宋体"/>
                <w:sz w:val="18"/>
                <w:szCs w:val="18"/>
                <w:rPrChange w:id="2578" w:author="吴潇" w:date="2014-12-23T08:50:00Z">
                  <w:rPr>
                    <w:rFonts w:eastAsia="黑体"/>
                  </w:rPr>
                </w:rPrChange>
              </w:rPr>
            </w:pPr>
            <w:r>
              <w:rPr>
                <w:sz w:val="18"/>
                <w:szCs w:val="18"/>
                <w:rPrChange w:id="2579" w:author="吴潇" w:date="2014-12-23T08:50:00Z">
                  <w:rPr/>
                </w:rPrChange>
              </w:rPr>
              <w:t>AN8..11</w:t>
            </w:r>
          </w:p>
        </w:tc>
        <w:tc>
          <w:tcPr>
            <w:tcW w:w="2755" w:type="dxa"/>
            <w:vAlign w:val="top"/>
            <w:tcPrChange w:id="2580" w:author="吴潇" w:date="2014-12-22T14:23:00Z">
              <w:tcPr>
                <w:tcW w:w="3509" w:type="dxa"/>
                <w:vAlign w:val="top"/>
              </w:tcPr>
            </w:tcPrChange>
          </w:tcPr>
          <w:p>
            <w:pPr>
              <w:numPr>
                <w:ilvl w:val="0"/>
                <w:numId w:val="0"/>
              </w:numPr>
              <w:spacing w:line="0" w:lineRule="atLeast"/>
              <w:outlineLvl w:val="4"/>
              <w:rPr>
                <w:rFonts w:eastAsia="宋体"/>
                <w:sz w:val="18"/>
                <w:szCs w:val="18"/>
                <w:rPrChange w:id="2581" w:author="吴潇" w:date="2014-12-23T08:50:00Z">
                  <w:rPr>
                    <w:rFonts w:eastAsia="黑体"/>
                  </w:rPr>
                </w:rPrChange>
              </w:rPr>
            </w:pPr>
            <w:r>
              <w:rPr>
                <w:rFonts w:hint="eastAsia"/>
                <w:sz w:val="18"/>
                <w:szCs w:val="18"/>
                <w:rPrChange w:id="2582" w:author="吴潇" w:date="2014-12-23T08:50:00Z">
                  <w:rPr>
                    <w:rFonts w:hint="eastAsia"/>
                  </w:rPr>
                </w:rPrChange>
              </w:rPr>
              <w:t>应答时：返回发卡机构代码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583"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584" w:author="吴潇" w:date="2014-12-22T14:23:00Z">
              <w:tcPr>
                <w:tcW w:w="1951" w:type="dxa"/>
                <w:vAlign w:val="top"/>
              </w:tcPr>
            </w:tcPrChange>
          </w:tcPr>
          <w:p>
            <w:pPr>
              <w:pStyle w:val="120"/>
              <w:numPr>
                <w:ilvl w:val="0"/>
                <w:numId w:val="26"/>
              </w:numPr>
              <w:tabs>
                <w:tab w:val="left" w:pos="360"/>
              </w:tabs>
              <w:ind w:firstLineChars="0"/>
              <w:jc w:val="center"/>
              <w:rPr>
                <w:ins w:id="2586" w:author="吴潇" w:date="2014-12-22T14:23:00Z"/>
                <w:sz w:val="18"/>
                <w:szCs w:val="18"/>
                <w:rPrChange w:id="2587" w:author="吴潇" w:date="2014-12-23T08:50:00Z">
                  <w:rPr/>
                </w:rPrChange>
              </w:rPr>
              <w:pPrChange w:id="2585" w:author="吴潇" w:date="2014-12-22T14:23:00Z">
                <w:pPr>
                  <w:numPr>
                    <w:ilvl w:val="0"/>
                    <w:numId w:val="0"/>
                  </w:numPr>
                  <w:tabs>
                    <w:tab w:val="clear" w:pos="360"/>
                    <w:tab w:val="clear" w:pos="784"/>
                  </w:tabs>
                  <w:jc w:val="center"/>
                </w:pPr>
              </w:pPrChange>
            </w:pPr>
          </w:p>
        </w:tc>
        <w:tc>
          <w:tcPr>
            <w:tcW w:w="2259" w:type="dxa"/>
            <w:vAlign w:val="top"/>
            <w:tcPrChange w:id="2588" w:author="吴潇" w:date="2014-12-22T14:23:00Z">
              <w:tcPr>
                <w:tcW w:w="1951" w:type="dxa"/>
                <w:vAlign w:val="top"/>
              </w:tcPr>
            </w:tcPrChange>
          </w:tcPr>
          <w:p>
            <w:pPr>
              <w:numPr>
                <w:ilvl w:val="0"/>
                <w:numId w:val="0"/>
              </w:numPr>
              <w:jc w:val="center"/>
              <w:outlineLvl w:val="4"/>
              <w:rPr>
                <w:rFonts w:eastAsia="宋体"/>
                <w:sz w:val="18"/>
                <w:szCs w:val="18"/>
                <w:rPrChange w:id="2589" w:author="吴潇" w:date="2014-12-23T08:50:00Z">
                  <w:rPr>
                    <w:rFonts w:eastAsia="黑体"/>
                  </w:rPr>
                </w:rPrChange>
              </w:rPr>
            </w:pPr>
            <w:r>
              <w:rPr>
                <w:rFonts w:hint="eastAsia"/>
                <w:sz w:val="18"/>
                <w:szCs w:val="18"/>
                <w:rPrChange w:id="2590" w:author="吴潇" w:date="2014-12-23T08:50:00Z">
                  <w:rPr>
                    <w:rFonts w:hint="eastAsia"/>
                  </w:rPr>
                </w:rPrChange>
              </w:rPr>
              <w:t>绑定日期</w:t>
            </w:r>
          </w:p>
        </w:tc>
        <w:tc>
          <w:tcPr>
            <w:tcW w:w="1892" w:type="dxa"/>
            <w:vAlign w:val="top"/>
            <w:tcPrChange w:id="2591" w:author="吴潇" w:date="2014-12-22T14:23:00Z">
              <w:tcPr>
                <w:tcW w:w="2126" w:type="dxa"/>
                <w:vAlign w:val="top"/>
              </w:tcPr>
            </w:tcPrChange>
          </w:tcPr>
          <w:p>
            <w:pPr>
              <w:numPr>
                <w:ilvl w:val="0"/>
                <w:numId w:val="0"/>
              </w:numPr>
              <w:jc w:val="center"/>
              <w:outlineLvl w:val="4"/>
              <w:rPr>
                <w:rFonts w:eastAsia="宋体"/>
                <w:sz w:val="18"/>
                <w:szCs w:val="18"/>
                <w:rPrChange w:id="2592" w:author="吴潇" w:date="2014-12-23T08:50:00Z">
                  <w:rPr>
                    <w:rFonts w:eastAsia="黑体"/>
                  </w:rPr>
                </w:rPrChange>
              </w:rPr>
            </w:pPr>
            <w:r>
              <w:rPr>
                <w:sz w:val="18"/>
                <w:szCs w:val="18"/>
                <w:rPrChange w:id="2593" w:author="吴潇" w:date="2014-12-23T08:50:00Z">
                  <w:rPr/>
                </w:rPrChange>
              </w:rPr>
              <w:t>orgTranDate</w:t>
            </w:r>
          </w:p>
        </w:tc>
        <w:tc>
          <w:tcPr>
            <w:tcW w:w="1848" w:type="dxa"/>
            <w:vAlign w:val="top"/>
            <w:tcPrChange w:id="2594" w:author="吴潇" w:date="2014-12-22T14:23:00Z">
              <w:tcPr>
                <w:tcW w:w="1985" w:type="dxa"/>
                <w:vAlign w:val="top"/>
              </w:tcPr>
            </w:tcPrChange>
          </w:tcPr>
          <w:p>
            <w:pPr>
              <w:numPr>
                <w:ilvl w:val="0"/>
                <w:numId w:val="0"/>
              </w:numPr>
              <w:jc w:val="center"/>
              <w:outlineLvl w:val="4"/>
              <w:rPr>
                <w:rFonts w:eastAsia="宋体"/>
                <w:sz w:val="18"/>
                <w:szCs w:val="18"/>
                <w:rPrChange w:id="2595" w:author="吴潇" w:date="2014-12-23T08:50:00Z">
                  <w:rPr>
                    <w:rFonts w:eastAsia="黑体"/>
                  </w:rPr>
                </w:rPrChange>
              </w:rPr>
            </w:pPr>
            <w:r>
              <w:rPr>
                <w:sz w:val="18"/>
                <w:szCs w:val="18"/>
                <w:rPrChange w:id="2596" w:author="吴潇" w:date="2014-12-23T08:50:00Z">
                  <w:rPr/>
                </w:rPrChange>
              </w:rPr>
              <w:t>YYYYMMDD</w:t>
            </w:r>
          </w:p>
        </w:tc>
        <w:tc>
          <w:tcPr>
            <w:tcW w:w="2755" w:type="dxa"/>
            <w:vAlign w:val="top"/>
            <w:tcPrChange w:id="2597" w:author="吴潇" w:date="2014-12-22T14:23:00Z">
              <w:tcPr>
                <w:tcW w:w="3509" w:type="dxa"/>
                <w:vAlign w:val="top"/>
              </w:tcPr>
            </w:tcPrChange>
          </w:tcPr>
          <w:p>
            <w:pPr>
              <w:numPr>
                <w:ilvl w:val="0"/>
                <w:numId w:val="0"/>
              </w:numPr>
              <w:spacing w:line="0" w:lineRule="atLeast"/>
              <w:outlineLvl w:val="4"/>
              <w:rPr>
                <w:rFonts w:eastAsia="宋体"/>
                <w:sz w:val="18"/>
                <w:szCs w:val="18"/>
                <w:rPrChange w:id="2598" w:author="吴潇" w:date="2014-12-23T08:50:00Z">
                  <w:rPr>
                    <w:rFonts w:eastAsia="黑体"/>
                  </w:rPr>
                </w:rPrChange>
              </w:rPr>
            </w:pPr>
            <w:r>
              <w:rPr>
                <w:rFonts w:hint="eastAsia"/>
                <w:sz w:val="18"/>
                <w:szCs w:val="18"/>
                <w:rPrChange w:id="2599" w:author="吴潇" w:date="2014-12-23T08:50:00Z">
                  <w:rPr>
                    <w:rFonts w:hint="eastAsia"/>
                  </w:rPr>
                </w:rPrChange>
              </w:rPr>
              <w:t>应答时返回绑定的日期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600"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601" w:author="吴潇" w:date="2014-12-22T14:23:00Z">
              <w:tcPr>
                <w:tcW w:w="1951" w:type="dxa"/>
                <w:vAlign w:val="top"/>
              </w:tcPr>
            </w:tcPrChange>
          </w:tcPr>
          <w:p>
            <w:pPr>
              <w:pStyle w:val="120"/>
              <w:numPr>
                <w:ilvl w:val="0"/>
                <w:numId w:val="26"/>
              </w:numPr>
              <w:tabs>
                <w:tab w:val="left" w:pos="360"/>
              </w:tabs>
              <w:ind w:firstLineChars="0"/>
              <w:jc w:val="center"/>
              <w:rPr>
                <w:ins w:id="2603" w:author="吴潇" w:date="2014-12-22T14:23:00Z"/>
                <w:sz w:val="18"/>
                <w:szCs w:val="18"/>
                <w:rPrChange w:id="2604" w:author="吴潇" w:date="2014-12-23T08:50:00Z">
                  <w:rPr/>
                </w:rPrChange>
              </w:rPr>
              <w:pPrChange w:id="2602" w:author="吴潇" w:date="2014-12-22T14:23:00Z">
                <w:pPr>
                  <w:numPr>
                    <w:ilvl w:val="0"/>
                    <w:numId w:val="0"/>
                  </w:numPr>
                  <w:tabs>
                    <w:tab w:val="clear" w:pos="360"/>
                    <w:tab w:val="clear" w:pos="784"/>
                  </w:tabs>
                  <w:jc w:val="center"/>
                </w:pPr>
              </w:pPrChange>
            </w:pPr>
          </w:p>
        </w:tc>
        <w:tc>
          <w:tcPr>
            <w:tcW w:w="2259" w:type="dxa"/>
            <w:vAlign w:val="top"/>
            <w:tcPrChange w:id="2605" w:author="吴潇" w:date="2014-12-22T14:23:00Z">
              <w:tcPr>
                <w:tcW w:w="1951" w:type="dxa"/>
                <w:vAlign w:val="top"/>
              </w:tcPr>
            </w:tcPrChange>
          </w:tcPr>
          <w:p>
            <w:pPr>
              <w:numPr>
                <w:ilvl w:val="0"/>
                <w:numId w:val="0"/>
              </w:numPr>
              <w:jc w:val="center"/>
              <w:outlineLvl w:val="4"/>
              <w:rPr>
                <w:rFonts w:eastAsia="宋体"/>
                <w:sz w:val="18"/>
                <w:szCs w:val="18"/>
                <w:rPrChange w:id="2606" w:author="吴潇" w:date="2014-12-23T08:50:00Z">
                  <w:rPr>
                    <w:rFonts w:eastAsia="黑体"/>
                  </w:rPr>
                </w:rPrChange>
              </w:rPr>
            </w:pPr>
            <w:r>
              <w:rPr>
                <w:rFonts w:hint="eastAsia"/>
                <w:sz w:val="18"/>
                <w:szCs w:val="18"/>
                <w:rPrChange w:id="2607" w:author="吴潇" w:date="2014-12-23T08:50:00Z">
                  <w:rPr>
                    <w:rFonts w:hint="eastAsia"/>
                  </w:rPr>
                </w:rPrChange>
              </w:rPr>
              <w:t>终端号</w:t>
            </w:r>
          </w:p>
        </w:tc>
        <w:tc>
          <w:tcPr>
            <w:tcW w:w="1892" w:type="dxa"/>
            <w:vAlign w:val="top"/>
            <w:tcPrChange w:id="2608" w:author="吴潇" w:date="2014-12-22T14:23:00Z">
              <w:tcPr>
                <w:tcW w:w="2126" w:type="dxa"/>
                <w:vAlign w:val="top"/>
              </w:tcPr>
            </w:tcPrChange>
          </w:tcPr>
          <w:p>
            <w:pPr>
              <w:numPr>
                <w:ilvl w:val="0"/>
                <w:numId w:val="0"/>
              </w:numPr>
              <w:jc w:val="center"/>
              <w:outlineLvl w:val="4"/>
              <w:rPr>
                <w:rFonts w:eastAsia="宋体"/>
                <w:sz w:val="18"/>
                <w:szCs w:val="18"/>
                <w:rPrChange w:id="2609" w:author="吴潇" w:date="2014-12-23T08:50:00Z">
                  <w:rPr>
                    <w:rFonts w:eastAsia="黑体"/>
                  </w:rPr>
                </w:rPrChange>
              </w:rPr>
            </w:pPr>
            <w:r>
              <w:rPr>
                <w:sz w:val="18"/>
                <w:szCs w:val="18"/>
                <w:rPrChange w:id="2610" w:author="吴潇" w:date="2014-12-23T08:50:00Z">
                  <w:rPr/>
                </w:rPrChange>
              </w:rPr>
              <w:t>termId</w:t>
            </w:r>
          </w:p>
        </w:tc>
        <w:tc>
          <w:tcPr>
            <w:tcW w:w="1848" w:type="dxa"/>
            <w:vAlign w:val="top"/>
            <w:tcPrChange w:id="2611" w:author="吴潇" w:date="2014-12-22T14:23:00Z">
              <w:tcPr>
                <w:tcW w:w="1985" w:type="dxa"/>
                <w:vAlign w:val="top"/>
              </w:tcPr>
            </w:tcPrChange>
          </w:tcPr>
          <w:p>
            <w:pPr>
              <w:numPr>
                <w:ilvl w:val="0"/>
                <w:numId w:val="0"/>
              </w:numPr>
              <w:jc w:val="center"/>
              <w:outlineLvl w:val="4"/>
              <w:rPr>
                <w:rFonts w:eastAsia="宋体"/>
                <w:sz w:val="18"/>
                <w:szCs w:val="18"/>
                <w:rPrChange w:id="2612" w:author="吴潇" w:date="2014-12-23T08:50:00Z">
                  <w:rPr>
                    <w:rFonts w:eastAsia="黑体"/>
                  </w:rPr>
                </w:rPrChange>
              </w:rPr>
            </w:pPr>
            <w:r>
              <w:rPr>
                <w:sz w:val="18"/>
                <w:szCs w:val="18"/>
                <w:rPrChange w:id="2613" w:author="吴潇" w:date="2014-12-23T08:50:00Z">
                  <w:rPr/>
                </w:rPrChange>
              </w:rPr>
              <w:t>ANS1..32</w:t>
            </w:r>
          </w:p>
        </w:tc>
        <w:tc>
          <w:tcPr>
            <w:tcW w:w="2755" w:type="dxa"/>
            <w:vAlign w:val="top"/>
            <w:tcPrChange w:id="2614" w:author="吴潇" w:date="2014-12-22T14:23:00Z">
              <w:tcPr>
                <w:tcW w:w="3509" w:type="dxa"/>
                <w:vAlign w:val="top"/>
              </w:tcPr>
            </w:tcPrChange>
          </w:tcPr>
          <w:p>
            <w:pPr>
              <w:numPr>
                <w:ilvl w:val="0"/>
                <w:numId w:val="0"/>
              </w:numPr>
              <w:spacing w:line="0" w:lineRule="atLeast"/>
              <w:outlineLvl w:val="4"/>
              <w:rPr>
                <w:rFonts w:eastAsia="宋体"/>
                <w:sz w:val="18"/>
                <w:szCs w:val="18"/>
                <w:rPrChange w:id="2615" w:author="吴潇" w:date="2014-12-23T08:50:00Z">
                  <w:rPr>
                    <w:rFonts w:eastAsia="黑体"/>
                  </w:rPr>
                </w:rPrChange>
              </w:rPr>
            </w:pPr>
            <w:r>
              <w:rPr>
                <w:rFonts w:hint="eastAsia"/>
                <w:sz w:val="18"/>
                <w:szCs w:val="18"/>
                <w:rPrChange w:id="2616" w:author="吴潇" w:date="2014-12-23T08:50:00Z">
                  <w:rPr>
                    <w:rFonts w:hint="eastAsia"/>
                  </w:rPr>
                </w:rPrChange>
              </w:rPr>
              <w:t>应答时：返回终端号，若有多个，以“，”进行分割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617"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618" w:author="吴潇" w:date="2014-12-22T14:23:00Z">
              <w:tcPr>
                <w:tcW w:w="1951" w:type="dxa"/>
                <w:vAlign w:val="top"/>
              </w:tcPr>
            </w:tcPrChange>
          </w:tcPr>
          <w:p>
            <w:pPr>
              <w:pStyle w:val="120"/>
              <w:numPr>
                <w:ilvl w:val="0"/>
                <w:numId w:val="26"/>
              </w:numPr>
              <w:tabs>
                <w:tab w:val="left" w:pos="360"/>
              </w:tabs>
              <w:ind w:firstLineChars="0"/>
              <w:jc w:val="center"/>
              <w:rPr>
                <w:ins w:id="2620" w:author="吴潇" w:date="2014-12-22T14:23:00Z"/>
                <w:sz w:val="18"/>
                <w:szCs w:val="18"/>
                <w:rPrChange w:id="2621" w:author="吴潇" w:date="2014-12-23T08:50:00Z">
                  <w:rPr/>
                </w:rPrChange>
              </w:rPr>
              <w:pPrChange w:id="2619" w:author="吴潇" w:date="2014-12-22T14:23:00Z">
                <w:pPr>
                  <w:numPr>
                    <w:ilvl w:val="0"/>
                    <w:numId w:val="0"/>
                  </w:numPr>
                  <w:tabs>
                    <w:tab w:val="clear" w:pos="360"/>
                    <w:tab w:val="clear" w:pos="784"/>
                  </w:tabs>
                  <w:jc w:val="center"/>
                </w:pPr>
              </w:pPrChange>
            </w:pPr>
          </w:p>
        </w:tc>
        <w:tc>
          <w:tcPr>
            <w:tcW w:w="2259" w:type="dxa"/>
            <w:vAlign w:val="top"/>
            <w:tcPrChange w:id="2622" w:author="吴潇" w:date="2014-12-22T14:23:00Z">
              <w:tcPr>
                <w:tcW w:w="1951" w:type="dxa"/>
                <w:vAlign w:val="top"/>
              </w:tcPr>
            </w:tcPrChange>
          </w:tcPr>
          <w:p>
            <w:pPr>
              <w:numPr>
                <w:ilvl w:val="0"/>
                <w:numId w:val="0"/>
              </w:numPr>
              <w:jc w:val="center"/>
              <w:outlineLvl w:val="4"/>
              <w:rPr>
                <w:rFonts w:eastAsia="宋体"/>
                <w:sz w:val="18"/>
                <w:szCs w:val="18"/>
                <w:rPrChange w:id="2623" w:author="吴潇" w:date="2014-12-23T08:50:00Z">
                  <w:rPr>
                    <w:rFonts w:eastAsia="黑体"/>
                  </w:rPr>
                </w:rPrChange>
              </w:rPr>
            </w:pPr>
            <w:r>
              <w:rPr>
                <w:rFonts w:hint="eastAsia"/>
                <w:sz w:val="18"/>
                <w:szCs w:val="18"/>
                <w:rPrChange w:id="2624" w:author="吴潇" w:date="2014-12-23T08:50:00Z">
                  <w:rPr>
                    <w:rFonts w:hint="eastAsia"/>
                    <w:szCs w:val="21"/>
                  </w:rPr>
                </w:rPrChange>
              </w:rPr>
              <w:t>持卡人是否同意商户协议</w:t>
            </w:r>
          </w:p>
        </w:tc>
        <w:tc>
          <w:tcPr>
            <w:tcW w:w="1892" w:type="dxa"/>
            <w:vAlign w:val="top"/>
            <w:tcPrChange w:id="2625" w:author="吴潇" w:date="2014-12-22T14:23:00Z">
              <w:tcPr>
                <w:tcW w:w="2126" w:type="dxa"/>
                <w:vAlign w:val="top"/>
              </w:tcPr>
            </w:tcPrChange>
          </w:tcPr>
          <w:p>
            <w:pPr>
              <w:numPr>
                <w:ilvl w:val="0"/>
                <w:numId w:val="0"/>
              </w:numPr>
              <w:jc w:val="center"/>
              <w:outlineLvl w:val="4"/>
              <w:rPr>
                <w:rFonts w:eastAsia="宋体"/>
                <w:sz w:val="18"/>
                <w:szCs w:val="18"/>
                <w:rPrChange w:id="2626" w:author="吴潇" w:date="2014-12-23T08:50:00Z">
                  <w:rPr>
                    <w:rFonts w:eastAsia="黑体"/>
                  </w:rPr>
                </w:rPrChange>
              </w:rPr>
            </w:pPr>
            <w:r>
              <w:rPr>
                <w:sz w:val="18"/>
                <w:szCs w:val="18"/>
                <w:rPrChange w:id="2627" w:author="吴潇" w:date="2014-12-23T08:50:00Z">
                  <w:rPr/>
                </w:rPrChange>
              </w:rPr>
              <w:t>isAccecpted</w:t>
            </w:r>
          </w:p>
        </w:tc>
        <w:tc>
          <w:tcPr>
            <w:tcW w:w="1848" w:type="dxa"/>
            <w:vAlign w:val="top"/>
            <w:tcPrChange w:id="2628" w:author="吴潇" w:date="2014-12-22T14:23:00Z">
              <w:tcPr>
                <w:tcW w:w="1985" w:type="dxa"/>
                <w:vAlign w:val="top"/>
              </w:tcPr>
            </w:tcPrChange>
          </w:tcPr>
          <w:p>
            <w:pPr>
              <w:numPr>
                <w:ilvl w:val="0"/>
                <w:numId w:val="0"/>
              </w:numPr>
              <w:jc w:val="center"/>
              <w:outlineLvl w:val="4"/>
              <w:rPr>
                <w:rFonts w:eastAsia="宋体"/>
                <w:sz w:val="18"/>
                <w:szCs w:val="18"/>
                <w:rPrChange w:id="2629" w:author="吴潇" w:date="2014-12-23T08:50:00Z">
                  <w:rPr>
                    <w:rFonts w:eastAsia="黑体"/>
                  </w:rPr>
                </w:rPrChange>
              </w:rPr>
            </w:pPr>
            <w:r>
              <w:rPr>
                <w:sz w:val="18"/>
                <w:szCs w:val="18"/>
                <w:rPrChange w:id="2630" w:author="吴潇" w:date="2014-12-23T08:50:00Z">
                  <w:rPr/>
                </w:rPrChange>
              </w:rPr>
              <w:t>N1</w:t>
            </w:r>
          </w:p>
        </w:tc>
        <w:tc>
          <w:tcPr>
            <w:tcW w:w="2755" w:type="dxa"/>
            <w:vAlign w:val="top"/>
            <w:tcPrChange w:id="2631" w:author="吴潇" w:date="2014-12-22T14:23:00Z">
              <w:tcPr>
                <w:tcW w:w="3509" w:type="dxa"/>
                <w:vAlign w:val="top"/>
              </w:tcPr>
            </w:tcPrChange>
          </w:tcPr>
          <w:p>
            <w:pPr>
              <w:numPr>
                <w:ilvl w:val="0"/>
                <w:numId w:val="0"/>
              </w:numPr>
              <w:spacing w:line="0" w:lineRule="atLeast"/>
              <w:rPr>
                <w:sz w:val="18"/>
                <w:szCs w:val="18"/>
                <w:rPrChange w:id="2632"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633"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634" w:author="吴潇" w:date="2014-12-22T14:23:00Z">
              <w:tcPr>
                <w:tcW w:w="1951" w:type="dxa"/>
                <w:vAlign w:val="top"/>
              </w:tcPr>
            </w:tcPrChange>
          </w:tcPr>
          <w:p>
            <w:pPr>
              <w:pStyle w:val="120"/>
              <w:numPr>
                <w:ilvl w:val="0"/>
                <w:numId w:val="26"/>
              </w:numPr>
              <w:tabs>
                <w:tab w:val="left" w:pos="360"/>
              </w:tabs>
              <w:ind w:firstLineChars="0"/>
              <w:jc w:val="center"/>
              <w:rPr>
                <w:ins w:id="2636" w:author="吴潇" w:date="2014-12-22T14:23:00Z"/>
                <w:sz w:val="18"/>
                <w:szCs w:val="18"/>
                <w:rPrChange w:id="2637" w:author="吴潇" w:date="2014-12-23T08:50:00Z">
                  <w:rPr/>
                </w:rPrChange>
              </w:rPr>
              <w:pPrChange w:id="2635" w:author="吴潇" w:date="2014-12-22T14:23:00Z">
                <w:pPr>
                  <w:numPr>
                    <w:ilvl w:val="0"/>
                    <w:numId w:val="0"/>
                  </w:numPr>
                  <w:tabs>
                    <w:tab w:val="clear" w:pos="360"/>
                    <w:tab w:val="clear" w:pos="784"/>
                  </w:tabs>
                  <w:jc w:val="center"/>
                </w:pPr>
              </w:pPrChange>
            </w:pPr>
          </w:p>
        </w:tc>
        <w:tc>
          <w:tcPr>
            <w:tcW w:w="2259" w:type="dxa"/>
            <w:vAlign w:val="top"/>
            <w:tcPrChange w:id="2638" w:author="吴潇" w:date="2014-12-22T14:23:00Z">
              <w:tcPr>
                <w:tcW w:w="1951" w:type="dxa"/>
                <w:vAlign w:val="top"/>
              </w:tcPr>
            </w:tcPrChange>
          </w:tcPr>
          <w:p>
            <w:pPr>
              <w:numPr>
                <w:ilvl w:val="0"/>
                <w:numId w:val="0"/>
              </w:numPr>
              <w:jc w:val="center"/>
              <w:outlineLvl w:val="4"/>
              <w:rPr>
                <w:rFonts w:eastAsia="宋体"/>
                <w:sz w:val="18"/>
                <w:szCs w:val="18"/>
                <w:rPrChange w:id="2639" w:author="吴潇" w:date="2014-12-23T08:50:00Z">
                  <w:rPr>
                    <w:rFonts w:eastAsia="黑体"/>
                    <w:szCs w:val="21"/>
                  </w:rPr>
                </w:rPrChange>
              </w:rPr>
            </w:pPr>
            <w:r>
              <w:rPr>
                <w:rFonts w:hint="eastAsia"/>
                <w:sz w:val="18"/>
                <w:szCs w:val="18"/>
                <w:rPrChange w:id="2640" w:author="吴潇" w:date="2014-12-23T08:50:00Z">
                  <w:rPr>
                    <w:rFonts w:hint="eastAsia"/>
                  </w:rPr>
                </w:rPrChange>
              </w:rPr>
              <w:t>证件类型</w:t>
            </w:r>
          </w:p>
        </w:tc>
        <w:tc>
          <w:tcPr>
            <w:tcW w:w="1892" w:type="dxa"/>
            <w:vAlign w:val="top"/>
            <w:tcPrChange w:id="2641" w:author="吴潇" w:date="2014-12-22T14:23:00Z">
              <w:tcPr>
                <w:tcW w:w="2126" w:type="dxa"/>
                <w:vAlign w:val="top"/>
              </w:tcPr>
            </w:tcPrChange>
          </w:tcPr>
          <w:p>
            <w:pPr>
              <w:numPr>
                <w:ilvl w:val="0"/>
                <w:numId w:val="0"/>
              </w:numPr>
              <w:jc w:val="center"/>
              <w:outlineLvl w:val="4"/>
              <w:rPr>
                <w:rFonts w:eastAsia="宋体"/>
                <w:sz w:val="18"/>
                <w:szCs w:val="18"/>
                <w:rPrChange w:id="2642" w:author="吴潇" w:date="2014-12-23T08:50:00Z">
                  <w:rPr>
                    <w:rFonts w:eastAsia="黑体"/>
                  </w:rPr>
                </w:rPrChange>
              </w:rPr>
            </w:pPr>
            <w:r>
              <w:rPr>
                <w:sz w:val="18"/>
                <w:szCs w:val="18"/>
                <w:rPrChange w:id="2643" w:author="吴潇" w:date="2014-12-23T08:50:00Z">
                  <w:rPr/>
                </w:rPrChange>
              </w:rPr>
              <w:t>certifTp</w:t>
            </w:r>
          </w:p>
        </w:tc>
        <w:tc>
          <w:tcPr>
            <w:tcW w:w="1848" w:type="dxa"/>
            <w:vAlign w:val="top"/>
            <w:tcPrChange w:id="2644" w:author="吴潇" w:date="2014-12-22T14:23:00Z">
              <w:tcPr>
                <w:tcW w:w="1985" w:type="dxa"/>
                <w:vAlign w:val="top"/>
              </w:tcPr>
            </w:tcPrChange>
          </w:tcPr>
          <w:p>
            <w:pPr>
              <w:numPr>
                <w:ilvl w:val="0"/>
                <w:numId w:val="0"/>
              </w:numPr>
              <w:jc w:val="center"/>
              <w:outlineLvl w:val="4"/>
              <w:rPr>
                <w:rFonts w:eastAsia="宋体"/>
                <w:sz w:val="18"/>
                <w:szCs w:val="18"/>
                <w:highlight w:val="yellow"/>
                <w:rPrChange w:id="2645" w:author="吴潇" w:date="2014-12-23T08:50:00Z">
                  <w:rPr>
                    <w:rFonts w:eastAsia="黑体"/>
                    <w:highlight w:val="yellow"/>
                  </w:rPr>
                </w:rPrChange>
              </w:rPr>
            </w:pPr>
            <w:r>
              <w:rPr>
                <w:sz w:val="18"/>
                <w:szCs w:val="18"/>
                <w:rPrChange w:id="2646" w:author="吴潇" w:date="2014-12-23T08:50:00Z">
                  <w:rPr/>
                </w:rPrChange>
              </w:rPr>
              <w:t>N2</w:t>
            </w:r>
          </w:p>
        </w:tc>
        <w:tc>
          <w:tcPr>
            <w:tcW w:w="2755" w:type="dxa"/>
            <w:vAlign w:val="top"/>
            <w:tcPrChange w:id="2647" w:author="吴潇" w:date="2014-12-22T14:23:00Z">
              <w:tcPr>
                <w:tcW w:w="3509" w:type="dxa"/>
                <w:vAlign w:val="top"/>
              </w:tcPr>
            </w:tcPrChange>
          </w:tcPr>
          <w:p>
            <w:pPr>
              <w:numPr>
                <w:ilvl w:val="0"/>
                <w:numId w:val="0"/>
              </w:numPr>
              <w:spacing w:line="0" w:lineRule="atLeast"/>
              <w:outlineLvl w:val="4"/>
              <w:rPr>
                <w:ins w:id="2648" w:author="吴潇" w:date="2014-12-22T14:23:00Z"/>
                <w:rFonts w:eastAsia="宋体"/>
                <w:sz w:val="18"/>
                <w:szCs w:val="18"/>
                <w:rPrChange w:id="2649" w:author="吴潇" w:date="2014-12-23T08:50:00Z">
                  <w:rPr>
                    <w:rFonts w:eastAsia="黑体"/>
                  </w:rPr>
                </w:rPrChange>
              </w:rPr>
            </w:pPr>
            <w:r>
              <w:rPr>
                <w:rFonts w:hint="eastAsia"/>
                <w:sz w:val="18"/>
                <w:szCs w:val="18"/>
                <w:rPrChange w:id="2650" w:author="吴潇" w:date="2014-12-23T08:50:00Z">
                  <w:rPr>
                    <w:rFonts w:hint="eastAsia"/>
                  </w:rPr>
                </w:rPrChange>
              </w:rPr>
              <w:t>取值如下：</w:t>
            </w:r>
          </w:p>
          <w:p>
            <w:pPr>
              <w:numPr>
                <w:ilvl w:val="0"/>
                <w:numId w:val="0"/>
              </w:numPr>
              <w:tabs>
                <w:tab w:val="left" w:pos="360"/>
                <w:tab w:val="left" w:pos="784"/>
              </w:tabs>
              <w:spacing w:line="0" w:lineRule="atLeast"/>
              <w:ind w:left="420" w:leftChars="200"/>
              <w:rPr>
                <w:ins w:id="2652" w:author="吴潇" w:date="2014-12-22T14:24:00Z"/>
                <w:sz w:val="18"/>
                <w:szCs w:val="18"/>
                <w:rPrChange w:id="2653" w:author="吴潇" w:date="2014-12-23T08:50:00Z">
                  <w:rPr/>
                </w:rPrChange>
              </w:rPr>
              <w:pPrChange w:id="2651" w:author="吴潇" w:date="2014-12-22T14:24:00Z">
                <w:pPr>
                  <w:numPr>
                    <w:ilvl w:val="0"/>
                    <w:numId w:val="0"/>
                  </w:numPr>
                  <w:tabs>
                    <w:tab w:val="clear" w:pos="360"/>
                    <w:tab w:val="clear" w:pos="784"/>
                  </w:tabs>
                  <w:spacing w:line="0" w:lineRule="atLeast"/>
                </w:pPr>
              </w:pPrChange>
            </w:pPr>
            <w:r>
              <w:rPr>
                <w:sz w:val="18"/>
                <w:szCs w:val="18"/>
                <w:rPrChange w:id="2654" w:author="吴潇" w:date="2014-12-23T08:50:00Z">
                  <w:rPr/>
                </w:rPrChange>
              </w:rPr>
              <w:t>01</w:t>
            </w:r>
            <w:r>
              <w:rPr>
                <w:rFonts w:hint="eastAsia"/>
                <w:sz w:val="18"/>
                <w:szCs w:val="18"/>
                <w:rPrChange w:id="2655" w:author="吴潇" w:date="2014-12-23T08:50:00Z">
                  <w:rPr>
                    <w:rFonts w:hint="eastAsia"/>
                  </w:rPr>
                </w:rPrChange>
              </w:rPr>
              <w:t>：身份证</w:t>
            </w:r>
            <w:del w:id="2656" w:author="吴潇" w:date="2014-12-22T14:24:00Z">
              <w:r>
                <w:rPr>
                  <w:rFonts w:hint="eastAsia"/>
                  <w:sz w:val="18"/>
                  <w:szCs w:val="18"/>
                  <w:rPrChange w:id="2657" w:author="吴潇" w:date="2014-12-23T08:50:00Z">
                    <w:rPr>
                      <w:rFonts w:hint="eastAsia"/>
                    </w:rPr>
                  </w:rPrChange>
                </w:rPr>
                <w:delText>；</w:delText>
              </w:r>
            </w:del>
          </w:p>
          <w:p>
            <w:pPr>
              <w:numPr>
                <w:ilvl w:val="0"/>
                <w:numId w:val="0"/>
              </w:numPr>
              <w:tabs>
                <w:tab w:val="left" w:pos="360"/>
                <w:tab w:val="left" w:pos="784"/>
              </w:tabs>
              <w:spacing w:line="0" w:lineRule="atLeast"/>
              <w:ind w:left="420" w:leftChars="200"/>
              <w:rPr>
                <w:ins w:id="2659" w:author="吴潇" w:date="2014-12-22T14:24:00Z"/>
                <w:sz w:val="18"/>
                <w:szCs w:val="18"/>
                <w:rPrChange w:id="2660" w:author="吴潇" w:date="2014-12-23T08:50:00Z">
                  <w:rPr/>
                </w:rPrChange>
              </w:rPr>
              <w:pPrChange w:id="2658" w:author="吴潇" w:date="2014-12-22T14:24:00Z">
                <w:pPr>
                  <w:numPr>
                    <w:ilvl w:val="0"/>
                    <w:numId w:val="0"/>
                  </w:numPr>
                  <w:tabs>
                    <w:tab w:val="clear" w:pos="360"/>
                    <w:tab w:val="clear" w:pos="784"/>
                  </w:tabs>
                  <w:spacing w:line="0" w:lineRule="atLeast"/>
                </w:pPr>
              </w:pPrChange>
            </w:pPr>
            <w:r>
              <w:rPr>
                <w:sz w:val="18"/>
                <w:szCs w:val="18"/>
                <w:rPrChange w:id="2661" w:author="吴潇" w:date="2014-12-23T08:50:00Z">
                  <w:rPr/>
                </w:rPrChange>
              </w:rPr>
              <w:t>02</w:t>
            </w:r>
            <w:r>
              <w:rPr>
                <w:rFonts w:hint="eastAsia"/>
                <w:sz w:val="18"/>
                <w:szCs w:val="18"/>
                <w:rPrChange w:id="2662" w:author="吴潇" w:date="2014-12-23T08:50:00Z">
                  <w:rPr>
                    <w:rFonts w:hint="eastAsia"/>
                  </w:rPr>
                </w:rPrChange>
              </w:rPr>
              <w:t>：军官证</w:t>
            </w:r>
            <w:del w:id="2663" w:author="吴潇" w:date="2014-12-22T14:24:00Z">
              <w:r>
                <w:rPr>
                  <w:rFonts w:hint="eastAsia"/>
                  <w:sz w:val="18"/>
                  <w:szCs w:val="18"/>
                  <w:rPrChange w:id="2664" w:author="吴潇" w:date="2014-12-23T08:50:00Z">
                    <w:rPr>
                      <w:rFonts w:hint="eastAsia"/>
                    </w:rPr>
                  </w:rPrChange>
                </w:rPr>
                <w:delText>；</w:delText>
              </w:r>
            </w:del>
          </w:p>
          <w:p>
            <w:pPr>
              <w:numPr>
                <w:ilvl w:val="0"/>
                <w:numId w:val="0"/>
              </w:numPr>
              <w:tabs>
                <w:tab w:val="left" w:pos="360"/>
                <w:tab w:val="left" w:pos="784"/>
              </w:tabs>
              <w:spacing w:line="0" w:lineRule="atLeast"/>
              <w:ind w:left="420" w:leftChars="200"/>
              <w:rPr>
                <w:ins w:id="2666" w:author="吴潇" w:date="2014-12-22T14:24:00Z"/>
                <w:sz w:val="18"/>
                <w:szCs w:val="18"/>
                <w:rPrChange w:id="2667" w:author="吴潇" w:date="2014-12-23T08:50:00Z">
                  <w:rPr/>
                </w:rPrChange>
              </w:rPr>
              <w:pPrChange w:id="2665" w:author="吴潇" w:date="2014-12-22T14:24:00Z">
                <w:pPr>
                  <w:numPr>
                    <w:ilvl w:val="0"/>
                    <w:numId w:val="0"/>
                  </w:numPr>
                  <w:tabs>
                    <w:tab w:val="clear" w:pos="360"/>
                    <w:tab w:val="clear" w:pos="784"/>
                  </w:tabs>
                  <w:spacing w:line="0" w:lineRule="atLeast"/>
                </w:pPr>
              </w:pPrChange>
            </w:pPr>
            <w:r>
              <w:rPr>
                <w:sz w:val="18"/>
                <w:szCs w:val="18"/>
                <w:rPrChange w:id="2668" w:author="吴潇" w:date="2014-12-23T08:50:00Z">
                  <w:rPr/>
                </w:rPrChange>
              </w:rPr>
              <w:t>03</w:t>
            </w:r>
            <w:r>
              <w:rPr>
                <w:rFonts w:hint="eastAsia"/>
                <w:sz w:val="18"/>
                <w:szCs w:val="18"/>
                <w:rPrChange w:id="2669" w:author="吴潇" w:date="2014-12-23T08:50:00Z">
                  <w:rPr>
                    <w:rFonts w:hint="eastAsia"/>
                  </w:rPr>
                </w:rPrChange>
              </w:rPr>
              <w:t>：护照</w:t>
            </w:r>
            <w:del w:id="2670" w:author="吴潇" w:date="2014-12-22T14:24:00Z">
              <w:r>
                <w:rPr>
                  <w:rFonts w:hint="eastAsia"/>
                  <w:sz w:val="18"/>
                  <w:szCs w:val="18"/>
                  <w:rPrChange w:id="2671" w:author="吴潇" w:date="2014-12-23T08:50:00Z">
                    <w:rPr>
                      <w:rFonts w:hint="eastAsia"/>
                    </w:rPr>
                  </w:rPrChange>
                </w:rPr>
                <w:delText>；</w:delText>
              </w:r>
            </w:del>
          </w:p>
          <w:p>
            <w:pPr>
              <w:numPr>
                <w:ilvl w:val="0"/>
                <w:numId w:val="0"/>
              </w:numPr>
              <w:tabs>
                <w:tab w:val="left" w:pos="360"/>
                <w:tab w:val="left" w:pos="784"/>
              </w:tabs>
              <w:spacing w:line="0" w:lineRule="atLeast"/>
              <w:ind w:left="420" w:leftChars="200"/>
              <w:rPr>
                <w:ins w:id="2673" w:author="吴潇" w:date="2014-12-22T14:24:00Z"/>
                <w:sz w:val="18"/>
                <w:szCs w:val="18"/>
                <w:rPrChange w:id="2674" w:author="吴潇" w:date="2014-12-23T08:50:00Z">
                  <w:rPr/>
                </w:rPrChange>
              </w:rPr>
              <w:pPrChange w:id="2672" w:author="吴潇" w:date="2014-12-22T14:24:00Z">
                <w:pPr>
                  <w:numPr>
                    <w:ilvl w:val="0"/>
                    <w:numId w:val="0"/>
                  </w:numPr>
                  <w:tabs>
                    <w:tab w:val="clear" w:pos="360"/>
                    <w:tab w:val="clear" w:pos="784"/>
                  </w:tabs>
                  <w:spacing w:line="0" w:lineRule="atLeast"/>
                </w:pPr>
              </w:pPrChange>
            </w:pPr>
            <w:r>
              <w:rPr>
                <w:sz w:val="18"/>
                <w:szCs w:val="18"/>
                <w:rPrChange w:id="2675" w:author="吴潇" w:date="2014-12-23T08:50:00Z">
                  <w:rPr/>
                </w:rPrChange>
              </w:rPr>
              <w:t>04</w:t>
            </w:r>
            <w:r>
              <w:rPr>
                <w:rFonts w:hint="eastAsia"/>
                <w:sz w:val="18"/>
                <w:szCs w:val="18"/>
                <w:rPrChange w:id="2676" w:author="吴潇" w:date="2014-12-23T08:50:00Z">
                  <w:rPr>
                    <w:rFonts w:hint="eastAsia"/>
                  </w:rPr>
                </w:rPrChange>
              </w:rPr>
              <w:t>：回乡证</w:t>
            </w:r>
            <w:del w:id="2677" w:author="吴潇" w:date="2014-12-22T14:24:00Z">
              <w:r>
                <w:rPr>
                  <w:rFonts w:hint="eastAsia"/>
                  <w:sz w:val="18"/>
                  <w:szCs w:val="18"/>
                  <w:rPrChange w:id="2678" w:author="吴潇" w:date="2014-12-23T08:50:00Z">
                    <w:rPr>
                      <w:rFonts w:hint="eastAsia"/>
                    </w:rPr>
                  </w:rPrChange>
                </w:rPr>
                <w:delText>；</w:delText>
              </w:r>
            </w:del>
          </w:p>
          <w:p>
            <w:pPr>
              <w:numPr>
                <w:ilvl w:val="0"/>
                <w:numId w:val="0"/>
              </w:numPr>
              <w:tabs>
                <w:tab w:val="left" w:pos="360"/>
                <w:tab w:val="left" w:pos="784"/>
              </w:tabs>
              <w:spacing w:line="0" w:lineRule="atLeast"/>
              <w:ind w:left="420" w:leftChars="200"/>
              <w:rPr>
                <w:ins w:id="2680" w:author="吴潇" w:date="2014-12-22T14:24:00Z"/>
                <w:sz w:val="18"/>
                <w:szCs w:val="18"/>
                <w:rPrChange w:id="2681" w:author="吴潇" w:date="2014-12-23T08:50:00Z">
                  <w:rPr/>
                </w:rPrChange>
              </w:rPr>
              <w:pPrChange w:id="2679" w:author="吴潇" w:date="2014-12-22T14:24:00Z">
                <w:pPr>
                  <w:numPr>
                    <w:ilvl w:val="0"/>
                    <w:numId w:val="0"/>
                  </w:numPr>
                  <w:tabs>
                    <w:tab w:val="clear" w:pos="360"/>
                    <w:tab w:val="clear" w:pos="784"/>
                  </w:tabs>
                  <w:spacing w:line="0" w:lineRule="atLeast"/>
                </w:pPr>
              </w:pPrChange>
            </w:pPr>
            <w:r>
              <w:rPr>
                <w:sz w:val="18"/>
                <w:szCs w:val="18"/>
                <w:rPrChange w:id="2682" w:author="吴潇" w:date="2014-12-23T08:50:00Z">
                  <w:rPr/>
                </w:rPrChange>
              </w:rPr>
              <w:t>05</w:t>
            </w:r>
            <w:r>
              <w:rPr>
                <w:rFonts w:hint="eastAsia"/>
                <w:sz w:val="18"/>
                <w:szCs w:val="18"/>
                <w:rPrChange w:id="2683" w:author="吴潇" w:date="2014-12-23T08:50:00Z">
                  <w:rPr>
                    <w:rFonts w:hint="eastAsia"/>
                  </w:rPr>
                </w:rPrChange>
              </w:rPr>
              <w:t>：台胞证</w:t>
            </w:r>
            <w:del w:id="2684" w:author="吴潇" w:date="2014-12-22T14:24:00Z">
              <w:r>
                <w:rPr>
                  <w:rFonts w:hint="eastAsia"/>
                  <w:sz w:val="18"/>
                  <w:szCs w:val="18"/>
                  <w:rPrChange w:id="2685" w:author="吴潇" w:date="2014-12-23T08:50:00Z">
                    <w:rPr>
                      <w:rFonts w:hint="eastAsia"/>
                    </w:rPr>
                  </w:rPrChange>
                </w:rPr>
                <w:delText>；</w:delText>
              </w:r>
            </w:del>
          </w:p>
          <w:p>
            <w:pPr>
              <w:numPr>
                <w:ilvl w:val="0"/>
                <w:numId w:val="0"/>
              </w:numPr>
              <w:tabs>
                <w:tab w:val="left" w:pos="360"/>
                <w:tab w:val="left" w:pos="784"/>
              </w:tabs>
              <w:spacing w:line="0" w:lineRule="atLeast"/>
              <w:ind w:left="420" w:leftChars="200"/>
              <w:rPr>
                <w:ins w:id="2687" w:author="吴潇" w:date="2014-12-22T14:24:00Z"/>
                <w:sz w:val="18"/>
                <w:szCs w:val="18"/>
                <w:rPrChange w:id="2688" w:author="吴潇" w:date="2014-12-23T08:50:00Z">
                  <w:rPr/>
                </w:rPrChange>
              </w:rPr>
              <w:pPrChange w:id="2686" w:author="吴潇" w:date="2014-12-22T14:24:00Z">
                <w:pPr>
                  <w:numPr>
                    <w:ilvl w:val="0"/>
                    <w:numId w:val="0"/>
                  </w:numPr>
                  <w:tabs>
                    <w:tab w:val="clear" w:pos="360"/>
                    <w:tab w:val="clear" w:pos="784"/>
                  </w:tabs>
                  <w:spacing w:line="0" w:lineRule="atLeast"/>
                </w:pPr>
              </w:pPrChange>
            </w:pPr>
            <w:r>
              <w:rPr>
                <w:sz w:val="18"/>
                <w:szCs w:val="18"/>
                <w:rPrChange w:id="2689" w:author="吴潇" w:date="2014-12-23T08:50:00Z">
                  <w:rPr/>
                </w:rPrChange>
              </w:rPr>
              <w:t>06</w:t>
            </w:r>
            <w:r>
              <w:rPr>
                <w:rFonts w:hint="eastAsia"/>
                <w:sz w:val="18"/>
                <w:szCs w:val="18"/>
                <w:rPrChange w:id="2690" w:author="吴潇" w:date="2014-12-23T08:50:00Z">
                  <w:rPr>
                    <w:rFonts w:hint="eastAsia"/>
                  </w:rPr>
                </w:rPrChange>
              </w:rPr>
              <w:t>：警官证</w:t>
            </w:r>
            <w:del w:id="2691" w:author="吴潇" w:date="2014-12-22T14:24:00Z">
              <w:r>
                <w:rPr>
                  <w:rFonts w:hint="eastAsia"/>
                  <w:sz w:val="18"/>
                  <w:szCs w:val="18"/>
                  <w:rPrChange w:id="2692" w:author="吴潇" w:date="2014-12-23T08:50:00Z">
                    <w:rPr>
                      <w:rFonts w:hint="eastAsia"/>
                    </w:rPr>
                  </w:rPrChange>
                </w:rPr>
                <w:delText>；</w:delText>
              </w:r>
            </w:del>
          </w:p>
          <w:p>
            <w:pPr>
              <w:numPr>
                <w:ilvl w:val="0"/>
                <w:numId w:val="0"/>
              </w:numPr>
              <w:tabs>
                <w:tab w:val="left" w:pos="360"/>
                <w:tab w:val="left" w:pos="784"/>
              </w:tabs>
              <w:spacing w:line="0" w:lineRule="atLeast"/>
              <w:ind w:left="420" w:leftChars="200"/>
              <w:rPr>
                <w:ins w:id="2694" w:author="吴潇" w:date="2014-12-22T14:24:00Z"/>
                <w:sz w:val="18"/>
                <w:szCs w:val="18"/>
                <w:rPrChange w:id="2695" w:author="吴潇" w:date="2014-12-23T08:50:00Z">
                  <w:rPr/>
                </w:rPrChange>
              </w:rPr>
              <w:pPrChange w:id="2693" w:author="吴潇" w:date="2014-12-22T14:24:00Z">
                <w:pPr>
                  <w:numPr>
                    <w:ilvl w:val="0"/>
                    <w:numId w:val="0"/>
                  </w:numPr>
                  <w:tabs>
                    <w:tab w:val="clear" w:pos="360"/>
                    <w:tab w:val="clear" w:pos="784"/>
                  </w:tabs>
                  <w:spacing w:line="0" w:lineRule="atLeast"/>
                </w:pPr>
              </w:pPrChange>
            </w:pPr>
            <w:r>
              <w:rPr>
                <w:sz w:val="18"/>
                <w:szCs w:val="18"/>
                <w:rPrChange w:id="2696" w:author="吴潇" w:date="2014-12-23T08:50:00Z">
                  <w:rPr/>
                </w:rPrChange>
              </w:rPr>
              <w:t>07</w:t>
            </w:r>
            <w:r>
              <w:rPr>
                <w:rFonts w:hint="eastAsia"/>
                <w:sz w:val="18"/>
                <w:szCs w:val="18"/>
                <w:rPrChange w:id="2697" w:author="吴潇" w:date="2014-12-23T08:50:00Z">
                  <w:rPr>
                    <w:rFonts w:hint="eastAsia"/>
                  </w:rPr>
                </w:rPrChange>
              </w:rPr>
              <w:t>：士兵证</w:t>
            </w:r>
            <w:del w:id="2698" w:author="吴潇" w:date="2014-12-22T14:24:00Z">
              <w:r>
                <w:rPr>
                  <w:rFonts w:hint="eastAsia"/>
                  <w:sz w:val="18"/>
                  <w:szCs w:val="18"/>
                  <w:rPrChange w:id="2699" w:author="吴潇" w:date="2014-12-23T08:50:00Z">
                    <w:rPr>
                      <w:rFonts w:hint="eastAsia"/>
                    </w:rPr>
                  </w:rPrChange>
                </w:rPr>
                <w:delText>；</w:delText>
              </w:r>
            </w:del>
          </w:p>
          <w:p>
            <w:pPr>
              <w:numPr>
                <w:ilvl w:val="0"/>
                <w:numId w:val="0"/>
              </w:numPr>
              <w:tabs>
                <w:tab w:val="left" w:pos="360"/>
                <w:tab w:val="left" w:pos="784"/>
              </w:tabs>
              <w:spacing w:line="0" w:lineRule="atLeast"/>
              <w:ind w:left="210" w:leftChars="100" w:right="210" w:rightChars="100"/>
              <w:rPr>
                <w:del w:id="2701" w:author="吴潇" w:date="2014-12-22T14:24:00Z"/>
                <w:sz w:val="18"/>
                <w:szCs w:val="18"/>
                <w:rPrChange w:id="2702" w:author="吴潇" w:date="2014-12-23T08:50:00Z">
                  <w:rPr/>
                </w:rPrChange>
              </w:rPr>
              <w:pPrChange w:id="2700" w:author="吴潇" w:date="2014-12-22T14:24:00Z">
                <w:pPr>
                  <w:numPr>
                    <w:ilvl w:val="0"/>
                    <w:numId w:val="0"/>
                  </w:numPr>
                  <w:tabs>
                    <w:tab w:val="clear" w:pos="360"/>
                    <w:tab w:val="clear" w:pos="784"/>
                  </w:tabs>
                  <w:spacing w:line="0" w:lineRule="atLeast"/>
                </w:pPr>
              </w:pPrChange>
            </w:pPr>
            <w:r>
              <w:rPr>
                <w:sz w:val="18"/>
                <w:szCs w:val="18"/>
                <w:rPrChange w:id="2703" w:author="吴潇" w:date="2014-12-23T08:50:00Z">
                  <w:rPr/>
                </w:rPrChange>
              </w:rPr>
              <w:t>99</w:t>
            </w:r>
            <w:r>
              <w:rPr>
                <w:rFonts w:hint="eastAsia"/>
                <w:sz w:val="18"/>
                <w:szCs w:val="18"/>
                <w:rPrChange w:id="2704" w:author="吴潇" w:date="2014-12-23T08:50:00Z">
                  <w:rPr>
                    <w:rFonts w:hint="eastAsia"/>
                  </w:rPr>
                </w:rPrChange>
              </w:rPr>
              <w:t>：其它证件</w:t>
            </w:r>
          </w:p>
          <w:p>
            <w:pPr>
              <w:numPr>
                <w:ilvl w:val="0"/>
                <w:numId w:val="0"/>
              </w:numPr>
              <w:tabs>
                <w:tab w:val="left" w:pos="360"/>
                <w:tab w:val="left" w:pos="784"/>
              </w:tabs>
              <w:spacing w:line="0" w:lineRule="atLeast"/>
              <w:ind w:left="420" w:leftChars="200"/>
              <w:rPr>
                <w:sz w:val="18"/>
                <w:szCs w:val="18"/>
                <w:rPrChange w:id="2706" w:author="吴潇" w:date="2014-12-23T08:50:00Z">
                  <w:rPr/>
                </w:rPrChange>
              </w:rPr>
              <w:pPrChange w:id="2705" w:author="吴潇" w:date="2014-12-22T14:24:00Z">
                <w:pPr>
                  <w:numPr>
                    <w:ilvl w:val="0"/>
                    <w:numId w:val="0"/>
                  </w:numPr>
                  <w:tabs>
                    <w:tab w:val="clear" w:pos="360"/>
                    <w:tab w:val="clear" w:pos="784"/>
                  </w:tabs>
                  <w:spacing w:line="0" w:lineRule="atLeast"/>
                </w:pPr>
              </w:pPrChange>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707"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708" w:author="吴潇" w:date="2014-12-22T14:23:00Z">
              <w:tcPr>
                <w:tcW w:w="1951" w:type="dxa"/>
                <w:vAlign w:val="top"/>
              </w:tcPr>
            </w:tcPrChange>
          </w:tcPr>
          <w:p>
            <w:pPr>
              <w:pStyle w:val="120"/>
              <w:numPr>
                <w:ilvl w:val="0"/>
                <w:numId w:val="26"/>
              </w:numPr>
              <w:tabs>
                <w:tab w:val="left" w:pos="360"/>
              </w:tabs>
              <w:ind w:firstLineChars="0"/>
              <w:jc w:val="center"/>
              <w:rPr>
                <w:ins w:id="2710" w:author="吴潇" w:date="2014-12-22T14:23:00Z"/>
                <w:sz w:val="18"/>
                <w:szCs w:val="18"/>
                <w:rPrChange w:id="2711" w:author="吴潇" w:date="2014-12-23T08:50:00Z">
                  <w:rPr/>
                </w:rPrChange>
              </w:rPr>
              <w:pPrChange w:id="2709" w:author="吴潇" w:date="2014-12-22T14:23:00Z">
                <w:pPr>
                  <w:numPr>
                    <w:ilvl w:val="0"/>
                    <w:numId w:val="0"/>
                  </w:numPr>
                  <w:tabs>
                    <w:tab w:val="clear" w:pos="360"/>
                    <w:tab w:val="clear" w:pos="784"/>
                  </w:tabs>
                  <w:jc w:val="center"/>
                </w:pPr>
              </w:pPrChange>
            </w:pPr>
          </w:p>
        </w:tc>
        <w:tc>
          <w:tcPr>
            <w:tcW w:w="2259" w:type="dxa"/>
            <w:vAlign w:val="top"/>
            <w:tcPrChange w:id="2712" w:author="吴潇" w:date="2014-12-22T14:23:00Z">
              <w:tcPr>
                <w:tcW w:w="1951" w:type="dxa"/>
                <w:vAlign w:val="top"/>
              </w:tcPr>
            </w:tcPrChange>
          </w:tcPr>
          <w:p>
            <w:pPr>
              <w:numPr>
                <w:ilvl w:val="0"/>
                <w:numId w:val="0"/>
              </w:numPr>
              <w:jc w:val="center"/>
              <w:outlineLvl w:val="4"/>
              <w:rPr>
                <w:rFonts w:eastAsia="宋体"/>
                <w:sz w:val="18"/>
                <w:szCs w:val="18"/>
                <w:rPrChange w:id="2713" w:author="吴潇" w:date="2014-12-23T08:50:00Z">
                  <w:rPr>
                    <w:rFonts w:eastAsia="黑体"/>
                    <w:szCs w:val="21"/>
                  </w:rPr>
                </w:rPrChange>
              </w:rPr>
            </w:pPr>
            <w:r>
              <w:rPr>
                <w:rFonts w:hint="eastAsia"/>
                <w:sz w:val="18"/>
                <w:szCs w:val="18"/>
                <w:rPrChange w:id="2714" w:author="吴潇" w:date="2014-12-23T08:50:00Z">
                  <w:rPr>
                    <w:rFonts w:hint="eastAsia"/>
                  </w:rPr>
                </w:rPrChange>
              </w:rPr>
              <w:t>证件号码</w:t>
            </w:r>
          </w:p>
        </w:tc>
        <w:tc>
          <w:tcPr>
            <w:tcW w:w="1892" w:type="dxa"/>
            <w:vAlign w:val="top"/>
            <w:tcPrChange w:id="2715" w:author="吴潇" w:date="2014-12-22T14:23:00Z">
              <w:tcPr>
                <w:tcW w:w="2126" w:type="dxa"/>
                <w:vAlign w:val="top"/>
              </w:tcPr>
            </w:tcPrChange>
          </w:tcPr>
          <w:p>
            <w:pPr>
              <w:numPr>
                <w:ilvl w:val="0"/>
                <w:numId w:val="0"/>
              </w:numPr>
              <w:jc w:val="center"/>
              <w:outlineLvl w:val="4"/>
              <w:rPr>
                <w:rFonts w:eastAsia="宋体"/>
                <w:sz w:val="18"/>
                <w:szCs w:val="18"/>
                <w:rPrChange w:id="2716" w:author="吴潇" w:date="2014-12-23T08:50:00Z">
                  <w:rPr>
                    <w:rFonts w:eastAsia="黑体"/>
                  </w:rPr>
                </w:rPrChange>
              </w:rPr>
            </w:pPr>
            <w:r>
              <w:rPr>
                <w:sz w:val="18"/>
                <w:szCs w:val="18"/>
                <w:rPrChange w:id="2717" w:author="吴潇" w:date="2014-12-23T08:50:00Z">
                  <w:rPr/>
                </w:rPrChange>
              </w:rPr>
              <w:t>certifId</w:t>
            </w:r>
          </w:p>
        </w:tc>
        <w:tc>
          <w:tcPr>
            <w:tcW w:w="1848" w:type="dxa"/>
            <w:vAlign w:val="top"/>
            <w:tcPrChange w:id="2718" w:author="吴潇" w:date="2014-12-22T14:23:00Z">
              <w:tcPr>
                <w:tcW w:w="1985" w:type="dxa"/>
                <w:vAlign w:val="top"/>
              </w:tcPr>
            </w:tcPrChange>
          </w:tcPr>
          <w:p>
            <w:pPr>
              <w:numPr>
                <w:ilvl w:val="0"/>
                <w:numId w:val="0"/>
              </w:numPr>
              <w:jc w:val="center"/>
              <w:outlineLvl w:val="4"/>
              <w:rPr>
                <w:rFonts w:eastAsia="宋体"/>
                <w:sz w:val="18"/>
                <w:szCs w:val="18"/>
                <w:highlight w:val="yellow"/>
                <w:rPrChange w:id="2719" w:author="吴潇" w:date="2014-12-23T08:50:00Z">
                  <w:rPr>
                    <w:rFonts w:eastAsia="黑体"/>
                    <w:highlight w:val="yellow"/>
                  </w:rPr>
                </w:rPrChange>
              </w:rPr>
            </w:pPr>
            <w:r>
              <w:rPr>
                <w:sz w:val="18"/>
                <w:szCs w:val="18"/>
                <w:rPrChange w:id="2720" w:author="吴潇" w:date="2014-12-23T08:50:00Z">
                  <w:rPr/>
                </w:rPrChange>
              </w:rPr>
              <w:t>ANS1..20</w:t>
            </w:r>
          </w:p>
        </w:tc>
        <w:tc>
          <w:tcPr>
            <w:tcW w:w="2755" w:type="dxa"/>
            <w:vAlign w:val="top"/>
            <w:tcPrChange w:id="2721" w:author="吴潇" w:date="2014-12-22T14:23:00Z">
              <w:tcPr>
                <w:tcW w:w="3509" w:type="dxa"/>
                <w:vAlign w:val="top"/>
              </w:tcPr>
            </w:tcPrChange>
          </w:tcPr>
          <w:p>
            <w:pPr>
              <w:numPr>
                <w:ilvl w:val="0"/>
                <w:numId w:val="0"/>
              </w:numPr>
              <w:spacing w:line="0" w:lineRule="atLeast"/>
              <w:rPr>
                <w:sz w:val="18"/>
                <w:szCs w:val="18"/>
                <w:rPrChange w:id="2722"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723"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724" w:author="吴潇" w:date="2014-12-22T14:23:00Z">
              <w:tcPr>
                <w:tcW w:w="1951" w:type="dxa"/>
                <w:vAlign w:val="top"/>
              </w:tcPr>
            </w:tcPrChange>
          </w:tcPr>
          <w:p>
            <w:pPr>
              <w:pStyle w:val="120"/>
              <w:numPr>
                <w:ilvl w:val="0"/>
                <w:numId w:val="26"/>
              </w:numPr>
              <w:tabs>
                <w:tab w:val="left" w:pos="360"/>
              </w:tabs>
              <w:ind w:firstLineChars="0"/>
              <w:jc w:val="center"/>
              <w:rPr>
                <w:ins w:id="2726" w:author="吴潇" w:date="2014-12-22T14:23:00Z"/>
                <w:sz w:val="18"/>
                <w:szCs w:val="18"/>
                <w:rPrChange w:id="2727" w:author="吴潇" w:date="2014-12-23T08:50:00Z">
                  <w:rPr/>
                </w:rPrChange>
              </w:rPr>
              <w:pPrChange w:id="2725" w:author="吴潇" w:date="2014-12-22T14:23:00Z">
                <w:pPr>
                  <w:numPr>
                    <w:ilvl w:val="0"/>
                    <w:numId w:val="0"/>
                  </w:numPr>
                  <w:tabs>
                    <w:tab w:val="clear" w:pos="360"/>
                    <w:tab w:val="clear" w:pos="784"/>
                  </w:tabs>
                  <w:jc w:val="center"/>
                </w:pPr>
              </w:pPrChange>
            </w:pPr>
          </w:p>
        </w:tc>
        <w:tc>
          <w:tcPr>
            <w:tcW w:w="2259" w:type="dxa"/>
            <w:vAlign w:val="top"/>
            <w:tcPrChange w:id="2728" w:author="吴潇" w:date="2014-12-22T14:23:00Z">
              <w:tcPr>
                <w:tcW w:w="1951" w:type="dxa"/>
                <w:vAlign w:val="top"/>
              </w:tcPr>
            </w:tcPrChange>
          </w:tcPr>
          <w:p>
            <w:pPr>
              <w:numPr>
                <w:ilvl w:val="0"/>
                <w:numId w:val="0"/>
              </w:numPr>
              <w:jc w:val="center"/>
              <w:outlineLvl w:val="4"/>
              <w:rPr>
                <w:rFonts w:eastAsia="宋体"/>
                <w:sz w:val="18"/>
                <w:szCs w:val="18"/>
                <w:rPrChange w:id="2729" w:author="吴潇" w:date="2014-12-23T08:50:00Z">
                  <w:rPr>
                    <w:rFonts w:eastAsia="黑体"/>
                    <w:szCs w:val="21"/>
                  </w:rPr>
                </w:rPrChange>
              </w:rPr>
            </w:pPr>
            <w:r>
              <w:rPr>
                <w:rFonts w:hint="eastAsia"/>
                <w:sz w:val="18"/>
                <w:szCs w:val="18"/>
                <w:rPrChange w:id="2730" w:author="吴潇" w:date="2014-12-23T08:50:00Z">
                  <w:rPr>
                    <w:rFonts w:hint="eastAsia"/>
                  </w:rPr>
                </w:rPrChange>
              </w:rPr>
              <w:t>姓名</w:t>
            </w:r>
          </w:p>
        </w:tc>
        <w:tc>
          <w:tcPr>
            <w:tcW w:w="1892" w:type="dxa"/>
            <w:vAlign w:val="top"/>
            <w:tcPrChange w:id="2731" w:author="吴潇" w:date="2014-12-22T14:23:00Z">
              <w:tcPr>
                <w:tcW w:w="2126" w:type="dxa"/>
                <w:vAlign w:val="top"/>
              </w:tcPr>
            </w:tcPrChange>
          </w:tcPr>
          <w:p>
            <w:pPr>
              <w:numPr>
                <w:ilvl w:val="0"/>
                <w:numId w:val="0"/>
              </w:numPr>
              <w:jc w:val="center"/>
              <w:outlineLvl w:val="4"/>
              <w:rPr>
                <w:rFonts w:eastAsia="宋体"/>
                <w:sz w:val="18"/>
                <w:szCs w:val="18"/>
                <w:rPrChange w:id="2732" w:author="吴潇" w:date="2014-12-23T08:50:00Z">
                  <w:rPr>
                    <w:rFonts w:eastAsia="黑体"/>
                  </w:rPr>
                </w:rPrChange>
              </w:rPr>
            </w:pPr>
            <w:r>
              <w:rPr>
                <w:sz w:val="18"/>
                <w:szCs w:val="18"/>
                <w:rPrChange w:id="2733" w:author="吴潇" w:date="2014-12-23T08:50:00Z">
                  <w:rPr/>
                </w:rPrChange>
              </w:rPr>
              <w:t>customerNm</w:t>
            </w:r>
          </w:p>
        </w:tc>
        <w:tc>
          <w:tcPr>
            <w:tcW w:w="1848" w:type="dxa"/>
            <w:vAlign w:val="top"/>
            <w:tcPrChange w:id="2734" w:author="吴潇" w:date="2014-12-22T14:23:00Z">
              <w:tcPr>
                <w:tcW w:w="1985" w:type="dxa"/>
                <w:vAlign w:val="top"/>
              </w:tcPr>
            </w:tcPrChange>
          </w:tcPr>
          <w:p>
            <w:pPr>
              <w:numPr>
                <w:ilvl w:val="0"/>
                <w:numId w:val="0"/>
              </w:numPr>
              <w:jc w:val="center"/>
              <w:outlineLvl w:val="4"/>
              <w:rPr>
                <w:rFonts w:eastAsia="宋体"/>
                <w:sz w:val="18"/>
                <w:szCs w:val="18"/>
                <w:highlight w:val="yellow"/>
                <w:rPrChange w:id="2735" w:author="吴潇" w:date="2014-12-23T08:50:00Z">
                  <w:rPr>
                    <w:rFonts w:eastAsia="黑体"/>
                    <w:highlight w:val="yellow"/>
                  </w:rPr>
                </w:rPrChange>
              </w:rPr>
            </w:pPr>
            <w:r>
              <w:rPr>
                <w:sz w:val="18"/>
                <w:szCs w:val="18"/>
                <w:rPrChange w:id="2736" w:author="吴潇" w:date="2014-12-23T08:50:00Z">
                  <w:rPr/>
                </w:rPrChange>
              </w:rPr>
              <w:t>ANS1..3</w:t>
            </w:r>
            <w:ins w:id="2737" w:author="吴潇" w:date="2014-12-25T17:02:00Z">
              <w:r>
                <w:rPr>
                  <w:rFonts w:hint="eastAsia"/>
                  <w:sz w:val="18"/>
                  <w:szCs w:val="18"/>
                </w:rPr>
                <w:t>2</w:t>
              </w:r>
            </w:ins>
          </w:p>
        </w:tc>
        <w:tc>
          <w:tcPr>
            <w:tcW w:w="2755" w:type="dxa"/>
            <w:vAlign w:val="top"/>
            <w:tcPrChange w:id="2738" w:author="吴潇" w:date="2014-12-22T14:23:00Z">
              <w:tcPr>
                <w:tcW w:w="3509" w:type="dxa"/>
                <w:vAlign w:val="top"/>
              </w:tcPr>
            </w:tcPrChange>
          </w:tcPr>
          <w:p>
            <w:pPr>
              <w:numPr>
                <w:ilvl w:val="0"/>
                <w:numId w:val="0"/>
              </w:numPr>
              <w:spacing w:line="0" w:lineRule="atLeast"/>
              <w:outlineLvl w:val="4"/>
              <w:rPr>
                <w:rFonts w:eastAsia="宋体"/>
                <w:sz w:val="18"/>
                <w:szCs w:val="18"/>
                <w:rPrChange w:id="2739" w:author="吴潇" w:date="2014-12-23T08:50:00Z">
                  <w:rPr>
                    <w:rFonts w:eastAsia="黑体"/>
                  </w:rPr>
                </w:rPrChange>
              </w:rPr>
            </w:pPr>
            <w:r>
              <w:rPr>
                <w:rFonts w:hint="eastAsia"/>
                <w:sz w:val="18"/>
                <w:szCs w:val="18"/>
                <w:rPrChange w:id="2740" w:author="吴潇" w:date="2014-12-23T08:50:00Z">
                  <w:rPr>
                    <w:rFonts w:hint="eastAsia"/>
                  </w:rPr>
                </w:rPrChange>
              </w:rPr>
              <w:t>支持汉字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741"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742" w:author="吴潇" w:date="2014-12-22T14:23:00Z">
              <w:tcPr>
                <w:tcW w:w="1951" w:type="dxa"/>
                <w:vAlign w:val="top"/>
              </w:tcPr>
            </w:tcPrChange>
          </w:tcPr>
          <w:p>
            <w:pPr>
              <w:pStyle w:val="120"/>
              <w:numPr>
                <w:ilvl w:val="0"/>
                <w:numId w:val="26"/>
              </w:numPr>
              <w:tabs>
                <w:tab w:val="left" w:pos="360"/>
              </w:tabs>
              <w:ind w:firstLineChars="0"/>
              <w:jc w:val="center"/>
              <w:rPr>
                <w:ins w:id="2744" w:author="吴潇" w:date="2014-12-22T14:23:00Z"/>
                <w:sz w:val="18"/>
                <w:szCs w:val="18"/>
                <w:rPrChange w:id="2745" w:author="吴潇" w:date="2014-12-23T08:50:00Z">
                  <w:rPr/>
                </w:rPrChange>
              </w:rPr>
              <w:pPrChange w:id="2743" w:author="吴潇" w:date="2014-12-22T14:23:00Z">
                <w:pPr>
                  <w:numPr>
                    <w:ilvl w:val="0"/>
                    <w:numId w:val="0"/>
                  </w:numPr>
                  <w:tabs>
                    <w:tab w:val="clear" w:pos="360"/>
                    <w:tab w:val="clear" w:pos="784"/>
                  </w:tabs>
                  <w:jc w:val="center"/>
                </w:pPr>
              </w:pPrChange>
            </w:pPr>
          </w:p>
        </w:tc>
        <w:tc>
          <w:tcPr>
            <w:tcW w:w="2259" w:type="dxa"/>
            <w:vAlign w:val="top"/>
            <w:tcPrChange w:id="2746" w:author="吴潇" w:date="2014-12-22T14:23:00Z">
              <w:tcPr>
                <w:tcW w:w="1951" w:type="dxa"/>
                <w:vAlign w:val="top"/>
              </w:tcPr>
            </w:tcPrChange>
          </w:tcPr>
          <w:p>
            <w:pPr>
              <w:numPr>
                <w:ilvl w:val="0"/>
                <w:numId w:val="0"/>
              </w:numPr>
              <w:jc w:val="center"/>
              <w:outlineLvl w:val="4"/>
              <w:rPr>
                <w:rFonts w:eastAsia="宋体"/>
                <w:sz w:val="18"/>
                <w:szCs w:val="18"/>
                <w:rPrChange w:id="2747" w:author="吴潇" w:date="2014-12-23T08:50:00Z">
                  <w:rPr>
                    <w:rFonts w:eastAsia="黑体"/>
                  </w:rPr>
                </w:rPrChange>
              </w:rPr>
            </w:pPr>
            <w:r>
              <w:rPr>
                <w:rFonts w:hint="eastAsia"/>
                <w:sz w:val="18"/>
                <w:szCs w:val="18"/>
                <w:rPrChange w:id="2748" w:author="吴潇" w:date="2014-12-23T08:50:00Z">
                  <w:rPr>
                    <w:rFonts w:hint="eastAsia"/>
                  </w:rPr>
                </w:rPrChange>
              </w:rPr>
              <w:t>手机号</w:t>
            </w:r>
          </w:p>
        </w:tc>
        <w:tc>
          <w:tcPr>
            <w:tcW w:w="1892" w:type="dxa"/>
            <w:vAlign w:val="top"/>
            <w:tcPrChange w:id="2749" w:author="吴潇" w:date="2014-12-22T14:23:00Z">
              <w:tcPr>
                <w:tcW w:w="2126" w:type="dxa"/>
                <w:vAlign w:val="top"/>
              </w:tcPr>
            </w:tcPrChange>
          </w:tcPr>
          <w:p>
            <w:pPr>
              <w:numPr>
                <w:ilvl w:val="0"/>
                <w:numId w:val="0"/>
              </w:numPr>
              <w:jc w:val="center"/>
              <w:outlineLvl w:val="4"/>
              <w:rPr>
                <w:rFonts w:eastAsia="宋体"/>
                <w:sz w:val="18"/>
                <w:szCs w:val="18"/>
                <w:rPrChange w:id="2750" w:author="吴潇" w:date="2014-12-23T08:50:00Z">
                  <w:rPr>
                    <w:rFonts w:eastAsia="黑体"/>
                  </w:rPr>
                </w:rPrChange>
              </w:rPr>
            </w:pPr>
            <w:r>
              <w:rPr>
                <w:sz w:val="18"/>
                <w:szCs w:val="18"/>
                <w:rPrChange w:id="2751" w:author="吴潇" w:date="2014-12-23T08:50:00Z">
                  <w:rPr/>
                </w:rPrChange>
              </w:rPr>
              <w:t>phoneNo</w:t>
            </w:r>
          </w:p>
        </w:tc>
        <w:tc>
          <w:tcPr>
            <w:tcW w:w="1848" w:type="dxa"/>
            <w:vAlign w:val="top"/>
            <w:tcPrChange w:id="2752" w:author="吴潇" w:date="2014-12-22T14:23:00Z">
              <w:tcPr>
                <w:tcW w:w="1985" w:type="dxa"/>
                <w:vAlign w:val="top"/>
              </w:tcPr>
            </w:tcPrChange>
          </w:tcPr>
          <w:p>
            <w:pPr>
              <w:numPr>
                <w:ilvl w:val="0"/>
                <w:numId w:val="0"/>
              </w:numPr>
              <w:jc w:val="center"/>
              <w:outlineLvl w:val="4"/>
              <w:rPr>
                <w:rFonts w:eastAsia="宋体"/>
                <w:sz w:val="18"/>
                <w:szCs w:val="18"/>
                <w:rPrChange w:id="2753" w:author="吴潇" w:date="2014-12-23T08:50:00Z">
                  <w:rPr>
                    <w:rFonts w:eastAsia="黑体"/>
                  </w:rPr>
                </w:rPrChange>
              </w:rPr>
            </w:pPr>
            <w:r>
              <w:rPr>
                <w:sz w:val="18"/>
                <w:szCs w:val="18"/>
                <w:rPrChange w:id="2754" w:author="吴潇" w:date="2014-12-23T08:50:00Z">
                  <w:rPr/>
                </w:rPrChange>
              </w:rPr>
              <w:t>N1..20</w:t>
            </w:r>
          </w:p>
        </w:tc>
        <w:tc>
          <w:tcPr>
            <w:tcW w:w="2755" w:type="dxa"/>
            <w:vAlign w:val="top"/>
            <w:tcPrChange w:id="2755" w:author="吴潇" w:date="2014-12-22T14:23:00Z">
              <w:tcPr>
                <w:tcW w:w="3509" w:type="dxa"/>
                <w:vAlign w:val="top"/>
              </w:tcPr>
            </w:tcPrChange>
          </w:tcPr>
          <w:p>
            <w:pPr>
              <w:numPr>
                <w:ilvl w:val="0"/>
                <w:numId w:val="0"/>
              </w:numPr>
              <w:spacing w:line="0" w:lineRule="atLeast"/>
              <w:rPr>
                <w:sz w:val="18"/>
                <w:szCs w:val="18"/>
                <w:rPrChange w:id="2756"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757"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758" w:author="吴潇" w:date="2014-12-22T14:23:00Z">
              <w:tcPr>
                <w:tcW w:w="1951" w:type="dxa"/>
                <w:vAlign w:val="top"/>
              </w:tcPr>
            </w:tcPrChange>
          </w:tcPr>
          <w:p>
            <w:pPr>
              <w:pStyle w:val="120"/>
              <w:numPr>
                <w:ilvl w:val="0"/>
                <w:numId w:val="26"/>
              </w:numPr>
              <w:tabs>
                <w:tab w:val="left" w:pos="360"/>
              </w:tabs>
              <w:ind w:firstLineChars="0"/>
              <w:jc w:val="center"/>
              <w:rPr>
                <w:ins w:id="2760" w:author="吴潇" w:date="2014-12-22T14:23:00Z"/>
                <w:sz w:val="18"/>
                <w:szCs w:val="18"/>
                <w:rPrChange w:id="2761" w:author="吴潇" w:date="2014-12-23T08:50:00Z">
                  <w:rPr/>
                </w:rPrChange>
              </w:rPr>
              <w:pPrChange w:id="2759" w:author="吴潇" w:date="2014-12-22T14:23:00Z">
                <w:pPr>
                  <w:numPr>
                    <w:ilvl w:val="0"/>
                    <w:numId w:val="0"/>
                  </w:numPr>
                  <w:tabs>
                    <w:tab w:val="clear" w:pos="360"/>
                    <w:tab w:val="clear" w:pos="784"/>
                  </w:tabs>
                  <w:jc w:val="center"/>
                </w:pPr>
              </w:pPrChange>
            </w:pPr>
          </w:p>
        </w:tc>
        <w:tc>
          <w:tcPr>
            <w:tcW w:w="2259" w:type="dxa"/>
            <w:vAlign w:val="top"/>
            <w:tcPrChange w:id="2762" w:author="吴潇" w:date="2014-12-22T14:23:00Z">
              <w:tcPr>
                <w:tcW w:w="1951" w:type="dxa"/>
                <w:vAlign w:val="top"/>
              </w:tcPr>
            </w:tcPrChange>
          </w:tcPr>
          <w:p>
            <w:pPr>
              <w:numPr>
                <w:ilvl w:val="0"/>
                <w:numId w:val="0"/>
              </w:numPr>
              <w:jc w:val="center"/>
              <w:outlineLvl w:val="4"/>
              <w:rPr>
                <w:rFonts w:eastAsia="宋体"/>
                <w:sz w:val="18"/>
                <w:szCs w:val="18"/>
                <w:rPrChange w:id="2763" w:author="吴潇" w:date="2014-12-23T08:50:00Z">
                  <w:rPr>
                    <w:rFonts w:eastAsia="黑体"/>
                  </w:rPr>
                </w:rPrChange>
              </w:rPr>
            </w:pPr>
            <w:r>
              <w:rPr>
                <w:rFonts w:hint="eastAsia"/>
                <w:sz w:val="18"/>
                <w:szCs w:val="18"/>
                <w:rPrChange w:id="2764" w:author="吴潇" w:date="2014-12-23T08:50:00Z">
                  <w:rPr>
                    <w:rFonts w:hint="eastAsia"/>
                  </w:rPr>
                </w:rPrChange>
              </w:rPr>
              <w:t>短信验证码</w:t>
            </w:r>
          </w:p>
        </w:tc>
        <w:tc>
          <w:tcPr>
            <w:tcW w:w="1892" w:type="dxa"/>
            <w:vAlign w:val="top"/>
            <w:tcPrChange w:id="2765" w:author="吴潇" w:date="2014-12-22T14:23:00Z">
              <w:tcPr>
                <w:tcW w:w="2126" w:type="dxa"/>
                <w:vAlign w:val="top"/>
              </w:tcPr>
            </w:tcPrChange>
          </w:tcPr>
          <w:p>
            <w:pPr>
              <w:numPr>
                <w:ilvl w:val="0"/>
                <w:numId w:val="0"/>
              </w:numPr>
              <w:jc w:val="center"/>
              <w:outlineLvl w:val="4"/>
              <w:rPr>
                <w:rFonts w:eastAsia="宋体"/>
                <w:sz w:val="18"/>
                <w:szCs w:val="18"/>
                <w:rPrChange w:id="2766" w:author="吴潇" w:date="2014-12-23T08:50:00Z">
                  <w:rPr>
                    <w:rFonts w:eastAsia="黑体"/>
                  </w:rPr>
                </w:rPrChange>
              </w:rPr>
            </w:pPr>
            <w:r>
              <w:rPr>
                <w:sz w:val="18"/>
                <w:szCs w:val="18"/>
                <w:rPrChange w:id="2767" w:author="吴潇" w:date="2014-12-23T08:50:00Z">
                  <w:rPr/>
                </w:rPrChange>
              </w:rPr>
              <w:t>smsCode</w:t>
            </w:r>
          </w:p>
        </w:tc>
        <w:tc>
          <w:tcPr>
            <w:tcW w:w="1848" w:type="dxa"/>
            <w:vAlign w:val="top"/>
            <w:tcPrChange w:id="2768" w:author="吴潇" w:date="2014-12-22T14:23:00Z">
              <w:tcPr>
                <w:tcW w:w="1985" w:type="dxa"/>
                <w:vAlign w:val="top"/>
              </w:tcPr>
            </w:tcPrChange>
          </w:tcPr>
          <w:p>
            <w:pPr>
              <w:numPr>
                <w:ilvl w:val="0"/>
                <w:numId w:val="0"/>
              </w:numPr>
              <w:jc w:val="center"/>
              <w:outlineLvl w:val="4"/>
              <w:rPr>
                <w:rFonts w:eastAsia="宋体"/>
                <w:sz w:val="18"/>
                <w:szCs w:val="18"/>
                <w:rPrChange w:id="2769" w:author="吴潇" w:date="2014-12-23T08:50:00Z">
                  <w:rPr>
                    <w:rFonts w:eastAsia="黑体"/>
                  </w:rPr>
                </w:rPrChange>
              </w:rPr>
            </w:pPr>
            <w:r>
              <w:rPr>
                <w:sz w:val="18"/>
                <w:szCs w:val="18"/>
                <w:rPrChange w:id="2770" w:author="吴潇" w:date="2014-12-23T08:50:00Z">
                  <w:rPr/>
                </w:rPrChange>
              </w:rPr>
              <w:t>N6</w:t>
            </w:r>
          </w:p>
        </w:tc>
        <w:tc>
          <w:tcPr>
            <w:tcW w:w="2755" w:type="dxa"/>
            <w:vAlign w:val="top"/>
            <w:tcPrChange w:id="2771" w:author="吴潇" w:date="2014-12-22T14:23:00Z">
              <w:tcPr>
                <w:tcW w:w="3509" w:type="dxa"/>
                <w:vAlign w:val="top"/>
              </w:tcPr>
            </w:tcPrChange>
          </w:tcPr>
          <w:p>
            <w:pPr>
              <w:numPr>
                <w:ilvl w:val="0"/>
                <w:numId w:val="0"/>
              </w:numPr>
              <w:spacing w:line="0" w:lineRule="atLeast"/>
              <w:rPr>
                <w:sz w:val="18"/>
                <w:szCs w:val="18"/>
                <w:rPrChange w:id="2772"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773"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774" w:author="吴潇" w:date="2014-12-22T14:23:00Z">
              <w:tcPr>
                <w:tcW w:w="1951" w:type="dxa"/>
                <w:vAlign w:val="top"/>
              </w:tcPr>
            </w:tcPrChange>
          </w:tcPr>
          <w:p>
            <w:pPr>
              <w:pStyle w:val="120"/>
              <w:numPr>
                <w:ilvl w:val="0"/>
                <w:numId w:val="26"/>
              </w:numPr>
              <w:tabs>
                <w:tab w:val="left" w:pos="360"/>
              </w:tabs>
              <w:ind w:firstLineChars="0"/>
              <w:jc w:val="center"/>
              <w:rPr>
                <w:ins w:id="2776" w:author="吴潇" w:date="2014-12-22T14:23:00Z"/>
                <w:sz w:val="18"/>
                <w:szCs w:val="18"/>
                <w:rPrChange w:id="2777" w:author="吴潇" w:date="2014-12-23T08:50:00Z">
                  <w:rPr/>
                </w:rPrChange>
              </w:rPr>
              <w:pPrChange w:id="2775" w:author="吴潇" w:date="2014-12-22T14:23:00Z">
                <w:pPr>
                  <w:numPr>
                    <w:ilvl w:val="0"/>
                    <w:numId w:val="0"/>
                  </w:numPr>
                  <w:tabs>
                    <w:tab w:val="clear" w:pos="360"/>
                    <w:tab w:val="clear" w:pos="784"/>
                  </w:tabs>
                  <w:jc w:val="center"/>
                </w:pPr>
              </w:pPrChange>
            </w:pPr>
          </w:p>
        </w:tc>
        <w:tc>
          <w:tcPr>
            <w:tcW w:w="2259" w:type="dxa"/>
            <w:vAlign w:val="top"/>
            <w:tcPrChange w:id="2778" w:author="吴潇" w:date="2014-12-22T14:23:00Z">
              <w:tcPr>
                <w:tcW w:w="1951" w:type="dxa"/>
                <w:vAlign w:val="top"/>
              </w:tcPr>
            </w:tcPrChange>
          </w:tcPr>
          <w:p>
            <w:pPr>
              <w:numPr>
                <w:ilvl w:val="0"/>
                <w:numId w:val="0"/>
              </w:numPr>
              <w:jc w:val="center"/>
              <w:outlineLvl w:val="4"/>
              <w:rPr>
                <w:rFonts w:eastAsia="宋体"/>
                <w:sz w:val="18"/>
                <w:szCs w:val="18"/>
                <w:rPrChange w:id="2779" w:author="吴潇" w:date="2014-12-23T08:50:00Z">
                  <w:rPr>
                    <w:rFonts w:eastAsia="黑体"/>
                  </w:rPr>
                </w:rPrChange>
              </w:rPr>
            </w:pPr>
            <w:r>
              <w:rPr>
                <w:rFonts w:hint="eastAsia"/>
                <w:sz w:val="18"/>
                <w:szCs w:val="18"/>
                <w:rPrChange w:id="2780" w:author="吴潇" w:date="2014-12-23T08:50:00Z">
                  <w:rPr>
                    <w:rFonts w:hint="eastAsia"/>
                  </w:rPr>
                </w:rPrChange>
              </w:rPr>
              <w:t>持卡人密码</w:t>
            </w:r>
          </w:p>
        </w:tc>
        <w:tc>
          <w:tcPr>
            <w:tcW w:w="1892" w:type="dxa"/>
            <w:vAlign w:val="top"/>
            <w:tcPrChange w:id="2781" w:author="吴潇" w:date="2014-12-22T14:23:00Z">
              <w:tcPr>
                <w:tcW w:w="2126" w:type="dxa"/>
                <w:vAlign w:val="top"/>
              </w:tcPr>
            </w:tcPrChange>
          </w:tcPr>
          <w:p>
            <w:pPr>
              <w:numPr>
                <w:ilvl w:val="0"/>
                <w:numId w:val="0"/>
              </w:numPr>
              <w:jc w:val="center"/>
              <w:outlineLvl w:val="4"/>
              <w:rPr>
                <w:rFonts w:eastAsia="宋体"/>
                <w:sz w:val="18"/>
                <w:szCs w:val="18"/>
                <w:rPrChange w:id="2782" w:author="吴潇" w:date="2014-12-23T08:50:00Z">
                  <w:rPr>
                    <w:rFonts w:eastAsia="黑体"/>
                  </w:rPr>
                </w:rPrChange>
              </w:rPr>
            </w:pPr>
            <w:r>
              <w:rPr>
                <w:sz w:val="18"/>
                <w:szCs w:val="18"/>
                <w:rPrChange w:id="2783" w:author="吴潇" w:date="2014-12-23T08:50:00Z">
                  <w:rPr/>
                </w:rPrChange>
              </w:rPr>
              <w:t>pin</w:t>
            </w:r>
          </w:p>
        </w:tc>
        <w:tc>
          <w:tcPr>
            <w:tcW w:w="1848" w:type="dxa"/>
            <w:vAlign w:val="top"/>
            <w:tcPrChange w:id="2784" w:author="吴潇" w:date="2014-12-22T14:23:00Z">
              <w:tcPr>
                <w:tcW w:w="1985" w:type="dxa"/>
                <w:vAlign w:val="top"/>
              </w:tcPr>
            </w:tcPrChange>
          </w:tcPr>
          <w:p>
            <w:pPr>
              <w:numPr>
                <w:ilvl w:val="0"/>
                <w:numId w:val="0"/>
              </w:numPr>
              <w:jc w:val="center"/>
              <w:outlineLvl w:val="4"/>
              <w:rPr>
                <w:rFonts w:eastAsia="宋体"/>
                <w:sz w:val="18"/>
                <w:szCs w:val="18"/>
                <w:rPrChange w:id="2785" w:author="吴潇" w:date="2014-12-23T08:50:00Z">
                  <w:rPr>
                    <w:rFonts w:eastAsia="黑体"/>
                  </w:rPr>
                </w:rPrChange>
              </w:rPr>
            </w:pPr>
            <w:r>
              <w:rPr>
                <w:sz w:val="18"/>
                <w:szCs w:val="18"/>
                <w:rPrChange w:id="2786" w:author="吴潇" w:date="2014-12-23T08:50:00Z">
                  <w:rPr/>
                </w:rPrChange>
              </w:rPr>
              <w:t>ANS1..256</w:t>
            </w:r>
          </w:p>
        </w:tc>
        <w:tc>
          <w:tcPr>
            <w:tcW w:w="2755" w:type="dxa"/>
            <w:vAlign w:val="top"/>
            <w:tcPrChange w:id="2787" w:author="吴潇" w:date="2014-12-22T14:23:00Z">
              <w:tcPr>
                <w:tcW w:w="3509" w:type="dxa"/>
                <w:vAlign w:val="top"/>
              </w:tcPr>
            </w:tcPrChange>
          </w:tcPr>
          <w:p>
            <w:pPr>
              <w:numPr>
                <w:ilvl w:val="0"/>
                <w:numId w:val="0"/>
              </w:numPr>
              <w:spacing w:line="0" w:lineRule="atLeast"/>
              <w:outlineLvl w:val="4"/>
              <w:rPr>
                <w:rFonts w:eastAsia="宋体"/>
                <w:sz w:val="18"/>
                <w:szCs w:val="18"/>
                <w:rPrChange w:id="2788" w:author="吴潇" w:date="2014-12-23T08:50:00Z">
                  <w:rPr>
                    <w:rFonts w:eastAsia="黑体"/>
                  </w:rPr>
                </w:rPrChange>
              </w:rPr>
            </w:pPr>
            <w:r>
              <w:rPr>
                <w:rFonts w:hint="eastAsia"/>
                <w:sz w:val="18"/>
                <w:szCs w:val="18"/>
                <w:rPrChange w:id="2789" w:author="吴潇" w:date="2014-12-23T08:50:00Z">
                  <w:rPr>
                    <w:rFonts w:hint="eastAsia"/>
                  </w:rPr>
                </w:rPrChange>
              </w:rPr>
              <w:t>使用</w:t>
            </w:r>
            <w:r>
              <w:rPr>
                <w:sz w:val="18"/>
                <w:szCs w:val="18"/>
                <w:rPrChange w:id="2790" w:author="吴潇" w:date="2014-12-23T08:50:00Z">
                  <w:rPr/>
                </w:rPrChange>
              </w:rPr>
              <w:t>RSA</w:t>
            </w:r>
            <w:r>
              <w:rPr>
                <w:rFonts w:hint="eastAsia"/>
                <w:sz w:val="18"/>
                <w:szCs w:val="18"/>
                <w:rPrChange w:id="2791" w:author="吴潇" w:date="2014-12-23T08:50:00Z">
                  <w:rPr>
                    <w:rFonts w:hint="eastAsia"/>
                  </w:rPr>
                </w:rPrChange>
              </w:rPr>
              <w:t>证书对</w:t>
            </w:r>
            <w:r>
              <w:rPr>
                <w:sz w:val="18"/>
                <w:szCs w:val="18"/>
                <w:rPrChange w:id="2792" w:author="吴潇" w:date="2014-12-23T08:50:00Z">
                  <w:rPr/>
                </w:rPrChange>
              </w:rPr>
              <w:t xml:space="preserve"> ANSI X9.8</w:t>
            </w:r>
            <w:r>
              <w:rPr>
                <w:rFonts w:hint="eastAsia"/>
                <w:sz w:val="18"/>
                <w:szCs w:val="18"/>
                <w:rPrChange w:id="2793" w:author="吴潇" w:date="2014-12-23T08:50:00Z">
                  <w:rPr>
                    <w:rFonts w:hint="eastAsia"/>
                  </w:rPr>
                </w:rPrChange>
              </w:rPr>
              <w:t>格式的</w:t>
            </w:r>
            <w:r>
              <w:rPr>
                <w:sz w:val="18"/>
                <w:szCs w:val="18"/>
                <w:rPrChange w:id="2794" w:author="吴潇" w:date="2014-12-23T08:50:00Z">
                  <w:rPr/>
                </w:rPrChange>
              </w:rPr>
              <w:t>PIN</w:t>
            </w:r>
            <w:r>
              <w:rPr>
                <w:rFonts w:hint="eastAsia"/>
                <w:sz w:val="18"/>
                <w:szCs w:val="18"/>
                <w:rPrChange w:id="2795" w:author="吴潇" w:date="2014-12-23T08:50:00Z">
                  <w:rPr>
                    <w:rFonts w:hint="eastAsia"/>
                  </w:rPr>
                </w:rPrChange>
              </w:rPr>
              <w:t>加密，并做</w:t>
            </w:r>
            <w:r>
              <w:rPr>
                <w:sz w:val="18"/>
                <w:szCs w:val="18"/>
                <w:rPrChange w:id="2796" w:author="吴潇" w:date="2014-12-23T08:50:00Z">
                  <w:rPr/>
                </w:rPrChange>
              </w:rPr>
              <w:t>Base64</w:t>
            </w:r>
            <w:r>
              <w:rPr>
                <w:rFonts w:hint="eastAsia"/>
                <w:sz w:val="18"/>
                <w:szCs w:val="18"/>
                <w:rPrChange w:id="2797" w:author="吴潇" w:date="2014-12-23T08:50:00Z">
                  <w:rPr>
                    <w:rFonts w:hint="eastAsia"/>
                  </w:rPr>
                </w:rPrChange>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798"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799" w:author="吴潇" w:date="2014-12-22T14:23:00Z">
              <w:tcPr>
                <w:tcW w:w="1951" w:type="dxa"/>
                <w:vAlign w:val="top"/>
              </w:tcPr>
            </w:tcPrChange>
          </w:tcPr>
          <w:p>
            <w:pPr>
              <w:pStyle w:val="120"/>
              <w:numPr>
                <w:ilvl w:val="0"/>
                <w:numId w:val="26"/>
              </w:numPr>
              <w:tabs>
                <w:tab w:val="left" w:pos="360"/>
              </w:tabs>
              <w:ind w:firstLineChars="0"/>
              <w:jc w:val="center"/>
              <w:rPr>
                <w:ins w:id="2801" w:author="吴潇" w:date="2014-12-22T14:23:00Z"/>
                <w:sz w:val="18"/>
                <w:szCs w:val="18"/>
                <w:rPrChange w:id="2802" w:author="吴潇" w:date="2014-12-23T08:50:00Z">
                  <w:rPr/>
                </w:rPrChange>
              </w:rPr>
              <w:pPrChange w:id="2800" w:author="吴潇" w:date="2014-12-22T14:23:00Z">
                <w:pPr>
                  <w:numPr>
                    <w:ilvl w:val="0"/>
                    <w:numId w:val="0"/>
                  </w:numPr>
                  <w:tabs>
                    <w:tab w:val="clear" w:pos="360"/>
                    <w:tab w:val="clear" w:pos="784"/>
                  </w:tabs>
                  <w:jc w:val="center"/>
                </w:pPr>
              </w:pPrChange>
            </w:pPr>
          </w:p>
        </w:tc>
        <w:tc>
          <w:tcPr>
            <w:tcW w:w="2259" w:type="dxa"/>
            <w:vAlign w:val="top"/>
            <w:tcPrChange w:id="2803" w:author="吴潇" w:date="2014-12-22T14:23:00Z">
              <w:tcPr>
                <w:tcW w:w="1951" w:type="dxa"/>
                <w:vAlign w:val="top"/>
              </w:tcPr>
            </w:tcPrChange>
          </w:tcPr>
          <w:p>
            <w:pPr>
              <w:numPr>
                <w:ilvl w:val="0"/>
                <w:numId w:val="0"/>
              </w:numPr>
              <w:jc w:val="center"/>
              <w:outlineLvl w:val="4"/>
              <w:rPr>
                <w:rFonts w:eastAsia="宋体"/>
                <w:sz w:val="18"/>
                <w:szCs w:val="18"/>
                <w:rPrChange w:id="2804" w:author="吴潇" w:date="2014-12-23T08:50:00Z">
                  <w:rPr>
                    <w:rFonts w:eastAsia="黑体"/>
                  </w:rPr>
                </w:rPrChange>
              </w:rPr>
            </w:pPr>
            <w:r>
              <w:rPr>
                <w:sz w:val="18"/>
                <w:szCs w:val="18"/>
                <w:rPrChange w:id="2805" w:author="吴潇" w:date="2014-12-23T08:50:00Z">
                  <w:rPr/>
                </w:rPrChange>
              </w:rPr>
              <w:t>CVN2</w:t>
            </w:r>
          </w:p>
        </w:tc>
        <w:tc>
          <w:tcPr>
            <w:tcW w:w="1892" w:type="dxa"/>
            <w:vAlign w:val="top"/>
            <w:tcPrChange w:id="2806" w:author="吴潇" w:date="2014-12-22T14:23:00Z">
              <w:tcPr>
                <w:tcW w:w="2126" w:type="dxa"/>
                <w:vAlign w:val="top"/>
              </w:tcPr>
            </w:tcPrChange>
          </w:tcPr>
          <w:p>
            <w:pPr>
              <w:numPr>
                <w:ilvl w:val="0"/>
                <w:numId w:val="0"/>
              </w:numPr>
              <w:jc w:val="center"/>
              <w:outlineLvl w:val="4"/>
              <w:rPr>
                <w:rFonts w:eastAsia="宋体"/>
                <w:sz w:val="18"/>
                <w:szCs w:val="18"/>
                <w:rPrChange w:id="2807" w:author="吴潇" w:date="2014-12-23T08:50:00Z">
                  <w:rPr>
                    <w:rFonts w:eastAsia="黑体"/>
                  </w:rPr>
                </w:rPrChange>
              </w:rPr>
            </w:pPr>
            <w:r>
              <w:rPr>
                <w:sz w:val="18"/>
                <w:szCs w:val="18"/>
                <w:rPrChange w:id="2808" w:author="吴潇" w:date="2014-12-23T08:50:00Z">
                  <w:rPr/>
                </w:rPrChange>
              </w:rPr>
              <w:t>cvn2</w:t>
            </w:r>
          </w:p>
        </w:tc>
        <w:tc>
          <w:tcPr>
            <w:tcW w:w="1848" w:type="dxa"/>
            <w:vAlign w:val="top"/>
            <w:tcPrChange w:id="2809" w:author="吴潇" w:date="2014-12-22T14:23:00Z">
              <w:tcPr>
                <w:tcW w:w="1985" w:type="dxa"/>
                <w:vAlign w:val="top"/>
              </w:tcPr>
            </w:tcPrChange>
          </w:tcPr>
          <w:p>
            <w:pPr>
              <w:numPr>
                <w:ilvl w:val="0"/>
                <w:numId w:val="0"/>
              </w:numPr>
              <w:jc w:val="center"/>
              <w:outlineLvl w:val="4"/>
              <w:rPr>
                <w:rFonts w:eastAsia="宋体"/>
                <w:sz w:val="18"/>
                <w:szCs w:val="18"/>
                <w:rPrChange w:id="2810" w:author="吴潇" w:date="2014-12-23T08:50:00Z">
                  <w:rPr>
                    <w:rFonts w:eastAsia="黑体"/>
                  </w:rPr>
                </w:rPrChange>
              </w:rPr>
            </w:pPr>
            <w:r>
              <w:rPr>
                <w:sz w:val="18"/>
                <w:szCs w:val="18"/>
                <w:rPrChange w:id="2811" w:author="吴潇" w:date="2014-12-23T08:50:00Z">
                  <w:rPr/>
                </w:rPrChange>
              </w:rPr>
              <w:t>N3</w:t>
            </w:r>
          </w:p>
        </w:tc>
        <w:tc>
          <w:tcPr>
            <w:tcW w:w="2755" w:type="dxa"/>
            <w:vAlign w:val="top"/>
            <w:tcPrChange w:id="2812" w:author="吴潇" w:date="2014-12-22T14:23:00Z">
              <w:tcPr>
                <w:tcW w:w="3509" w:type="dxa"/>
                <w:vAlign w:val="top"/>
              </w:tcPr>
            </w:tcPrChange>
          </w:tcPr>
          <w:p>
            <w:pPr>
              <w:numPr>
                <w:ilvl w:val="0"/>
                <w:numId w:val="0"/>
              </w:numPr>
              <w:spacing w:line="0" w:lineRule="atLeast"/>
              <w:rPr>
                <w:sz w:val="18"/>
                <w:szCs w:val="18"/>
                <w:rPrChange w:id="2813"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814" w:author="吴潇" w:date="2014-12-22T14:23: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815" w:author="吴潇" w:date="2014-12-22T14:23:00Z">
              <w:tcPr>
                <w:tcW w:w="1951" w:type="dxa"/>
                <w:vAlign w:val="top"/>
              </w:tcPr>
            </w:tcPrChange>
          </w:tcPr>
          <w:p>
            <w:pPr>
              <w:pStyle w:val="120"/>
              <w:numPr>
                <w:ilvl w:val="0"/>
                <w:numId w:val="26"/>
              </w:numPr>
              <w:tabs>
                <w:tab w:val="left" w:pos="360"/>
              </w:tabs>
              <w:ind w:firstLineChars="0"/>
              <w:jc w:val="center"/>
              <w:rPr>
                <w:ins w:id="2817" w:author="吴潇" w:date="2014-12-22T14:23:00Z"/>
                <w:sz w:val="18"/>
                <w:szCs w:val="18"/>
                <w:rPrChange w:id="2818" w:author="吴潇" w:date="2014-12-23T08:50:00Z">
                  <w:rPr/>
                </w:rPrChange>
              </w:rPr>
              <w:pPrChange w:id="2816" w:author="吴潇" w:date="2014-12-22T14:23:00Z">
                <w:pPr>
                  <w:numPr>
                    <w:ilvl w:val="0"/>
                    <w:numId w:val="0"/>
                  </w:numPr>
                  <w:tabs>
                    <w:tab w:val="clear" w:pos="360"/>
                    <w:tab w:val="clear" w:pos="784"/>
                  </w:tabs>
                  <w:jc w:val="center"/>
                </w:pPr>
              </w:pPrChange>
            </w:pPr>
          </w:p>
        </w:tc>
        <w:tc>
          <w:tcPr>
            <w:tcW w:w="2259" w:type="dxa"/>
            <w:vAlign w:val="top"/>
            <w:tcPrChange w:id="2819" w:author="吴潇" w:date="2014-12-22T14:23:00Z">
              <w:tcPr>
                <w:tcW w:w="1951" w:type="dxa"/>
                <w:vAlign w:val="top"/>
              </w:tcPr>
            </w:tcPrChange>
          </w:tcPr>
          <w:p>
            <w:pPr>
              <w:numPr>
                <w:ilvl w:val="0"/>
                <w:numId w:val="0"/>
              </w:numPr>
              <w:jc w:val="center"/>
              <w:outlineLvl w:val="4"/>
              <w:rPr>
                <w:rFonts w:eastAsia="宋体"/>
                <w:sz w:val="18"/>
                <w:szCs w:val="18"/>
                <w:rPrChange w:id="2820" w:author="吴潇" w:date="2014-12-23T08:50:00Z">
                  <w:rPr>
                    <w:rFonts w:eastAsia="黑体"/>
                  </w:rPr>
                </w:rPrChange>
              </w:rPr>
            </w:pPr>
            <w:r>
              <w:rPr>
                <w:rFonts w:hint="eastAsia"/>
                <w:sz w:val="18"/>
                <w:szCs w:val="18"/>
                <w:rPrChange w:id="2821" w:author="吴潇" w:date="2014-12-23T08:50:00Z">
                  <w:rPr>
                    <w:rFonts w:hint="eastAsia"/>
                  </w:rPr>
                </w:rPrChange>
              </w:rPr>
              <w:t>有效期</w:t>
            </w:r>
          </w:p>
        </w:tc>
        <w:tc>
          <w:tcPr>
            <w:tcW w:w="1892" w:type="dxa"/>
            <w:vAlign w:val="top"/>
            <w:tcPrChange w:id="2822" w:author="吴潇" w:date="2014-12-22T14:23:00Z">
              <w:tcPr>
                <w:tcW w:w="2126" w:type="dxa"/>
                <w:vAlign w:val="top"/>
              </w:tcPr>
            </w:tcPrChange>
          </w:tcPr>
          <w:p>
            <w:pPr>
              <w:numPr>
                <w:ilvl w:val="0"/>
                <w:numId w:val="0"/>
              </w:numPr>
              <w:jc w:val="center"/>
              <w:outlineLvl w:val="4"/>
              <w:rPr>
                <w:rFonts w:eastAsia="宋体"/>
                <w:sz w:val="18"/>
                <w:szCs w:val="18"/>
                <w:rPrChange w:id="2823" w:author="吴潇" w:date="2014-12-23T08:50:00Z">
                  <w:rPr>
                    <w:rFonts w:eastAsia="黑体"/>
                  </w:rPr>
                </w:rPrChange>
              </w:rPr>
            </w:pPr>
            <w:r>
              <w:rPr>
                <w:sz w:val="18"/>
                <w:szCs w:val="18"/>
                <w:rPrChange w:id="2824" w:author="吴潇" w:date="2014-12-23T08:50:00Z">
                  <w:rPr/>
                </w:rPrChange>
              </w:rPr>
              <w:t>expired</w:t>
            </w:r>
          </w:p>
        </w:tc>
        <w:tc>
          <w:tcPr>
            <w:tcW w:w="1848" w:type="dxa"/>
            <w:vAlign w:val="top"/>
            <w:tcPrChange w:id="2825" w:author="吴潇" w:date="2014-12-22T14:23:00Z">
              <w:tcPr>
                <w:tcW w:w="1985" w:type="dxa"/>
                <w:vAlign w:val="top"/>
              </w:tcPr>
            </w:tcPrChange>
          </w:tcPr>
          <w:p>
            <w:pPr>
              <w:numPr>
                <w:ilvl w:val="0"/>
                <w:numId w:val="0"/>
              </w:numPr>
              <w:jc w:val="center"/>
              <w:outlineLvl w:val="4"/>
              <w:rPr>
                <w:rFonts w:eastAsia="宋体"/>
                <w:sz w:val="18"/>
                <w:szCs w:val="18"/>
                <w:rPrChange w:id="2826" w:author="吴潇" w:date="2014-12-23T08:50:00Z">
                  <w:rPr>
                    <w:rFonts w:eastAsia="黑体"/>
                  </w:rPr>
                </w:rPrChange>
              </w:rPr>
            </w:pPr>
            <w:r>
              <w:rPr>
                <w:sz w:val="18"/>
                <w:szCs w:val="18"/>
                <w:rPrChange w:id="2827" w:author="吴潇" w:date="2014-12-23T08:50:00Z">
                  <w:rPr/>
                </w:rPrChange>
              </w:rPr>
              <w:t>YYMM</w:t>
            </w:r>
          </w:p>
          <w:p>
            <w:pPr>
              <w:numPr>
                <w:ilvl w:val="0"/>
                <w:numId w:val="0"/>
              </w:numPr>
              <w:jc w:val="center"/>
              <w:rPr>
                <w:sz w:val="18"/>
                <w:szCs w:val="18"/>
                <w:rPrChange w:id="2828" w:author="吴潇" w:date="2014-12-23T08:50:00Z">
                  <w:rPr/>
                </w:rPrChange>
              </w:rPr>
            </w:pPr>
          </w:p>
        </w:tc>
        <w:tc>
          <w:tcPr>
            <w:tcW w:w="2755" w:type="dxa"/>
            <w:vAlign w:val="top"/>
            <w:tcPrChange w:id="2829" w:author="吴潇" w:date="2014-12-22T14:23:00Z">
              <w:tcPr>
                <w:tcW w:w="3509" w:type="dxa"/>
                <w:vAlign w:val="top"/>
              </w:tcPr>
            </w:tcPrChange>
          </w:tcPr>
          <w:p>
            <w:pPr>
              <w:numPr>
                <w:ilvl w:val="0"/>
                <w:numId w:val="0"/>
              </w:numPr>
              <w:spacing w:line="0" w:lineRule="atLeast"/>
              <w:rPr>
                <w:sz w:val="18"/>
                <w:szCs w:val="18"/>
                <w:rPrChange w:id="2830" w:author="吴潇" w:date="2014-12-23T08:50:00Z">
                  <w:rPr/>
                </w:rPrChange>
              </w:rPr>
            </w:pPr>
          </w:p>
        </w:tc>
      </w:tr>
    </w:tbl>
    <w:p>
      <w:pPr>
        <w:numPr>
          <w:ilvl w:val="0"/>
          <w:numId w:val="0"/>
        </w:numPr>
        <w:rPr>
          <w:sz w:val="18"/>
          <w:szCs w:val="18"/>
          <w:rPrChange w:id="2831" w:author="吴潇" w:date="2014-12-23T08:50:00Z">
            <w:rPr/>
          </w:rPrChange>
        </w:rPr>
      </w:pPr>
      <w:r>
        <w:rPr>
          <w:sz w:val="18"/>
          <w:szCs w:val="18"/>
          <w:rPrChange w:id="2832" w:author="吴潇" w:date="2014-12-23T08:50:00Z">
            <w:rPr/>
          </w:rPrChange>
        </w:rPr>
        <w:t xml:space="preserve">  </w:t>
      </w:r>
    </w:p>
    <w:p>
      <w:pPr>
        <w:numPr>
          <w:ilvl w:val="0"/>
          <w:numId w:val="0"/>
        </w:numPr>
        <w:rPr>
          <w:del w:id="2833" w:author="吴潇" w:date="2014-12-19T15:30:00Z"/>
          <w:sz w:val="18"/>
          <w:szCs w:val="18"/>
          <w:rPrChange w:id="2834" w:author="吴潇" w:date="2014-12-23T08:50:00Z">
            <w:rPr/>
          </w:rPrChange>
        </w:rPr>
      </w:pPr>
      <w:del w:id="2835" w:author="吴潇" w:date="2014-12-19T15:30:00Z">
        <w:r>
          <w:rPr>
            <w:rFonts w:hint="eastAsia"/>
            <w:sz w:val="18"/>
            <w:szCs w:val="18"/>
            <w:rPrChange w:id="2836" w:author="吴潇" w:date="2014-12-23T08:50:00Z">
              <w:rPr>
                <w:rFonts w:hint="eastAsia"/>
              </w:rPr>
            </w:rPrChange>
          </w:rPr>
          <w:delText>注</w:delText>
        </w:r>
      </w:del>
      <w:del w:id="2837" w:author="吴潇" w:date="2014-12-19T15:30:00Z">
        <w:r>
          <w:rPr>
            <w:sz w:val="18"/>
            <w:szCs w:val="18"/>
            <w:rPrChange w:id="2838" w:author="吴潇" w:date="2014-12-23T08:50:00Z">
              <w:rPr/>
            </w:rPrChange>
          </w:rPr>
          <w:delText>4</w:delText>
        </w:r>
      </w:del>
      <w:del w:id="2839" w:author="吴潇" w:date="2014-12-19T15:30:00Z">
        <w:r>
          <w:rPr>
            <w:rFonts w:hint="eastAsia"/>
            <w:sz w:val="18"/>
            <w:szCs w:val="18"/>
            <w:rPrChange w:id="2840" w:author="吴潇" w:date="2014-12-23T08:50:00Z">
              <w:rPr>
                <w:rFonts w:hint="eastAsia"/>
              </w:rPr>
            </w:rPrChange>
          </w:rPr>
          <w:delText>：</w:delText>
        </w:r>
      </w:del>
    </w:p>
    <w:p>
      <w:pPr>
        <w:numPr>
          <w:ilvl w:val="0"/>
          <w:numId w:val="0"/>
        </w:numPr>
        <w:rPr>
          <w:del w:id="2841" w:author="吴潇" w:date="2014-12-19T15:30:00Z"/>
          <w:sz w:val="18"/>
          <w:szCs w:val="18"/>
          <w:rPrChange w:id="2842" w:author="吴潇" w:date="2014-12-23T08:50:00Z">
            <w:rPr/>
          </w:rPrChange>
        </w:rPr>
      </w:pPr>
      <w:del w:id="2843" w:author="吴潇" w:date="2014-12-19T15:30:00Z">
        <w:r>
          <w:rPr>
            <w:rFonts w:hint="eastAsia"/>
            <w:sz w:val="18"/>
            <w:szCs w:val="18"/>
            <w:rPrChange w:id="2844" w:author="吴潇" w:date="2014-12-23T08:50:00Z">
              <w:rPr>
                <w:rFonts w:hint="eastAsia"/>
              </w:rPr>
            </w:rPrChange>
          </w:rPr>
          <w:delText>保留域（</w:delText>
        </w:r>
      </w:del>
      <w:del w:id="2845" w:author="吴潇" w:date="2014-12-19T15:30:00Z">
        <w:r>
          <w:rPr>
            <w:sz w:val="18"/>
            <w:szCs w:val="18"/>
            <w:rPrChange w:id="2846" w:author="吴潇" w:date="2014-12-23T08:50:00Z">
              <w:rPr/>
            </w:rPrChange>
          </w:rPr>
          <w:delText>reserved</w:delText>
        </w:r>
      </w:del>
      <w:del w:id="2847" w:author="吴潇" w:date="2014-12-19T15:30:00Z">
        <w:r>
          <w:rPr>
            <w:rFonts w:hint="eastAsia"/>
            <w:sz w:val="18"/>
            <w:szCs w:val="18"/>
            <w:rPrChange w:id="2848" w:author="吴潇" w:date="2014-12-23T08:50:00Z">
              <w:rPr>
                <w:rFonts w:hint="eastAsia"/>
              </w:rPr>
            </w:rPrChange>
          </w:rPr>
          <w:delText>）数据元相关特殊商户使用说明</w:delText>
        </w:r>
      </w:del>
      <w:del w:id="2849" w:author="吴潇" w:date="2014-12-19T15:30:00Z">
        <w:r>
          <w:rPr>
            <w:rFonts w:hint="eastAsia"/>
            <w:sz w:val="18"/>
            <w:szCs w:val="18"/>
            <w:rPrChange w:id="2850" w:author="吴潇" w:date="2014-12-23T08:50:00Z">
              <w:rPr>
                <w:rFonts w:hint="eastAsia"/>
              </w:rPr>
            </w:rPrChange>
          </w:rPr>
          <w:delText>参见全渠道平台接入接口规范《内部接口》。</w:delText>
        </w:r>
      </w:del>
    </w:p>
    <w:p>
      <w:pPr>
        <w:numPr>
          <w:ilvl w:val="0"/>
          <w:numId w:val="0"/>
        </w:numPr>
        <w:rPr>
          <w:del w:id="2851" w:author="吴潇" w:date="2014-12-19T15:30:00Z"/>
          <w:sz w:val="18"/>
          <w:szCs w:val="18"/>
          <w:rPrChange w:id="2852" w:author="吴潇" w:date="2014-12-23T08:50:00Z">
            <w:rPr/>
          </w:rPrChange>
        </w:rPr>
      </w:pPr>
    </w:p>
    <w:p>
      <w:pPr>
        <w:numPr>
          <w:ilvl w:val="0"/>
          <w:numId w:val="0"/>
        </w:numPr>
        <w:rPr>
          <w:sz w:val="18"/>
          <w:szCs w:val="18"/>
          <w:rPrChange w:id="2853" w:author="吴潇" w:date="2014-12-23T08:50:00Z">
            <w:rPr/>
          </w:rPrChange>
        </w:rPr>
      </w:pPr>
      <w:r>
        <w:rPr>
          <w:rFonts w:hint="eastAsia"/>
          <w:sz w:val="18"/>
          <w:szCs w:val="18"/>
          <w:rPrChange w:id="2854" w:author="吴潇" w:date="2014-12-23T08:50:00Z">
            <w:rPr>
              <w:rFonts w:hint="eastAsia"/>
            </w:rPr>
          </w:rPrChange>
        </w:rPr>
        <w:t>注</w:t>
      </w:r>
      <w:del w:id="2855" w:author="吴潇" w:date="2014-12-19T15:30:00Z">
        <w:r>
          <w:rPr>
            <w:sz w:val="18"/>
            <w:szCs w:val="18"/>
            <w:rPrChange w:id="2856" w:author="吴潇" w:date="2014-12-23T08:50:00Z">
              <w:rPr/>
            </w:rPrChange>
          </w:rPr>
          <w:delText>5</w:delText>
        </w:r>
      </w:del>
      <w:ins w:id="2857" w:author="吴潇" w:date="2014-12-19T15:30:00Z">
        <w:r>
          <w:rPr>
            <w:sz w:val="18"/>
            <w:szCs w:val="18"/>
            <w:rPrChange w:id="2858" w:author="吴潇" w:date="2014-12-23T08:50:00Z">
              <w:rPr/>
            </w:rPrChange>
          </w:rPr>
          <w:t>4</w:t>
        </w:r>
      </w:ins>
      <w:r>
        <w:rPr>
          <w:rFonts w:hint="eastAsia"/>
          <w:sz w:val="18"/>
          <w:szCs w:val="18"/>
          <w:rPrChange w:id="2859" w:author="吴潇" w:date="2014-12-23T08:50:00Z">
            <w:rPr>
              <w:rFonts w:hint="eastAsia"/>
            </w:rPr>
          </w:rPrChange>
        </w:rPr>
        <w:t>：</w:t>
      </w:r>
    </w:p>
    <w:p>
      <w:pPr>
        <w:numPr>
          <w:ilvl w:val="0"/>
          <w:numId w:val="0"/>
        </w:numPr>
        <w:rPr>
          <w:sz w:val="18"/>
          <w:szCs w:val="18"/>
          <w:rPrChange w:id="2860" w:author="吴潇" w:date="2014-12-23T08:50:00Z">
            <w:rPr/>
          </w:rPrChange>
        </w:rPr>
      </w:pPr>
      <w:r>
        <w:rPr>
          <w:rFonts w:hint="eastAsia"/>
          <w:sz w:val="18"/>
          <w:szCs w:val="18"/>
          <w:rPrChange w:id="2861" w:author="吴潇" w:date="2014-12-23T08:50:00Z">
            <w:rPr>
              <w:rFonts w:hint="eastAsia"/>
            </w:rPr>
          </w:rPrChange>
        </w:rPr>
        <w:t>风控信息域（</w:t>
      </w:r>
      <w:r>
        <w:rPr>
          <w:sz w:val="18"/>
          <w:szCs w:val="18"/>
          <w:rPrChange w:id="2862" w:author="吴潇" w:date="2014-12-23T08:50:00Z">
            <w:rPr/>
          </w:rPrChange>
        </w:rPr>
        <w:t>riskRateInfo</w:t>
      </w:r>
      <w:r>
        <w:rPr>
          <w:rFonts w:hint="eastAsia"/>
          <w:sz w:val="18"/>
          <w:szCs w:val="18"/>
          <w:rPrChange w:id="2863" w:author="吴潇" w:date="2014-12-23T08:50:00Z">
            <w:rPr>
              <w:rFonts w:hint="eastAsia"/>
            </w:rPr>
          </w:rPrChange>
        </w:rPr>
        <w:t>）相关子域说明：</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2864" w:author="吴潇" w:date="2014-12-23T08:45:00Z">
          <w:tblPr>
            <w:tblStyle w:val="55"/>
            <w:tblW w:w="11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1898"/>
        <w:gridCol w:w="2227"/>
        <w:gridCol w:w="2200"/>
        <w:gridCol w:w="2429"/>
        <w:tblGridChange w:id="2865">
          <w:tblGrid>
            <w:gridCol w:w="1848"/>
            <w:gridCol w:w="1848"/>
            <w:gridCol w:w="2227"/>
            <w:gridCol w:w="2200"/>
            <w:gridCol w:w="3296"/>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866"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867" w:author="吴潇" w:date="2014-12-23T08:45:00Z">
              <w:tcPr>
                <w:tcW w:w="1848" w:type="dxa"/>
                <w:vAlign w:val="top"/>
              </w:tcPr>
            </w:tcPrChange>
          </w:tcPr>
          <w:p>
            <w:pPr>
              <w:numPr>
                <w:ilvl w:val="0"/>
                <w:numId w:val="0"/>
              </w:numPr>
              <w:jc w:val="center"/>
              <w:rPr>
                <w:ins w:id="2868" w:author="吴潇" w:date="2014-12-23T08:45:00Z"/>
                <w:sz w:val="18"/>
                <w:szCs w:val="18"/>
                <w:rPrChange w:id="2869" w:author="吴潇" w:date="2014-12-23T08:50:00Z">
                  <w:rPr/>
                </w:rPrChange>
              </w:rPr>
            </w:pPr>
            <w:ins w:id="2870" w:author="吴潇" w:date="2014-12-23T08:45:00Z">
              <w:r>
                <w:rPr>
                  <w:rFonts w:hint="eastAsia"/>
                  <w:sz w:val="18"/>
                  <w:szCs w:val="18"/>
                  <w:rPrChange w:id="2871" w:author="吴潇" w:date="2014-12-23T08:50:00Z">
                    <w:rPr>
                      <w:rFonts w:hint="eastAsia"/>
                    </w:rPr>
                  </w:rPrChange>
                </w:rPr>
                <w:t>序号</w:t>
              </w:r>
            </w:ins>
          </w:p>
        </w:tc>
        <w:tc>
          <w:tcPr>
            <w:tcW w:w="1898" w:type="dxa"/>
            <w:vAlign w:val="top"/>
            <w:tcPrChange w:id="2872" w:author="吴潇" w:date="2014-12-23T08:45:00Z">
              <w:tcPr>
                <w:tcW w:w="1848" w:type="dxa"/>
                <w:vAlign w:val="top"/>
              </w:tcPr>
            </w:tcPrChange>
          </w:tcPr>
          <w:p>
            <w:pPr>
              <w:numPr>
                <w:ilvl w:val="0"/>
                <w:numId w:val="0"/>
              </w:numPr>
              <w:jc w:val="center"/>
              <w:rPr>
                <w:sz w:val="18"/>
                <w:szCs w:val="18"/>
                <w:rPrChange w:id="2873" w:author="吴潇" w:date="2014-12-23T08:50:00Z">
                  <w:rPr/>
                </w:rPrChange>
              </w:rPr>
            </w:pPr>
            <w:r>
              <w:rPr>
                <w:rFonts w:hint="eastAsia"/>
                <w:sz w:val="18"/>
                <w:szCs w:val="18"/>
                <w:rPrChange w:id="2874" w:author="吴潇" w:date="2014-12-23T08:50:00Z">
                  <w:rPr>
                    <w:rFonts w:hint="eastAsia"/>
                  </w:rPr>
                </w:rPrChange>
              </w:rPr>
              <w:t>子域名</w:t>
            </w:r>
          </w:p>
        </w:tc>
        <w:tc>
          <w:tcPr>
            <w:tcW w:w="2227" w:type="dxa"/>
            <w:vAlign w:val="top"/>
            <w:tcPrChange w:id="2875" w:author="吴潇" w:date="2014-12-23T08:45:00Z">
              <w:tcPr>
                <w:tcW w:w="2227" w:type="dxa"/>
                <w:vAlign w:val="top"/>
              </w:tcPr>
            </w:tcPrChange>
          </w:tcPr>
          <w:p>
            <w:pPr>
              <w:numPr>
                <w:ilvl w:val="0"/>
                <w:numId w:val="0"/>
              </w:numPr>
              <w:jc w:val="center"/>
              <w:rPr>
                <w:sz w:val="18"/>
                <w:szCs w:val="18"/>
                <w:rPrChange w:id="2876" w:author="吴潇" w:date="2014-12-23T08:50:00Z">
                  <w:rPr/>
                </w:rPrChange>
              </w:rPr>
            </w:pPr>
            <w:r>
              <w:rPr>
                <w:rFonts w:hint="eastAsia"/>
                <w:sz w:val="18"/>
                <w:szCs w:val="18"/>
                <w:rPrChange w:id="2877" w:author="吴潇" w:date="2014-12-23T08:50:00Z">
                  <w:rPr>
                    <w:rFonts w:hint="eastAsia"/>
                  </w:rPr>
                </w:rPrChange>
              </w:rPr>
              <w:t>标</w:t>
            </w:r>
            <w:r>
              <w:rPr>
                <w:sz w:val="18"/>
                <w:szCs w:val="18"/>
                <w:rPrChange w:id="2878" w:author="吴潇" w:date="2014-12-23T08:50:00Z">
                  <w:rPr/>
                </w:rPrChange>
              </w:rPr>
              <w:t xml:space="preserve">  </w:t>
            </w:r>
            <w:r>
              <w:rPr>
                <w:rFonts w:hint="eastAsia"/>
                <w:sz w:val="18"/>
                <w:szCs w:val="18"/>
                <w:rPrChange w:id="2879" w:author="吴潇" w:date="2014-12-23T08:50:00Z">
                  <w:rPr>
                    <w:rFonts w:hint="eastAsia"/>
                  </w:rPr>
                </w:rPrChange>
              </w:rPr>
              <w:t>识</w:t>
            </w:r>
          </w:p>
        </w:tc>
        <w:tc>
          <w:tcPr>
            <w:tcW w:w="2200" w:type="dxa"/>
            <w:vAlign w:val="top"/>
            <w:tcPrChange w:id="2880" w:author="吴潇" w:date="2014-12-23T08:45:00Z">
              <w:tcPr>
                <w:tcW w:w="2200" w:type="dxa"/>
                <w:vAlign w:val="top"/>
              </w:tcPr>
            </w:tcPrChange>
          </w:tcPr>
          <w:p>
            <w:pPr>
              <w:numPr>
                <w:ilvl w:val="0"/>
                <w:numId w:val="0"/>
              </w:numPr>
              <w:jc w:val="center"/>
              <w:rPr>
                <w:sz w:val="18"/>
                <w:szCs w:val="18"/>
                <w:rPrChange w:id="2881" w:author="吴潇" w:date="2014-12-23T08:50:00Z">
                  <w:rPr/>
                </w:rPrChange>
              </w:rPr>
            </w:pPr>
            <w:r>
              <w:rPr>
                <w:rFonts w:hint="eastAsia"/>
                <w:sz w:val="18"/>
                <w:szCs w:val="18"/>
                <w:rPrChange w:id="2882" w:author="吴潇" w:date="2014-12-23T08:50:00Z">
                  <w:rPr>
                    <w:rFonts w:hint="eastAsia"/>
                  </w:rPr>
                </w:rPrChange>
              </w:rPr>
              <w:t>子域格式</w:t>
            </w:r>
          </w:p>
        </w:tc>
        <w:tc>
          <w:tcPr>
            <w:tcW w:w="2429" w:type="dxa"/>
            <w:vAlign w:val="top"/>
            <w:tcPrChange w:id="2883" w:author="吴潇" w:date="2014-12-23T08:45:00Z">
              <w:tcPr>
                <w:tcW w:w="3296" w:type="dxa"/>
                <w:vAlign w:val="top"/>
              </w:tcPr>
            </w:tcPrChange>
          </w:tcPr>
          <w:p>
            <w:pPr>
              <w:numPr>
                <w:ilvl w:val="0"/>
                <w:numId w:val="0"/>
              </w:numPr>
              <w:jc w:val="center"/>
              <w:rPr>
                <w:sz w:val="18"/>
                <w:szCs w:val="18"/>
                <w:rPrChange w:id="2884" w:author="吴潇" w:date="2014-12-23T08:50:00Z">
                  <w:rPr/>
                </w:rPrChange>
              </w:rPr>
            </w:pPr>
            <w:r>
              <w:rPr>
                <w:rFonts w:hint="eastAsia"/>
                <w:sz w:val="18"/>
                <w:szCs w:val="18"/>
                <w:rPrChange w:id="2885" w:author="吴潇" w:date="2014-12-23T08:50:00Z">
                  <w:rPr>
                    <w:rFonts w:hint="eastAsia"/>
                  </w:rPr>
                </w:rPrChange>
              </w:rPr>
              <w:t>说</w:t>
            </w:r>
            <w:r>
              <w:rPr>
                <w:sz w:val="18"/>
                <w:szCs w:val="18"/>
                <w:rPrChange w:id="2886" w:author="吴潇" w:date="2014-12-23T08:50:00Z">
                  <w:rPr/>
                </w:rPrChange>
              </w:rPr>
              <w:t xml:space="preserve">  </w:t>
            </w:r>
            <w:r>
              <w:rPr>
                <w:rFonts w:hint="eastAsia"/>
                <w:sz w:val="18"/>
                <w:szCs w:val="18"/>
                <w:rPrChange w:id="2887"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888"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889" w:author="吴潇" w:date="2014-12-23T08:45:00Z">
              <w:tcPr>
                <w:tcW w:w="1848" w:type="dxa"/>
                <w:vAlign w:val="top"/>
              </w:tcPr>
            </w:tcPrChange>
          </w:tcPr>
          <w:p>
            <w:pPr>
              <w:pStyle w:val="120"/>
              <w:numPr>
                <w:ilvl w:val="0"/>
                <w:numId w:val="28"/>
              </w:numPr>
              <w:tabs>
                <w:tab w:val="left" w:pos="360"/>
              </w:tabs>
              <w:ind w:firstLineChars="0"/>
              <w:jc w:val="center"/>
              <w:rPr>
                <w:ins w:id="2891" w:author="吴潇" w:date="2014-12-23T08:45:00Z"/>
                <w:sz w:val="18"/>
                <w:szCs w:val="18"/>
                <w:rPrChange w:id="2892" w:author="吴潇" w:date="2014-12-23T08:50:00Z">
                  <w:rPr/>
                </w:rPrChange>
              </w:rPr>
              <w:pPrChange w:id="2890" w:author="吴潇" w:date="2014-12-23T08:46:00Z">
                <w:pPr>
                  <w:numPr>
                    <w:ilvl w:val="0"/>
                    <w:numId w:val="0"/>
                  </w:numPr>
                  <w:tabs>
                    <w:tab w:val="clear" w:pos="360"/>
                    <w:tab w:val="clear" w:pos="784"/>
                  </w:tabs>
                  <w:jc w:val="center"/>
                </w:pPr>
              </w:pPrChange>
            </w:pPr>
          </w:p>
        </w:tc>
        <w:tc>
          <w:tcPr>
            <w:tcW w:w="1898" w:type="dxa"/>
            <w:vAlign w:val="top"/>
            <w:tcPrChange w:id="2893" w:author="吴潇" w:date="2014-12-23T08:45:00Z">
              <w:tcPr>
                <w:tcW w:w="1848" w:type="dxa"/>
                <w:vAlign w:val="top"/>
              </w:tcPr>
            </w:tcPrChange>
          </w:tcPr>
          <w:p>
            <w:pPr>
              <w:numPr>
                <w:ilvl w:val="0"/>
                <w:numId w:val="0"/>
              </w:numPr>
              <w:jc w:val="center"/>
              <w:outlineLvl w:val="4"/>
              <w:rPr>
                <w:rFonts w:eastAsia="宋体"/>
                <w:sz w:val="18"/>
                <w:szCs w:val="18"/>
                <w:rPrChange w:id="2894" w:author="吴潇" w:date="2014-12-23T08:50:00Z">
                  <w:rPr>
                    <w:rFonts w:eastAsia="黑体"/>
                  </w:rPr>
                </w:rPrChange>
              </w:rPr>
            </w:pPr>
            <w:r>
              <w:rPr>
                <w:rFonts w:hint="eastAsia"/>
                <w:sz w:val="18"/>
                <w:szCs w:val="18"/>
                <w:rPrChange w:id="2895" w:author="吴潇" w:date="2014-12-23T08:50:00Z">
                  <w:rPr>
                    <w:rFonts w:hint="eastAsia"/>
                  </w:rPr>
                </w:rPrChange>
              </w:rPr>
              <w:t>商品风险类别标识</w:t>
            </w:r>
          </w:p>
        </w:tc>
        <w:tc>
          <w:tcPr>
            <w:tcW w:w="2227" w:type="dxa"/>
            <w:vAlign w:val="top"/>
            <w:tcPrChange w:id="2896" w:author="吴潇" w:date="2014-12-23T08:45:00Z">
              <w:tcPr>
                <w:tcW w:w="2227" w:type="dxa"/>
                <w:vAlign w:val="top"/>
              </w:tcPr>
            </w:tcPrChange>
          </w:tcPr>
          <w:p>
            <w:pPr>
              <w:numPr>
                <w:ilvl w:val="0"/>
                <w:numId w:val="0"/>
              </w:numPr>
              <w:jc w:val="center"/>
              <w:outlineLvl w:val="4"/>
              <w:rPr>
                <w:rFonts w:eastAsia="宋体"/>
                <w:sz w:val="18"/>
                <w:szCs w:val="18"/>
                <w:rPrChange w:id="2897" w:author="吴潇" w:date="2014-12-23T08:50:00Z">
                  <w:rPr>
                    <w:rFonts w:eastAsia="黑体"/>
                  </w:rPr>
                </w:rPrChange>
              </w:rPr>
            </w:pPr>
            <w:r>
              <w:rPr>
                <w:sz w:val="18"/>
                <w:szCs w:val="18"/>
                <w:rPrChange w:id="2898" w:author="吴潇" w:date="2014-12-23T08:50:00Z">
                  <w:rPr/>
                </w:rPrChange>
              </w:rPr>
              <w:t>shippingFlag</w:t>
            </w:r>
          </w:p>
        </w:tc>
        <w:tc>
          <w:tcPr>
            <w:tcW w:w="2200" w:type="dxa"/>
            <w:vAlign w:val="top"/>
            <w:tcPrChange w:id="2899" w:author="吴潇" w:date="2014-12-23T08:45:00Z">
              <w:tcPr>
                <w:tcW w:w="2200" w:type="dxa"/>
                <w:vAlign w:val="top"/>
              </w:tcPr>
            </w:tcPrChange>
          </w:tcPr>
          <w:p>
            <w:pPr>
              <w:numPr>
                <w:ilvl w:val="0"/>
                <w:numId w:val="0"/>
              </w:numPr>
              <w:jc w:val="center"/>
              <w:outlineLvl w:val="4"/>
              <w:rPr>
                <w:rFonts w:eastAsia="宋体"/>
                <w:sz w:val="18"/>
                <w:szCs w:val="18"/>
                <w:rPrChange w:id="2900" w:author="吴潇" w:date="2014-12-23T08:50:00Z">
                  <w:rPr>
                    <w:rFonts w:eastAsia="黑体"/>
                  </w:rPr>
                </w:rPrChange>
              </w:rPr>
            </w:pPr>
            <w:r>
              <w:rPr>
                <w:sz w:val="18"/>
                <w:szCs w:val="18"/>
                <w:rPrChange w:id="2901" w:author="吴潇" w:date="2014-12-23T08:50:00Z">
                  <w:rPr/>
                </w:rPrChange>
              </w:rPr>
              <w:t>N3</w:t>
            </w:r>
          </w:p>
        </w:tc>
        <w:tc>
          <w:tcPr>
            <w:tcW w:w="2429" w:type="dxa"/>
            <w:vAlign w:val="top"/>
            <w:tcPrChange w:id="2902" w:author="吴潇" w:date="2014-12-23T08:45:00Z">
              <w:tcPr>
                <w:tcW w:w="3296" w:type="dxa"/>
                <w:vAlign w:val="top"/>
              </w:tcPr>
            </w:tcPrChange>
          </w:tcPr>
          <w:p>
            <w:pPr>
              <w:numPr>
                <w:ilvl w:val="0"/>
                <w:numId w:val="0"/>
              </w:numPr>
              <w:outlineLvl w:val="4"/>
              <w:rPr>
                <w:rFonts w:eastAsia="宋体"/>
                <w:sz w:val="18"/>
                <w:szCs w:val="18"/>
                <w:rPrChange w:id="2903" w:author="吴潇" w:date="2014-12-23T08:50:00Z">
                  <w:rPr>
                    <w:rFonts w:eastAsia="黑体"/>
                  </w:rPr>
                </w:rPrChange>
              </w:rPr>
            </w:pPr>
            <w:r>
              <w:rPr>
                <w:sz w:val="18"/>
                <w:szCs w:val="18"/>
                <w:rPrChange w:id="2904" w:author="吴潇" w:date="2014-12-23T08:50:00Z">
                  <w:rPr/>
                </w:rPrChange>
              </w:rPr>
              <w:t>111</w:t>
            </w:r>
            <w:r>
              <w:rPr>
                <w:rFonts w:hint="eastAsia"/>
                <w:sz w:val="18"/>
                <w:szCs w:val="18"/>
                <w:rPrChange w:id="2905" w:author="吴潇" w:date="2014-12-23T08:50:00Z">
                  <w:rPr>
                    <w:rFonts w:hint="eastAsia"/>
                  </w:rPr>
                </w:rPrChange>
              </w:rPr>
              <w:t>：虚拟高风险类（无物流、非实名登记、易变现如：游戏点卡、游戏装备、手机充值、礼品卡、虚拟账户充值）</w:t>
            </w:r>
          </w:p>
          <w:p>
            <w:pPr>
              <w:numPr>
                <w:ilvl w:val="0"/>
                <w:numId w:val="0"/>
              </w:numPr>
              <w:rPr>
                <w:sz w:val="18"/>
                <w:szCs w:val="18"/>
                <w:rPrChange w:id="2906" w:author="吴潇" w:date="2014-12-23T08:50:00Z">
                  <w:rPr/>
                </w:rPrChange>
              </w:rPr>
            </w:pPr>
            <w:r>
              <w:rPr>
                <w:sz w:val="18"/>
                <w:szCs w:val="18"/>
                <w:rPrChange w:id="2907" w:author="吴潇" w:date="2014-12-23T08:50:00Z">
                  <w:rPr/>
                </w:rPrChange>
              </w:rPr>
              <w:t>110</w:t>
            </w:r>
            <w:r>
              <w:rPr>
                <w:rFonts w:hint="eastAsia"/>
                <w:sz w:val="18"/>
                <w:szCs w:val="18"/>
                <w:rPrChange w:id="2908" w:author="吴潇" w:date="2014-12-23T08:50:00Z">
                  <w:rPr>
                    <w:rFonts w:hint="eastAsia"/>
                  </w:rPr>
                </w:rPrChange>
              </w:rPr>
              <w:t>：虚拟低风险类（无物流、非实名登记、不易变现如：电影票、信息咨询）</w:t>
            </w:r>
          </w:p>
          <w:p>
            <w:pPr>
              <w:numPr>
                <w:ilvl w:val="0"/>
                <w:numId w:val="0"/>
              </w:numPr>
              <w:rPr>
                <w:sz w:val="18"/>
                <w:szCs w:val="18"/>
                <w:rPrChange w:id="2909" w:author="吴潇" w:date="2014-12-23T08:50:00Z">
                  <w:rPr/>
                </w:rPrChange>
              </w:rPr>
            </w:pPr>
            <w:r>
              <w:rPr>
                <w:sz w:val="18"/>
                <w:szCs w:val="18"/>
                <w:rPrChange w:id="2910" w:author="吴潇" w:date="2014-12-23T08:50:00Z">
                  <w:rPr/>
                </w:rPrChange>
              </w:rPr>
              <w:t>100</w:t>
            </w:r>
            <w:r>
              <w:rPr>
                <w:rFonts w:hint="eastAsia"/>
                <w:sz w:val="18"/>
                <w:szCs w:val="18"/>
                <w:rPrChange w:id="2911" w:author="吴潇" w:date="2014-12-23T08:50:00Z">
                  <w:rPr>
                    <w:rFonts w:hint="eastAsia"/>
                  </w:rPr>
                </w:rPrChange>
              </w:rPr>
              <w:t>：虚拟实名类（无物流、实名登记、不易变现如：航空售票、酒店预订、旅游产品、学费、行政费用（税费、车船使用费）、汽车、房产）</w:t>
            </w:r>
          </w:p>
          <w:p>
            <w:pPr>
              <w:numPr>
                <w:ilvl w:val="0"/>
                <w:numId w:val="0"/>
              </w:numPr>
              <w:rPr>
                <w:sz w:val="18"/>
                <w:szCs w:val="18"/>
                <w:rPrChange w:id="2912" w:author="吴潇" w:date="2014-12-23T08:50:00Z">
                  <w:rPr/>
                </w:rPrChange>
              </w:rPr>
            </w:pPr>
            <w:r>
              <w:rPr>
                <w:sz w:val="18"/>
                <w:szCs w:val="18"/>
                <w:rPrChange w:id="2913" w:author="吴潇" w:date="2014-12-23T08:50:00Z">
                  <w:rPr/>
                </w:rPrChange>
              </w:rPr>
              <w:t>001</w:t>
            </w:r>
            <w:r>
              <w:rPr>
                <w:rFonts w:hint="eastAsia"/>
                <w:sz w:val="18"/>
                <w:szCs w:val="18"/>
                <w:rPrChange w:id="2914" w:author="吴潇" w:date="2014-12-23T08:50:00Z">
                  <w:rPr>
                    <w:rFonts w:hint="eastAsia"/>
                  </w:rPr>
                </w:rPrChange>
              </w:rPr>
              <w:t>：实物高风险类（有物流、易变现如：数码家电、黄金、珠宝首饰等）</w:t>
            </w:r>
          </w:p>
          <w:p>
            <w:pPr>
              <w:numPr>
                <w:ilvl w:val="0"/>
                <w:numId w:val="0"/>
              </w:numPr>
              <w:rPr>
                <w:sz w:val="18"/>
                <w:szCs w:val="18"/>
                <w:rPrChange w:id="2915" w:author="吴潇" w:date="2014-12-23T08:50:00Z">
                  <w:rPr/>
                </w:rPrChange>
              </w:rPr>
            </w:pPr>
            <w:r>
              <w:rPr>
                <w:sz w:val="18"/>
                <w:szCs w:val="18"/>
                <w:rPrChange w:id="2916" w:author="吴潇" w:date="2014-12-23T08:50:00Z">
                  <w:rPr/>
                </w:rPrChange>
              </w:rPr>
              <w:t>000</w:t>
            </w:r>
            <w:r>
              <w:rPr>
                <w:rFonts w:hint="eastAsia"/>
                <w:sz w:val="18"/>
                <w:szCs w:val="18"/>
                <w:rPrChange w:id="2917" w:author="吴潇" w:date="2014-12-23T08:50:00Z">
                  <w:rPr>
                    <w:rFonts w:hint="eastAsia"/>
                  </w:rPr>
                </w:rPrChange>
              </w:rPr>
              <w:t>：实物低风险类（有物流、不易变现如：服饰、食品、日用品等）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918"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919" w:author="吴潇" w:date="2014-12-23T08:45:00Z">
              <w:tcPr>
                <w:tcW w:w="1848" w:type="dxa"/>
                <w:vAlign w:val="top"/>
              </w:tcPr>
            </w:tcPrChange>
          </w:tcPr>
          <w:p>
            <w:pPr>
              <w:pStyle w:val="120"/>
              <w:numPr>
                <w:ilvl w:val="0"/>
                <w:numId w:val="28"/>
              </w:numPr>
              <w:tabs>
                <w:tab w:val="left" w:pos="360"/>
              </w:tabs>
              <w:ind w:firstLineChars="0"/>
              <w:jc w:val="center"/>
              <w:rPr>
                <w:ins w:id="2921" w:author="吴潇" w:date="2014-12-23T08:45:00Z"/>
                <w:sz w:val="18"/>
                <w:szCs w:val="18"/>
                <w:rPrChange w:id="2922" w:author="吴潇" w:date="2014-12-23T08:50:00Z">
                  <w:rPr/>
                </w:rPrChange>
              </w:rPr>
              <w:pPrChange w:id="2920" w:author="吴潇" w:date="2014-12-23T08:46:00Z">
                <w:pPr>
                  <w:numPr>
                    <w:ilvl w:val="0"/>
                    <w:numId w:val="0"/>
                  </w:numPr>
                  <w:tabs>
                    <w:tab w:val="clear" w:pos="360"/>
                    <w:tab w:val="clear" w:pos="784"/>
                  </w:tabs>
                  <w:jc w:val="center"/>
                </w:pPr>
              </w:pPrChange>
            </w:pPr>
          </w:p>
        </w:tc>
        <w:tc>
          <w:tcPr>
            <w:tcW w:w="1898" w:type="dxa"/>
            <w:vAlign w:val="top"/>
            <w:tcPrChange w:id="2923" w:author="吴潇" w:date="2014-12-23T08:45:00Z">
              <w:tcPr>
                <w:tcW w:w="1848" w:type="dxa"/>
                <w:vAlign w:val="top"/>
              </w:tcPr>
            </w:tcPrChange>
          </w:tcPr>
          <w:p>
            <w:pPr>
              <w:numPr>
                <w:ilvl w:val="0"/>
                <w:numId w:val="0"/>
              </w:numPr>
              <w:jc w:val="center"/>
              <w:outlineLvl w:val="4"/>
              <w:rPr>
                <w:rFonts w:eastAsia="宋体"/>
                <w:sz w:val="18"/>
                <w:szCs w:val="18"/>
                <w:rPrChange w:id="2924" w:author="吴潇" w:date="2014-12-23T08:50:00Z">
                  <w:rPr>
                    <w:rFonts w:eastAsia="黑体"/>
                  </w:rPr>
                </w:rPrChange>
              </w:rPr>
            </w:pPr>
            <w:r>
              <w:rPr>
                <w:rFonts w:hint="eastAsia"/>
                <w:sz w:val="18"/>
                <w:szCs w:val="18"/>
                <w:rPrChange w:id="2925" w:author="吴潇" w:date="2014-12-23T08:50:00Z">
                  <w:rPr>
                    <w:rFonts w:hint="eastAsia"/>
                  </w:rPr>
                </w:rPrChange>
              </w:rPr>
              <w:t>收货地址</w:t>
            </w:r>
            <w:r>
              <w:rPr>
                <w:sz w:val="18"/>
                <w:szCs w:val="18"/>
                <w:rPrChange w:id="2926" w:author="吴潇" w:date="2014-12-23T08:50:00Z">
                  <w:rPr/>
                </w:rPrChange>
              </w:rPr>
              <w:t>-</w:t>
            </w:r>
            <w:r>
              <w:rPr>
                <w:rFonts w:hint="eastAsia"/>
                <w:sz w:val="18"/>
                <w:szCs w:val="18"/>
                <w:rPrChange w:id="2927" w:author="吴潇" w:date="2014-12-23T08:50:00Z">
                  <w:rPr>
                    <w:rFonts w:hint="eastAsia"/>
                  </w:rPr>
                </w:rPrChange>
              </w:rPr>
              <w:t>国家</w:t>
            </w:r>
          </w:p>
        </w:tc>
        <w:tc>
          <w:tcPr>
            <w:tcW w:w="2227" w:type="dxa"/>
            <w:vAlign w:val="top"/>
            <w:tcPrChange w:id="2928" w:author="吴潇" w:date="2014-12-23T08:45:00Z">
              <w:tcPr>
                <w:tcW w:w="2227" w:type="dxa"/>
                <w:vAlign w:val="top"/>
              </w:tcPr>
            </w:tcPrChange>
          </w:tcPr>
          <w:p>
            <w:pPr>
              <w:numPr>
                <w:ilvl w:val="0"/>
                <w:numId w:val="0"/>
              </w:numPr>
              <w:jc w:val="center"/>
              <w:outlineLvl w:val="4"/>
              <w:rPr>
                <w:rFonts w:eastAsia="宋体"/>
                <w:sz w:val="18"/>
                <w:szCs w:val="18"/>
                <w:rPrChange w:id="2929" w:author="吴潇" w:date="2014-12-23T08:50:00Z">
                  <w:rPr>
                    <w:rFonts w:eastAsia="黑体"/>
                  </w:rPr>
                </w:rPrChange>
              </w:rPr>
            </w:pPr>
            <w:r>
              <w:rPr>
                <w:sz w:val="18"/>
                <w:szCs w:val="18"/>
                <w:rPrChange w:id="2930" w:author="吴潇" w:date="2014-12-23T08:50:00Z">
                  <w:rPr/>
                </w:rPrChange>
              </w:rPr>
              <w:t>shippingCountryCode</w:t>
            </w:r>
          </w:p>
        </w:tc>
        <w:tc>
          <w:tcPr>
            <w:tcW w:w="2200" w:type="dxa"/>
            <w:vAlign w:val="top"/>
            <w:tcPrChange w:id="2931" w:author="吴潇" w:date="2014-12-23T08:45:00Z">
              <w:tcPr>
                <w:tcW w:w="2200" w:type="dxa"/>
                <w:vAlign w:val="top"/>
              </w:tcPr>
            </w:tcPrChange>
          </w:tcPr>
          <w:p>
            <w:pPr>
              <w:numPr>
                <w:ilvl w:val="0"/>
                <w:numId w:val="0"/>
              </w:numPr>
              <w:jc w:val="center"/>
              <w:outlineLvl w:val="4"/>
              <w:rPr>
                <w:rFonts w:eastAsia="宋体"/>
                <w:sz w:val="18"/>
                <w:szCs w:val="18"/>
                <w:rPrChange w:id="2932" w:author="吴潇" w:date="2014-12-23T08:50:00Z">
                  <w:rPr>
                    <w:rFonts w:eastAsia="黑体"/>
                  </w:rPr>
                </w:rPrChange>
              </w:rPr>
            </w:pPr>
            <w:r>
              <w:rPr>
                <w:sz w:val="18"/>
                <w:szCs w:val="18"/>
                <w:rPrChange w:id="2933" w:author="吴潇" w:date="2014-12-23T08:50:00Z">
                  <w:rPr/>
                </w:rPrChange>
              </w:rPr>
              <w:t>AN6</w:t>
            </w:r>
          </w:p>
        </w:tc>
        <w:tc>
          <w:tcPr>
            <w:tcW w:w="2429" w:type="dxa"/>
            <w:vAlign w:val="top"/>
            <w:tcPrChange w:id="2934" w:author="吴潇" w:date="2014-12-23T08:45:00Z">
              <w:tcPr>
                <w:tcW w:w="3296" w:type="dxa"/>
                <w:vAlign w:val="top"/>
              </w:tcPr>
            </w:tcPrChange>
          </w:tcPr>
          <w:p>
            <w:pPr>
              <w:numPr>
                <w:ilvl w:val="0"/>
                <w:numId w:val="0"/>
              </w:numPr>
              <w:rPr>
                <w:sz w:val="18"/>
                <w:szCs w:val="18"/>
                <w:rPrChange w:id="2935"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936"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937" w:author="吴潇" w:date="2014-12-23T08:45:00Z">
              <w:tcPr>
                <w:tcW w:w="1848" w:type="dxa"/>
                <w:vAlign w:val="top"/>
              </w:tcPr>
            </w:tcPrChange>
          </w:tcPr>
          <w:p>
            <w:pPr>
              <w:pStyle w:val="120"/>
              <w:numPr>
                <w:ilvl w:val="0"/>
                <w:numId w:val="28"/>
              </w:numPr>
              <w:tabs>
                <w:tab w:val="left" w:pos="360"/>
              </w:tabs>
              <w:ind w:firstLineChars="0"/>
              <w:jc w:val="center"/>
              <w:rPr>
                <w:ins w:id="2939" w:author="吴潇" w:date="2014-12-23T08:45:00Z"/>
                <w:sz w:val="18"/>
                <w:szCs w:val="18"/>
                <w:rPrChange w:id="2940" w:author="吴潇" w:date="2014-12-23T08:50:00Z">
                  <w:rPr/>
                </w:rPrChange>
              </w:rPr>
              <w:pPrChange w:id="2938" w:author="吴潇" w:date="2014-12-23T08:46:00Z">
                <w:pPr>
                  <w:numPr>
                    <w:ilvl w:val="0"/>
                    <w:numId w:val="0"/>
                  </w:numPr>
                  <w:tabs>
                    <w:tab w:val="clear" w:pos="360"/>
                    <w:tab w:val="clear" w:pos="784"/>
                  </w:tabs>
                  <w:jc w:val="center"/>
                </w:pPr>
              </w:pPrChange>
            </w:pPr>
          </w:p>
        </w:tc>
        <w:tc>
          <w:tcPr>
            <w:tcW w:w="1898" w:type="dxa"/>
            <w:vAlign w:val="top"/>
            <w:tcPrChange w:id="2941" w:author="吴潇" w:date="2014-12-23T08:45:00Z">
              <w:tcPr>
                <w:tcW w:w="1848" w:type="dxa"/>
                <w:vAlign w:val="top"/>
              </w:tcPr>
            </w:tcPrChange>
          </w:tcPr>
          <w:p>
            <w:pPr>
              <w:numPr>
                <w:ilvl w:val="0"/>
                <w:numId w:val="0"/>
              </w:numPr>
              <w:jc w:val="center"/>
              <w:outlineLvl w:val="4"/>
              <w:rPr>
                <w:rFonts w:eastAsia="宋体"/>
                <w:sz w:val="18"/>
                <w:szCs w:val="18"/>
                <w:rPrChange w:id="2942" w:author="吴潇" w:date="2014-12-23T08:50:00Z">
                  <w:rPr>
                    <w:rFonts w:eastAsia="黑体"/>
                  </w:rPr>
                </w:rPrChange>
              </w:rPr>
            </w:pPr>
            <w:r>
              <w:rPr>
                <w:rFonts w:hint="eastAsia"/>
                <w:sz w:val="18"/>
                <w:szCs w:val="18"/>
                <w:rPrChange w:id="2943" w:author="吴潇" w:date="2014-12-23T08:50:00Z">
                  <w:rPr>
                    <w:rFonts w:hint="eastAsia"/>
                  </w:rPr>
                </w:rPrChange>
              </w:rPr>
              <w:t>收货地址</w:t>
            </w:r>
            <w:r>
              <w:rPr>
                <w:sz w:val="18"/>
                <w:szCs w:val="18"/>
                <w:rPrChange w:id="2944" w:author="吴潇" w:date="2014-12-23T08:50:00Z">
                  <w:rPr/>
                </w:rPrChange>
              </w:rPr>
              <w:t>-</w:t>
            </w:r>
            <w:r>
              <w:rPr>
                <w:rFonts w:hint="eastAsia"/>
                <w:sz w:val="18"/>
                <w:szCs w:val="18"/>
                <w:rPrChange w:id="2945" w:author="吴潇" w:date="2014-12-23T08:50:00Z">
                  <w:rPr>
                    <w:rFonts w:hint="eastAsia"/>
                  </w:rPr>
                </w:rPrChange>
              </w:rPr>
              <w:t>省</w:t>
            </w:r>
          </w:p>
        </w:tc>
        <w:tc>
          <w:tcPr>
            <w:tcW w:w="2227" w:type="dxa"/>
            <w:vAlign w:val="top"/>
            <w:tcPrChange w:id="2946" w:author="吴潇" w:date="2014-12-23T08:45:00Z">
              <w:tcPr>
                <w:tcW w:w="2227" w:type="dxa"/>
                <w:vAlign w:val="top"/>
              </w:tcPr>
            </w:tcPrChange>
          </w:tcPr>
          <w:p>
            <w:pPr>
              <w:numPr>
                <w:ilvl w:val="0"/>
                <w:numId w:val="0"/>
              </w:numPr>
              <w:jc w:val="center"/>
              <w:outlineLvl w:val="4"/>
              <w:rPr>
                <w:rFonts w:eastAsia="宋体"/>
                <w:sz w:val="18"/>
                <w:szCs w:val="18"/>
                <w:rPrChange w:id="2947" w:author="吴潇" w:date="2014-12-23T08:50:00Z">
                  <w:rPr>
                    <w:rFonts w:eastAsia="黑体"/>
                  </w:rPr>
                </w:rPrChange>
              </w:rPr>
            </w:pPr>
            <w:r>
              <w:rPr>
                <w:sz w:val="18"/>
                <w:szCs w:val="18"/>
                <w:rPrChange w:id="2948" w:author="吴潇" w:date="2014-12-23T08:50:00Z">
                  <w:rPr/>
                </w:rPrChange>
              </w:rPr>
              <w:t>shippingProvinceCode</w:t>
            </w:r>
          </w:p>
        </w:tc>
        <w:tc>
          <w:tcPr>
            <w:tcW w:w="2200" w:type="dxa"/>
            <w:vAlign w:val="top"/>
            <w:tcPrChange w:id="2949" w:author="吴潇" w:date="2014-12-23T08:45:00Z">
              <w:tcPr>
                <w:tcW w:w="2200" w:type="dxa"/>
                <w:vAlign w:val="top"/>
              </w:tcPr>
            </w:tcPrChange>
          </w:tcPr>
          <w:p>
            <w:pPr>
              <w:numPr>
                <w:ilvl w:val="0"/>
                <w:numId w:val="0"/>
              </w:numPr>
              <w:jc w:val="center"/>
              <w:outlineLvl w:val="4"/>
              <w:rPr>
                <w:rFonts w:eastAsia="宋体"/>
                <w:sz w:val="18"/>
                <w:szCs w:val="18"/>
                <w:rPrChange w:id="2950" w:author="吴潇" w:date="2014-12-23T08:50:00Z">
                  <w:rPr>
                    <w:rFonts w:eastAsia="黑体"/>
                  </w:rPr>
                </w:rPrChange>
              </w:rPr>
            </w:pPr>
            <w:r>
              <w:rPr>
                <w:sz w:val="18"/>
                <w:szCs w:val="18"/>
                <w:rPrChange w:id="2951" w:author="吴潇" w:date="2014-12-23T08:50:00Z">
                  <w:rPr/>
                </w:rPrChange>
              </w:rPr>
              <w:t>AN6</w:t>
            </w:r>
          </w:p>
        </w:tc>
        <w:tc>
          <w:tcPr>
            <w:tcW w:w="2429" w:type="dxa"/>
            <w:vAlign w:val="top"/>
            <w:tcPrChange w:id="2952" w:author="吴潇" w:date="2014-12-23T08:45:00Z">
              <w:tcPr>
                <w:tcW w:w="3296" w:type="dxa"/>
                <w:vAlign w:val="top"/>
              </w:tcPr>
            </w:tcPrChange>
          </w:tcPr>
          <w:p>
            <w:pPr>
              <w:numPr>
                <w:ilvl w:val="0"/>
                <w:numId w:val="0"/>
              </w:numPr>
              <w:rPr>
                <w:sz w:val="18"/>
                <w:szCs w:val="18"/>
                <w:rPrChange w:id="2953"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954"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955" w:author="吴潇" w:date="2014-12-23T08:45:00Z">
              <w:tcPr>
                <w:tcW w:w="1848" w:type="dxa"/>
                <w:vAlign w:val="top"/>
              </w:tcPr>
            </w:tcPrChange>
          </w:tcPr>
          <w:p>
            <w:pPr>
              <w:pStyle w:val="120"/>
              <w:numPr>
                <w:ilvl w:val="0"/>
                <w:numId w:val="28"/>
              </w:numPr>
              <w:tabs>
                <w:tab w:val="left" w:pos="360"/>
              </w:tabs>
              <w:ind w:firstLineChars="0"/>
              <w:jc w:val="center"/>
              <w:rPr>
                <w:ins w:id="2957" w:author="吴潇" w:date="2014-12-23T08:45:00Z"/>
                <w:sz w:val="18"/>
                <w:szCs w:val="18"/>
                <w:rPrChange w:id="2958" w:author="吴潇" w:date="2014-12-23T08:50:00Z">
                  <w:rPr/>
                </w:rPrChange>
              </w:rPr>
              <w:pPrChange w:id="2956" w:author="吴潇" w:date="2014-12-23T08:46:00Z">
                <w:pPr>
                  <w:numPr>
                    <w:ilvl w:val="0"/>
                    <w:numId w:val="0"/>
                  </w:numPr>
                  <w:tabs>
                    <w:tab w:val="clear" w:pos="360"/>
                    <w:tab w:val="clear" w:pos="784"/>
                  </w:tabs>
                  <w:jc w:val="center"/>
                </w:pPr>
              </w:pPrChange>
            </w:pPr>
          </w:p>
        </w:tc>
        <w:tc>
          <w:tcPr>
            <w:tcW w:w="1898" w:type="dxa"/>
            <w:vAlign w:val="top"/>
            <w:tcPrChange w:id="2959" w:author="吴潇" w:date="2014-12-23T08:45:00Z">
              <w:tcPr>
                <w:tcW w:w="1848" w:type="dxa"/>
                <w:vAlign w:val="top"/>
              </w:tcPr>
            </w:tcPrChange>
          </w:tcPr>
          <w:p>
            <w:pPr>
              <w:numPr>
                <w:ilvl w:val="0"/>
                <w:numId w:val="0"/>
              </w:numPr>
              <w:jc w:val="center"/>
              <w:outlineLvl w:val="4"/>
              <w:rPr>
                <w:rFonts w:eastAsia="宋体"/>
                <w:sz w:val="18"/>
                <w:szCs w:val="18"/>
                <w:rPrChange w:id="2960" w:author="吴潇" w:date="2014-12-23T08:50:00Z">
                  <w:rPr>
                    <w:rFonts w:eastAsia="黑体"/>
                  </w:rPr>
                </w:rPrChange>
              </w:rPr>
            </w:pPr>
            <w:r>
              <w:rPr>
                <w:rFonts w:hint="eastAsia"/>
                <w:sz w:val="18"/>
                <w:szCs w:val="18"/>
                <w:rPrChange w:id="2961" w:author="吴潇" w:date="2014-12-23T08:50:00Z">
                  <w:rPr>
                    <w:rFonts w:hint="eastAsia"/>
                  </w:rPr>
                </w:rPrChange>
              </w:rPr>
              <w:t>收货地址</w:t>
            </w:r>
            <w:r>
              <w:rPr>
                <w:sz w:val="18"/>
                <w:szCs w:val="18"/>
                <w:rPrChange w:id="2962" w:author="吴潇" w:date="2014-12-23T08:50:00Z">
                  <w:rPr/>
                </w:rPrChange>
              </w:rPr>
              <w:t>-</w:t>
            </w:r>
            <w:r>
              <w:rPr>
                <w:rFonts w:hint="eastAsia"/>
                <w:sz w:val="18"/>
                <w:szCs w:val="18"/>
                <w:rPrChange w:id="2963" w:author="吴潇" w:date="2014-12-23T08:50:00Z">
                  <w:rPr>
                    <w:rFonts w:hint="eastAsia"/>
                  </w:rPr>
                </w:rPrChange>
              </w:rPr>
              <w:t>市</w:t>
            </w:r>
          </w:p>
        </w:tc>
        <w:tc>
          <w:tcPr>
            <w:tcW w:w="2227" w:type="dxa"/>
            <w:vAlign w:val="top"/>
            <w:tcPrChange w:id="2964" w:author="吴潇" w:date="2014-12-23T08:45:00Z">
              <w:tcPr>
                <w:tcW w:w="2227" w:type="dxa"/>
                <w:vAlign w:val="top"/>
              </w:tcPr>
            </w:tcPrChange>
          </w:tcPr>
          <w:p>
            <w:pPr>
              <w:numPr>
                <w:ilvl w:val="0"/>
                <w:numId w:val="0"/>
              </w:numPr>
              <w:jc w:val="center"/>
              <w:outlineLvl w:val="4"/>
              <w:rPr>
                <w:rFonts w:eastAsia="宋体"/>
                <w:sz w:val="18"/>
                <w:szCs w:val="18"/>
                <w:rPrChange w:id="2965" w:author="吴潇" w:date="2014-12-23T08:50:00Z">
                  <w:rPr>
                    <w:rFonts w:eastAsia="黑体"/>
                  </w:rPr>
                </w:rPrChange>
              </w:rPr>
            </w:pPr>
            <w:r>
              <w:rPr>
                <w:sz w:val="18"/>
                <w:szCs w:val="18"/>
                <w:rPrChange w:id="2966" w:author="吴潇" w:date="2014-12-23T08:50:00Z">
                  <w:rPr/>
                </w:rPrChange>
              </w:rPr>
              <w:t>shippingCityCode</w:t>
            </w:r>
          </w:p>
        </w:tc>
        <w:tc>
          <w:tcPr>
            <w:tcW w:w="2200" w:type="dxa"/>
            <w:vAlign w:val="top"/>
            <w:tcPrChange w:id="2967" w:author="吴潇" w:date="2014-12-23T08:45:00Z">
              <w:tcPr>
                <w:tcW w:w="2200" w:type="dxa"/>
                <w:vAlign w:val="top"/>
              </w:tcPr>
            </w:tcPrChange>
          </w:tcPr>
          <w:p>
            <w:pPr>
              <w:numPr>
                <w:ilvl w:val="0"/>
                <w:numId w:val="0"/>
              </w:numPr>
              <w:jc w:val="center"/>
              <w:outlineLvl w:val="4"/>
              <w:rPr>
                <w:rFonts w:eastAsia="宋体"/>
                <w:sz w:val="18"/>
                <w:szCs w:val="18"/>
                <w:rPrChange w:id="2968" w:author="吴潇" w:date="2014-12-23T08:50:00Z">
                  <w:rPr>
                    <w:rFonts w:eastAsia="黑体"/>
                  </w:rPr>
                </w:rPrChange>
              </w:rPr>
            </w:pPr>
            <w:r>
              <w:rPr>
                <w:sz w:val="18"/>
                <w:szCs w:val="18"/>
                <w:rPrChange w:id="2969" w:author="吴潇" w:date="2014-12-23T08:50:00Z">
                  <w:rPr/>
                </w:rPrChange>
              </w:rPr>
              <w:t>AN6</w:t>
            </w:r>
          </w:p>
        </w:tc>
        <w:tc>
          <w:tcPr>
            <w:tcW w:w="2429" w:type="dxa"/>
            <w:vAlign w:val="top"/>
            <w:tcPrChange w:id="2970" w:author="吴潇" w:date="2014-12-23T08:45:00Z">
              <w:tcPr>
                <w:tcW w:w="3296" w:type="dxa"/>
                <w:vAlign w:val="top"/>
              </w:tcPr>
            </w:tcPrChange>
          </w:tcPr>
          <w:p>
            <w:pPr>
              <w:numPr>
                <w:ilvl w:val="0"/>
                <w:numId w:val="0"/>
              </w:numPr>
              <w:rPr>
                <w:sz w:val="18"/>
                <w:szCs w:val="18"/>
                <w:rPrChange w:id="2971"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972"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973" w:author="吴潇" w:date="2014-12-23T08:45:00Z">
              <w:tcPr>
                <w:tcW w:w="1848" w:type="dxa"/>
                <w:vAlign w:val="top"/>
              </w:tcPr>
            </w:tcPrChange>
          </w:tcPr>
          <w:p>
            <w:pPr>
              <w:pStyle w:val="120"/>
              <w:numPr>
                <w:ilvl w:val="0"/>
                <w:numId w:val="28"/>
              </w:numPr>
              <w:tabs>
                <w:tab w:val="left" w:pos="360"/>
              </w:tabs>
              <w:ind w:firstLineChars="0"/>
              <w:jc w:val="center"/>
              <w:rPr>
                <w:ins w:id="2975" w:author="吴潇" w:date="2014-12-23T08:45:00Z"/>
                <w:sz w:val="18"/>
                <w:szCs w:val="18"/>
                <w:rPrChange w:id="2976" w:author="吴潇" w:date="2014-12-23T08:50:00Z">
                  <w:rPr/>
                </w:rPrChange>
              </w:rPr>
              <w:pPrChange w:id="2974" w:author="吴潇" w:date="2014-12-23T08:46:00Z">
                <w:pPr>
                  <w:numPr>
                    <w:ilvl w:val="0"/>
                    <w:numId w:val="0"/>
                  </w:numPr>
                  <w:tabs>
                    <w:tab w:val="clear" w:pos="360"/>
                    <w:tab w:val="clear" w:pos="784"/>
                  </w:tabs>
                  <w:jc w:val="center"/>
                </w:pPr>
              </w:pPrChange>
            </w:pPr>
          </w:p>
        </w:tc>
        <w:tc>
          <w:tcPr>
            <w:tcW w:w="1898" w:type="dxa"/>
            <w:vAlign w:val="top"/>
            <w:tcPrChange w:id="2977" w:author="吴潇" w:date="2014-12-23T08:45:00Z">
              <w:tcPr>
                <w:tcW w:w="1848" w:type="dxa"/>
                <w:vAlign w:val="top"/>
              </w:tcPr>
            </w:tcPrChange>
          </w:tcPr>
          <w:p>
            <w:pPr>
              <w:numPr>
                <w:ilvl w:val="0"/>
                <w:numId w:val="0"/>
              </w:numPr>
              <w:jc w:val="center"/>
              <w:outlineLvl w:val="4"/>
              <w:rPr>
                <w:rFonts w:eastAsia="宋体"/>
                <w:sz w:val="18"/>
                <w:szCs w:val="18"/>
                <w:rPrChange w:id="2978" w:author="吴潇" w:date="2014-12-23T08:50:00Z">
                  <w:rPr>
                    <w:rFonts w:eastAsia="黑体"/>
                  </w:rPr>
                </w:rPrChange>
              </w:rPr>
            </w:pPr>
            <w:r>
              <w:rPr>
                <w:rFonts w:hint="eastAsia"/>
                <w:sz w:val="18"/>
                <w:szCs w:val="18"/>
                <w:rPrChange w:id="2979" w:author="吴潇" w:date="2014-12-23T08:50:00Z">
                  <w:rPr>
                    <w:rFonts w:hint="eastAsia"/>
                  </w:rPr>
                </w:rPrChange>
              </w:rPr>
              <w:t>收货地址</w:t>
            </w:r>
            <w:r>
              <w:rPr>
                <w:sz w:val="18"/>
                <w:szCs w:val="18"/>
                <w:rPrChange w:id="2980" w:author="吴潇" w:date="2014-12-23T08:50:00Z">
                  <w:rPr/>
                </w:rPrChange>
              </w:rPr>
              <w:t>-</w:t>
            </w:r>
            <w:r>
              <w:rPr>
                <w:rFonts w:hint="eastAsia"/>
                <w:sz w:val="18"/>
                <w:szCs w:val="18"/>
                <w:rPrChange w:id="2981" w:author="吴潇" w:date="2014-12-23T08:50:00Z">
                  <w:rPr>
                    <w:rFonts w:hint="eastAsia"/>
                  </w:rPr>
                </w:rPrChange>
              </w:rPr>
              <w:t>地区</w:t>
            </w:r>
          </w:p>
        </w:tc>
        <w:tc>
          <w:tcPr>
            <w:tcW w:w="2227" w:type="dxa"/>
            <w:vAlign w:val="top"/>
            <w:tcPrChange w:id="2982" w:author="吴潇" w:date="2014-12-23T08:45:00Z">
              <w:tcPr>
                <w:tcW w:w="2227" w:type="dxa"/>
                <w:vAlign w:val="top"/>
              </w:tcPr>
            </w:tcPrChange>
          </w:tcPr>
          <w:p>
            <w:pPr>
              <w:numPr>
                <w:ilvl w:val="0"/>
                <w:numId w:val="0"/>
              </w:numPr>
              <w:jc w:val="center"/>
              <w:outlineLvl w:val="4"/>
              <w:rPr>
                <w:rFonts w:eastAsia="宋体"/>
                <w:sz w:val="18"/>
                <w:szCs w:val="18"/>
                <w:rPrChange w:id="2983" w:author="吴潇" w:date="2014-12-23T08:50:00Z">
                  <w:rPr>
                    <w:rFonts w:eastAsia="黑体"/>
                  </w:rPr>
                </w:rPrChange>
              </w:rPr>
            </w:pPr>
            <w:r>
              <w:rPr>
                <w:sz w:val="18"/>
                <w:szCs w:val="18"/>
                <w:rPrChange w:id="2984" w:author="吴潇" w:date="2014-12-23T08:50:00Z">
                  <w:rPr/>
                </w:rPrChange>
              </w:rPr>
              <w:t>shippingDistrictCode</w:t>
            </w:r>
          </w:p>
        </w:tc>
        <w:tc>
          <w:tcPr>
            <w:tcW w:w="2200" w:type="dxa"/>
            <w:vAlign w:val="top"/>
            <w:tcPrChange w:id="2985" w:author="吴潇" w:date="2014-12-23T08:45:00Z">
              <w:tcPr>
                <w:tcW w:w="2200" w:type="dxa"/>
                <w:vAlign w:val="top"/>
              </w:tcPr>
            </w:tcPrChange>
          </w:tcPr>
          <w:p>
            <w:pPr>
              <w:numPr>
                <w:ilvl w:val="0"/>
                <w:numId w:val="0"/>
              </w:numPr>
              <w:jc w:val="center"/>
              <w:outlineLvl w:val="4"/>
              <w:rPr>
                <w:rFonts w:eastAsia="宋体"/>
                <w:sz w:val="18"/>
                <w:szCs w:val="18"/>
                <w:rPrChange w:id="2986" w:author="吴潇" w:date="2014-12-23T08:50:00Z">
                  <w:rPr>
                    <w:rFonts w:eastAsia="黑体"/>
                  </w:rPr>
                </w:rPrChange>
              </w:rPr>
            </w:pPr>
            <w:r>
              <w:rPr>
                <w:sz w:val="18"/>
                <w:szCs w:val="18"/>
                <w:rPrChange w:id="2987" w:author="吴潇" w:date="2014-12-23T08:50:00Z">
                  <w:rPr/>
                </w:rPrChange>
              </w:rPr>
              <w:t>AN6</w:t>
            </w:r>
          </w:p>
        </w:tc>
        <w:tc>
          <w:tcPr>
            <w:tcW w:w="2429" w:type="dxa"/>
            <w:vAlign w:val="top"/>
            <w:tcPrChange w:id="2988" w:author="吴潇" w:date="2014-12-23T08:45:00Z">
              <w:tcPr>
                <w:tcW w:w="3296" w:type="dxa"/>
                <w:vAlign w:val="top"/>
              </w:tcPr>
            </w:tcPrChange>
          </w:tcPr>
          <w:p>
            <w:pPr>
              <w:numPr>
                <w:ilvl w:val="0"/>
                <w:numId w:val="0"/>
              </w:numPr>
              <w:rPr>
                <w:sz w:val="18"/>
                <w:szCs w:val="18"/>
                <w:rPrChange w:id="2989"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2990"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2991" w:author="吴潇" w:date="2014-12-23T08:45:00Z">
              <w:tcPr>
                <w:tcW w:w="1848" w:type="dxa"/>
                <w:vAlign w:val="top"/>
              </w:tcPr>
            </w:tcPrChange>
          </w:tcPr>
          <w:p>
            <w:pPr>
              <w:pStyle w:val="120"/>
              <w:numPr>
                <w:ilvl w:val="0"/>
                <w:numId w:val="28"/>
              </w:numPr>
              <w:tabs>
                <w:tab w:val="left" w:pos="360"/>
              </w:tabs>
              <w:ind w:firstLineChars="0"/>
              <w:jc w:val="center"/>
              <w:rPr>
                <w:ins w:id="2993" w:author="吴潇" w:date="2014-12-23T08:45:00Z"/>
                <w:sz w:val="18"/>
                <w:szCs w:val="18"/>
                <w:rPrChange w:id="2994" w:author="吴潇" w:date="2014-12-23T08:50:00Z">
                  <w:rPr/>
                </w:rPrChange>
              </w:rPr>
              <w:pPrChange w:id="2992" w:author="吴潇" w:date="2014-12-23T08:46:00Z">
                <w:pPr>
                  <w:numPr>
                    <w:ilvl w:val="0"/>
                    <w:numId w:val="0"/>
                  </w:numPr>
                  <w:tabs>
                    <w:tab w:val="clear" w:pos="360"/>
                    <w:tab w:val="clear" w:pos="784"/>
                  </w:tabs>
                  <w:jc w:val="center"/>
                </w:pPr>
              </w:pPrChange>
            </w:pPr>
          </w:p>
        </w:tc>
        <w:tc>
          <w:tcPr>
            <w:tcW w:w="1898" w:type="dxa"/>
            <w:vAlign w:val="top"/>
            <w:tcPrChange w:id="2995" w:author="吴潇" w:date="2014-12-23T08:45:00Z">
              <w:tcPr>
                <w:tcW w:w="1848" w:type="dxa"/>
                <w:vAlign w:val="top"/>
              </w:tcPr>
            </w:tcPrChange>
          </w:tcPr>
          <w:p>
            <w:pPr>
              <w:numPr>
                <w:ilvl w:val="0"/>
                <w:numId w:val="0"/>
              </w:numPr>
              <w:jc w:val="center"/>
              <w:outlineLvl w:val="4"/>
              <w:rPr>
                <w:rFonts w:eastAsia="宋体"/>
                <w:sz w:val="18"/>
                <w:szCs w:val="18"/>
                <w:rPrChange w:id="2996" w:author="吴潇" w:date="2014-12-23T08:50:00Z">
                  <w:rPr>
                    <w:rFonts w:eastAsia="黑体"/>
                  </w:rPr>
                </w:rPrChange>
              </w:rPr>
            </w:pPr>
            <w:r>
              <w:rPr>
                <w:rFonts w:hint="eastAsia"/>
                <w:sz w:val="18"/>
                <w:szCs w:val="18"/>
                <w:rPrChange w:id="2997" w:author="吴潇" w:date="2014-12-23T08:50:00Z">
                  <w:rPr>
                    <w:rFonts w:hint="eastAsia"/>
                  </w:rPr>
                </w:rPrChange>
              </w:rPr>
              <w:t>收货地址</w:t>
            </w:r>
            <w:r>
              <w:rPr>
                <w:sz w:val="18"/>
                <w:szCs w:val="18"/>
                <w:rPrChange w:id="2998" w:author="吴潇" w:date="2014-12-23T08:50:00Z">
                  <w:rPr/>
                </w:rPrChange>
              </w:rPr>
              <w:t>-</w:t>
            </w:r>
            <w:r>
              <w:rPr>
                <w:rFonts w:hint="eastAsia"/>
                <w:sz w:val="18"/>
                <w:szCs w:val="18"/>
                <w:rPrChange w:id="2999" w:author="吴潇" w:date="2014-12-23T08:50:00Z">
                  <w:rPr>
                    <w:rFonts w:hint="eastAsia"/>
                  </w:rPr>
                </w:rPrChange>
              </w:rPr>
              <w:t>详细</w:t>
            </w:r>
          </w:p>
        </w:tc>
        <w:tc>
          <w:tcPr>
            <w:tcW w:w="2227" w:type="dxa"/>
            <w:vAlign w:val="top"/>
            <w:tcPrChange w:id="3000" w:author="吴潇" w:date="2014-12-23T08:45:00Z">
              <w:tcPr>
                <w:tcW w:w="2227" w:type="dxa"/>
                <w:vAlign w:val="top"/>
              </w:tcPr>
            </w:tcPrChange>
          </w:tcPr>
          <w:p>
            <w:pPr>
              <w:numPr>
                <w:ilvl w:val="0"/>
                <w:numId w:val="0"/>
              </w:numPr>
              <w:jc w:val="center"/>
              <w:outlineLvl w:val="4"/>
              <w:rPr>
                <w:rFonts w:eastAsia="宋体"/>
                <w:sz w:val="18"/>
                <w:szCs w:val="18"/>
                <w:rPrChange w:id="3001" w:author="吴潇" w:date="2014-12-23T08:50:00Z">
                  <w:rPr>
                    <w:rFonts w:eastAsia="黑体"/>
                  </w:rPr>
                </w:rPrChange>
              </w:rPr>
            </w:pPr>
            <w:r>
              <w:rPr>
                <w:sz w:val="18"/>
                <w:szCs w:val="18"/>
                <w:rPrChange w:id="3002" w:author="吴潇" w:date="2014-12-23T08:50:00Z">
                  <w:rPr/>
                </w:rPrChange>
              </w:rPr>
              <w:t>shippingStreet</w:t>
            </w:r>
          </w:p>
        </w:tc>
        <w:tc>
          <w:tcPr>
            <w:tcW w:w="2200" w:type="dxa"/>
            <w:vAlign w:val="top"/>
            <w:tcPrChange w:id="3003" w:author="吴潇" w:date="2014-12-23T08:45:00Z">
              <w:tcPr>
                <w:tcW w:w="2200" w:type="dxa"/>
                <w:vAlign w:val="top"/>
              </w:tcPr>
            </w:tcPrChange>
          </w:tcPr>
          <w:p>
            <w:pPr>
              <w:numPr>
                <w:ilvl w:val="0"/>
                <w:numId w:val="0"/>
              </w:numPr>
              <w:jc w:val="center"/>
              <w:outlineLvl w:val="4"/>
              <w:rPr>
                <w:rFonts w:eastAsia="宋体"/>
                <w:sz w:val="18"/>
                <w:szCs w:val="18"/>
                <w:rPrChange w:id="3004" w:author="吴潇" w:date="2014-12-23T08:50:00Z">
                  <w:rPr>
                    <w:rFonts w:eastAsia="黑体"/>
                  </w:rPr>
                </w:rPrChange>
              </w:rPr>
            </w:pPr>
            <w:r>
              <w:rPr>
                <w:sz w:val="18"/>
                <w:szCs w:val="18"/>
                <w:rPrChange w:id="3005" w:author="吴潇" w:date="2014-12-23T08:50:00Z">
                  <w:rPr/>
                </w:rPrChange>
              </w:rPr>
              <w:t>ANS1..256</w:t>
            </w:r>
          </w:p>
        </w:tc>
        <w:tc>
          <w:tcPr>
            <w:tcW w:w="2429" w:type="dxa"/>
            <w:vAlign w:val="top"/>
            <w:tcPrChange w:id="3006" w:author="吴潇" w:date="2014-12-23T08:45:00Z">
              <w:tcPr>
                <w:tcW w:w="3296" w:type="dxa"/>
                <w:vAlign w:val="top"/>
              </w:tcPr>
            </w:tcPrChange>
          </w:tcPr>
          <w:p>
            <w:pPr>
              <w:numPr>
                <w:ilvl w:val="0"/>
                <w:numId w:val="0"/>
              </w:numPr>
              <w:rPr>
                <w:sz w:val="18"/>
                <w:szCs w:val="18"/>
                <w:rPrChange w:id="3007"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008"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009" w:author="吴潇" w:date="2014-12-23T08:45:00Z">
              <w:tcPr>
                <w:tcW w:w="1848" w:type="dxa"/>
                <w:vAlign w:val="top"/>
              </w:tcPr>
            </w:tcPrChange>
          </w:tcPr>
          <w:p>
            <w:pPr>
              <w:pStyle w:val="120"/>
              <w:numPr>
                <w:ilvl w:val="0"/>
                <w:numId w:val="28"/>
              </w:numPr>
              <w:tabs>
                <w:tab w:val="left" w:pos="360"/>
              </w:tabs>
              <w:ind w:firstLineChars="0"/>
              <w:jc w:val="center"/>
              <w:rPr>
                <w:ins w:id="3011" w:author="吴潇" w:date="2014-12-23T08:45:00Z"/>
                <w:sz w:val="18"/>
                <w:szCs w:val="18"/>
                <w:rPrChange w:id="3012" w:author="吴潇" w:date="2014-12-23T08:50:00Z">
                  <w:rPr/>
                </w:rPrChange>
              </w:rPr>
              <w:pPrChange w:id="3010" w:author="吴潇" w:date="2014-12-23T08:46:00Z">
                <w:pPr>
                  <w:numPr>
                    <w:ilvl w:val="0"/>
                    <w:numId w:val="0"/>
                  </w:numPr>
                  <w:tabs>
                    <w:tab w:val="clear" w:pos="360"/>
                    <w:tab w:val="clear" w:pos="784"/>
                  </w:tabs>
                  <w:jc w:val="center"/>
                </w:pPr>
              </w:pPrChange>
            </w:pPr>
          </w:p>
        </w:tc>
        <w:tc>
          <w:tcPr>
            <w:tcW w:w="1898" w:type="dxa"/>
            <w:vAlign w:val="top"/>
            <w:tcPrChange w:id="3013" w:author="吴潇" w:date="2014-12-23T08:45:00Z">
              <w:tcPr>
                <w:tcW w:w="1848" w:type="dxa"/>
                <w:vAlign w:val="top"/>
              </w:tcPr>
            </w:tcPrChange>
          </w:tcPr>
          <w:p>
            <w:pPr>
              <w:numPr>
                <w:ilvl w:val="0"/>
                <w:numId w:val="0"/>
              </w:numPr>
              <w:jc w:val="center"/>
              <w:outlineLvl w:val="4"/>
              <w:rPr>
                <w:rFonts w:eastAsia="宋体"/>
                <w:sz w:val="18"/>
                <w:szCs w:val="18"/>
                <w:rPrChange w:id="3014" w:author="吴潇" w:date="2014-12-23T08:50:00Z">
                  <w:rPr>
                    <w:rFonts w:eastAsia="黑体"/>
                  </w:rPr>
                </w:rPrChange>
              </w:rPr>
            </w:pPr>
            <w:r>
              <w:rPr>
                <w:rFonts w:hint="eastAsia"/>
                <w:sz w:val="18"/>
                <w:szCs w:val="18"/>
                <w:rPrChange w:id="3015" w:author="吴潇" w:date="2014-12-23T08:50:00Z">
                  <w:rPr>
                    <w:rFonts w:hint="eastAsia"/>
                  </w:rPr>
                </w:rPrChange>
              </w:rPr>
              <w:t>商品种类</w:t>
            </w:r>
          </w:p>
        </w:tc>
        <w:tc>
          <w:tcPr>
            <w:tcW w:w="2227" w:type="dxa"/>
            <w:vAlign w:val="top"/>
            <w:tcPrChange w:id="3016" w:author="吴潇" w:date="2014-12-23T08:45:00Z">
              <w:tcPr>
                <w:tcW w:w="2227" w:type="dxa"/>
                <w:vAlign w:val="top"/>
              </w:tcPr>
            </w:tcPrChange>
          </w:tcPr>
          <w:p>
            <w:pPr>
              <w:numPr>
                <w:ilvl w:val="0"/>
                <w:numId w:val="0"/>
              </w:numPr>
              <w:jc w:val="center"/>
              <w:outlineLvl w:val="4"/>
              <w:rPr>
                <w:rFonts w:eastAsia="宋体"/>
                <w:sz w:val="18"/>
                <w:szCs w:val="18"/>
                <w:rPrChange w:id="3017" w:author="吴潇" w:date="2014-12-23T08:50:00Z">
                  <w:rPr>
                    <w:rFonts w:eastAsia="黑体"/>
                  </w:rPr>
                </w:rPrChange>
              </w:rPr>
            </w:pPr>
            <w:r>
              <w:rPr>
                <w:sz w:val="18"/>
                <w:szCs w:val="18"/>
                <w:rPrChange w:id="3018" w:author="吴潇" w:date="2014-12-23T08:50:00Z">
                  <w:rPr/>
                </w:rPrChange>
              </w:rPr>
              <w:t>commodityCategory</w:t>
            </w:r>
          </w:p>
        </w:tc>
        <w:tc>
          <w:tcPr>
            <w:tcW w:w="2200" w:type="dxa"/>
            <w:vAlign w:val="top"/>
            <w:tcPrChange w:id="3019" w:author="吴潇" w:date="2014-12-23T08:45:00Z">
              <w:tcPr>
                <w:tcW w:w="2200" w:type="dxa"/>
                <w:vAlign w:val="top"/>
              </w:tcPr>
            </w:tcPrChange>
          </w:tcPr>
          <w:p>
            <w:pPr>
              <w:numPr>
                <w:ilvl w:val="0"/>
                <w:numId w:val="0"/>
              </w:numPr>
              <w:jc w:val="center"/>
              <w:outlineLvl w:val="4"/>
              <w:rPr>
                <w:rFonts w:eastAsia="宋体"/>
                <w:sz w:val="18"/>
                <w:szCs w:val="18"/>
                <w:rPrChange w:id="3020" w:author="吴潇" w:date="2014-12-23T08:50:00Z">
                  <w:rPr>
                    <w:rFonts w:eastAsia="黑体"/>
                  </w:rPr>
                </w:rPrChange>
              </w:rPr>
            </w:pPr>
            <w:r>
              <w:rPr>
                <w:sz w:val="18"/>
                <w:szCs w:val="18"/>
                <w:rPrChange w:id="3021" w:author="吴潇" w:date="2014-12-23T08:50:00Z">
                  <w:rPr/>
                </w:rPrChange>
              </w:rPr>
              <w:t>N4</w:t>
            </w:r>
          </w:p>
        </w:tc>
        <w:tc>
          <w:tcPr>
            <w:tcW w:w="2429" w:type="dxa"/>
            <w:vAlign w:val="top"/>
            <w:tcPrChange w:id="3022" w:author="吴潇" w:date="2014-12-23T08:45:00Z">
              <w:tcPr>
                <w:tcW w:w="3296" w:type="dxa"/>
                <w:vAlign w:val="top"/>
              </w:tcPr>
            </w:tcPrChange>
          </w:tcPr>
          <w:p>
            <w:pPr>
              <w:numPr>
                <w:ilvl w:val="0"/>
                <w:numId w:val="0"/>
              </w:numPr>
              <w:outlineLvl w:val="4"/>
              <w:rPr>
                <w:rFonts w:eastAsia="宋体"/>
                <w:sz w:val="18"/>
                <w:szCs w:val="18"/>
                <w:rPrChange w:id="3023" w:author="吴潇" w:date="2014-12-23T08:50:00Z">
                  <w:rPr>
                    <w:rFonts w:eastAsia="黑体"/>
                  </w:rPr>
                </w:rPrChange>
              </w:rPr>
            </w:pPr>
            <w:r>
              <w:rPr>
                <w:rFonts w:hint="eastAsia"/>
                <w:sz w:val="18"/>
                <w:szCs w:val="18"/>
                <w:rPrChange w:id="3024" w:author="吴潇" w:date="2014-12-23T08:50:00Z">
                  <w:rPr>
                    <w:rFonts w:hint="eastAsia"/>
                  </w:rPr>
                </w:rPrChange>
              </w:rPr>
              <w:t>区分商品类别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025"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026" w:author="吴潇" w:date="2014-12-23T08:45:00Z">
              <w:tcPr>
                <w:tcW w:w="1848" w:type="dxa"/>
                <w:vAlign w:val="top"/>
              </w:tcPr>
            </w:tcPrChange>
          </w:tcPr>
          <w:p>
            <w:pPr>
              <w:pStyle w:val="120"/>
              <w:numPr>
                <w:ilvl w:val="0"/>
                <w:numId w:val="28"/>
              </w:numPr>
              <w:tabs>
                <w:tab w:val="left" w:pos="360"/>
              </w:tabs>
              <w:ind w:firstLineChars="0"/>
              <w:jc w:val="center"/>
              <w:rPr>
                <w:ins w:id="3028" w:author="吴潇" w:date="2014-12-23T08:45:00Z"/>
                <w:sz w:val="18"/>
                <w:szCs w:val="18"/>
                <w:rPrChange w:id="3029" w:author="吴潇" w:date="2014-12-23T08:50:00Z">
                  <w:rPr/>
                </w:rPrChange>
              </w:rPr>
              <w:pPrChange w:id="3027" w:author="吴潇" w:date="2014-12-23T08:46:00Z">
                <w:pPr>
                  <w:numPr>
                    <w:ilvl w:val="0"/>
                    <w:numId w:val="0"/>
                  </w:numPr>
                  <w:tabs>
                    <w:tab w:val="clear" w:pos="360"/>
                    <w:tab w:val="clear" w:pos="784"/>
                  </w:tabs>
                  <w:jc w:val="center"/>
                </w:pPr>
              </w:pPrChange>
            </w:pPr>
          </w:p>
        </w:tc>
        <w:tc>
          <w:tcPr>
            <w:tcW w:w="1898" w:type="dxa"/>
            <w:vAlign w:val="top"/>
            <w:tcPrChange w:id="3030" w:author="吴潇" w:date="2014-12-23T08:45:00Z">
              <w:tcPr>
                <w:tcW w:w="1848" w:type="dxa"/>
                <w:vAlign w:val="top"/>
              </w:tcPr>
            </w:tcPrChange>
          </w:tcPr>
          <w:p>
            <w:pPr>
              <w:numPr>
                <w:ilvl w:val="0"/>
                <w:numId w:val="0"/>
              </w:numPr>
              <w:jc w:val="center"/>
              <w:outlineLvl w:val="4"/>
              <w:rPr>
                <w:rFonts w:eastAsia="宋体"/>
                <w:sz w:val="18"/>
                <w:szCs w:val="18"/>
                <w:rPrChange w:id="3031" w:author="吴潇" w:date="2014-12-23T08:50:00Z">
                  <w:rPr>
                    <w:rFonts w:eastAsia="黑体"/>
                  </w:rPr>
                </w:rPrChange>
              </w:rPr>
            </w:pPr>
            <w:r>
              <w:rPr>
                <w:rFonts w:hint="eastAsia"/>
                <w:sz w:val="18"/>
                <w:szCs w:val="18"/>
                <w:rPrChange w:id="3032" w:author="吴潇" w:date="2014-12-23T08:50:00Z">
                  <w:rPr>
                    <w:rFonts w:hint="eastAsia"/>
                  </w:rPr>
                </w:rPrChange>
              </w:rPr>
              <w:t>商品名称</w:t>
            </w:r>
          </w:p>
        </w:tc>
        <w:tc>
          <w:tcPr>
            <w:tcW w:w="2227" w:type="dxa"/>
            <w:vAlign w:val="top"/>
            <w:tcPrChange w:id="3033" w:author="吴潇" w:date="2014-12-23T08:45:00Z">
              <w:tcPr>
                <w:tcW w:w="2227" w:type="dxa"/>
                <w:vAlign w:val="top"/>
              </w:tcPr>
            </w:tcPrChange>
          </w:tcPr>
          <w:p>
            <w:pPr>
              <w:numPr>
                <w:ilvl w:val="0"/>
                <w:numId w:val="0"/>
              </w:numPr>
              <w:jc w:val="center"/>
              <w:outlineLvl w:val="4"/>
              <w:rPr>
                <w:rFonts w:eastAsia="宋体"/>
                <w:sz w:val="18"/>
                <w:szCs w:val="18"/>
                <w:rPrChange w:id="3034" w:author="吴潇" w:date="2014-12-23T08:50:00Z">
                  <w:rPr>
                    <w:rFonts w:eastAsia="黑体"/>
                  </w:rPr>
                </w:rPrChange>
              </w:rPr>
            </w:pPr>
            <w:r>
              <w:rPr>
                <w:sz w:val="18"/>
                <w:szCs w:val="18"/>
                <w:rPrChange w:id="3035" w:author="吴潇" w:date="2014-12-23T08:50:00Z">
                  <w:rPr/>
                </w:rPrChange>
              </w:rPr>
              <w:t>commodityName</w:t>
            </w:r>
          </w:p>
        </w:tc>
        <w:tc>
          <w:tcPr>
            <w:tcW w:w="2200" w:type="dxa"/>
            <w:vAlign w:val="top"/>
            <w:tcPrChange w:id="3036" w:author="吴潇" w:date="2014-12-23T08:45:00Z">
              <w:tcPr>
                <w:tcW w:w="2200" w:type="dxa"/>
                <w:vAlign w:val="top"/>
              </w:tcPr>
            </w:tcPrChange>
          </w:tcPr>
          <w:p>
            <w:pPr>
              <w:numPr>
                <w:ilvl w:val="0"/>
                <w:numId w:val="0"/>
              </w:numPr>
              <w:jc w:val="center"/>
              <w:outlineLvl w:val="4"/>
              <w:rPr>
                <w:rFonts w:eastAsia="宋体"/>
                <w:sz w:val="18"/>
                <w:szCs w:val="18"/>
                <w:rPrChange w:id="3037" w:author="吴潇" w:date="2014-12-23T08:50:00Z">
                  <w:rPr>
                    <w:rFonts w:eastAsia="黑体"/>
                  </w:rPr>
                </w:rPrChange>
              </w:rPr>
            </w:pPr>
            <w:r>
              <w:rPr>
                <w:sz w:val="18"/>
                <w:szCs w:val="18"/>
                <w:rPrChange w:id="3038" w:author="吴潇" w:date="2014-12-23T08:50:00Z">
                  <w:rPr/>
                </w:rPrChange>
              </w:rPr>
              <w:t>ANS1..256</w:t>
            </w:r>
          </w:p>
        </w:tc>
        <w:tc>
          <w:tcPr>
            <w:tcW w:w="2429" w:type="dxa"/>
            <w:vAlign w:val="top"/>
            <w:tcPrChange w:id="3039" w:author="吴潇" w:date="2014-12-23T08:45:00Z">
              <w:tcPr>
                <w:tcW w:w="3296" w:type="dxa"/>
                <w:vAlign w:val="top"/>
              </w:tcPr>
            </w:tcPrChange>
          </w:tcPr>
          <w:p>
            <w:pPr>
              <w:numPr>
                <w:ilvl w:val="0"/>
                <w:numId w:val="0"/>
              </w:numPr>
              <w:rPr>
                <w:sz w:val="18"/>
                <w:szCs w:val="18"/>
                <w:rPrChange w:id="3040"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041"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042" w:author="吴潇" w:date="2014-12-23T08:45:00Z">
              <w:tcPr>
                <w:tcW w:w="1848" w:type="dxa"/>
                <w:vAlign w:val="top"/>
              </w:tcPr>
            </w:tcPrChange>
          </w:tcPr>
          <w:p>
            <w:pPr>
              <w:pStyle w:val="120"/>
              <w:numPr>
                <w:ilvl w:val="0"/>
                <w:numId w:val="28"/>
              </w:numPr>
              <w:tabs>
                <w:tab w:val="left" w:pos="360"/>
              </w:tabs>
              <w:ind w:firstLineChars="0"/>
              <w:jc w:val="center"/>
              <w:rPr>
                <w:ins w:id="3044" w:author="吴潇" w:date="2014-12-23T08:45:00Z"/>
                <w:sz w:val="18"/>
                <w:szCs w:val="18"/>
                <w:rPrChange w:id="3045" w:author="吴潇" w:date="2014-12-23T08:50:00Z">
                  <w:rPr/>
                </w:rPrChange>
              </w:rPr>
              <w:pPrChange w:id="3043" w:author="吴潇" w:date="2014-12-23T08:46:00Z">
                <w:pPr>
                  <w:numPr>
                    <w:ilvl w:val="0"/>
                    <w:numId w:val="0"/>
                  </w:numPr>
                  <w:tabs>
                    <w:tab w:val="clear" w:pos="360"/>
                    <w:tab w:val="clear" w:pos="784"/>
                  </w:tabs>
                  <w:jc w:val="center"/>
                </w:pPr>
              </w:pPrChange>
            </w:pPr>
          </w:p>
        </w:tc>
        <w:tc>
          <w:tcPr>
            <w:tcW w:w="1898" w:type="dxa"/>
            <w:vAlign w:val="top"/>
            <w:tcPrChange w:id="3046" w:author="吴潇" w:date="2014-12-23T08:45:00Z">
              <w:tcPr>
                <w:tcW w:w="1848" w:type="dxa"/>
                <w:vAlign w:val="top"/>
              </w:tcPr>
            </w:tcPrChange>
          </w:tcPr>
          <w:p>
            <w:pPr>
              <w:numPr>
                <w:ilvl w:val="0"/>
                <w:numId w:val="0"/>
              </w:numPr>
              <w:jc w:val="center"/>
              <w:outlineLvl w:val="4"/>
              <w:rPr>
                <w:rFonts w:eastAsia="宋体"/>
                <w:sz w:val="18"/>
                <w:szCs w:val="18"/>
                <w:rPrChange w:id="3047" w:author="吴潇" w:date="2014-12-23T08:50:00Z">
                  <w:rPr>
                    <w:rFonts w:eastAsia="黑体"/>
                  </w:rPr>
                </w:rPrChange>
              </w:rPr>
            </w:pPr>
            <w:r>
              <w:rPr>
                <w:rFonts w:hint="eastAsia"/>
                <w:sz w:val="18"/>
                <w:szCs w:val="18"/>
                <w:rPrChange w:id="3048" w:author="吴潇" w:date="2014-12-23T08:50:00Z">
                  <w:rPr>
                    <w:rFonts w:hint="eastAsia"/>
                  </w:rPr>
                </w:rPrChange>
              </w:rPr>
              <w:t>商品</w:t>
            </w:r>
            <w:r>
              <w:rPr>
                <w:sz w:val="18"/>
                <w:szCs w:val="18"/>
                <w:rPrChange w:id="3049" w:author="吴潇" w:date="2014-12-23T08:50:00Z">
                  <w:rPr/>
                </w:rPrChange>
              </w:rPr>
              <w:t>URL</w:t>
            </w:r>
          </w:p>
        </w:tc>
        <w:tc>
          <w:tcPr>
            <w:tcW w:w="2227" w:type="dxa"/>
            <w:vAlign w:val="top"/>
            <w:tcPrChange w:id="3050" w:author="吴潇" w:date="2014-12-23T08:45:00Z">
              <w:tcPr>
                <w:tcW w:w="2227" w:type="dxa"/>
                <w:vAlign w:val="top"/>
              </w:tcPr>
            </w:tcPrChange>
          </w:tcPr>
          <w:p>
            <w:pPr>
              <w:numPr>
                <w:ilvl w:val="0"/>
                <w:numId w:val="0"/>
              </w:numPr>
              <w:jc w:val="center"/>
              <w:outlineLvl w:val="4"/>
              <w:rPr>
                <w:rFonts w:eastAsia="宋体"/>
                <w:sz w:val="18"/>
                <w:szCs w:val="18"/>
                <w:rPrChange w:id="3051" w:author="吴潇" w:date="2014-12-23T08:50:00Z">
                  <w:rPr>
                    <w:rFonts w:eastAsia="黑体"/>
                  </w:rPr>
                </w:rPrChange>
              </w:rPr>
            </w:pPr>
            <w:r>
              <w:rPr>
                <w:sz w:val="18"/>
                <w:szCs w:val="18"/>
                <w:rPrChange w:id="3052" w:author="吴潇" w:date="2014-12-23T08:50:00Z">
                  <w:rPr/>
                </w:rPrChange>
              </w:rPr>
              <w:t>commodityUrl</w:t>
            </w:r>
          </w:p>
        </w:tc>
        <w:tc>
          <w:tcPr>
            <w:tcW w:w="2200" w:type="dxa"/>
            <w:vAlign w:val="top"/>
            <w:tcPrChange w:id="3053" w:author="吴潇" w:date="2014-12-23T08:45:00Z">
              <w:tcPr>
                <w:tcW w:w="2200" w:type="dxa"/>
                <w:vAlign w:val="top"/>
              </w:tcPr>
            </w:tcPrChange>
          </w:tcPr>
          <w:p>
            <w:pPr>
              <w:numPr>
                <w:ilvl w:val="0"/>
                <w:numId w:val="0"/>
              </w:numPr>
              <w:jc w:val="center"/>
              <w:outlineLvl w:val="4"/>
              <w:rPr>
                <w:rFonts w:eastAsia="宋体"/>
                <w:sz w:val="18"/>
                <w:szCs w:val="18"/>
                <w:rPrChange w:id="3054" w:author="吴潇" w:date="2014-12-23T08:50:00Z">
                  <w:rPr>
                    <w:rFonts w:eastAsia="黑体"/>
                  </w:rPr>
                </w:rPrChange>
              </w:rPr>
            </w:pPr>
            <w:r>
              <w:rPr>
                <w:sz w:val="18"/>
                <w:szCs w:val="18"/>
                <w:rPrChange w:id="3055" w:author="吴潇" w:date="2014-12-23T08:50:00Z">
                  <w:rPr/>
                </w:rPrChange>
              </w:rPr>
              <w:t>ANS1..1024</w:t>
            </w:r>
          </w:p>
        </w:tc>
        <w:tc>
          <w:tcPr>
            <w:tcW w:w="2429" w:type="dxa"/>
            <w:vAlign w:val="top"/>
            <w:tcPrChange w:id="3056" w:author="吴潇" w:date="2014-12-23T08:45:00Z">
              <w:tcPr>
                <w:tcW w:w="3296" w:type="dxa"/>
                <w:vAlign w:val="top"/>
              </w:tcPr>
            </w:tcPrChange>
          </w:tcPr>
          <w:p>
            <w:pPr>
              <w:numPr>
                <w:ilvl w:val="0"/>
                <w:numId w:val="0"/>
              </w:numPr>
              <w:rPr>
                <w:sz w:val="18"/>
                <w:szCs w:val="18"/>
                <w:rPrChange w:id="3057"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058"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059" w:author="吴潇" w:date="2014-12-23T08:45:00Z">
              <w:tcPr>
                <w:tcW w:w="1848" w:type="dxa"/>
                <w:vAlign w:val="top"/>
              </w:tcPr>
            </w:tcPrChange>
          </w:tcPr>
          <w:p>
            <w:pPr>
              <w:pStyle w:val="120"/>
              <w:numPr>
                <w:ilvl w:val="0"/>
                <w:numId w:val="28"/>
              </w:numPr>
              <w:tabs>
                <w:tab w:val="left" w:pos="360"/>
              </w:tabs>
              <w:ind w:firstLineChars="0"/>
              <w:jc w:val="center"/>
              <w:rPr>
                <w:ins w:id="3061" w:author="吴潇" w:date="2014-12-23T08:45:00Z"/>
                <w:sz w:val="18"/>
                <w:szCs w:val="18"/>
                <w:rPrChange w:id="3062" w:author="吴潇" w:date="2014-12-23T08:50:00Z">
                  <w:rPr/>
                </w:rPrChange>
              </w:rPr>
              <w:pPrChange w:id="3060" w:author="吴潇" w:date="2014-12-23T08:46:00Z">
                <w:pPr>
                  <w:numPr>
                    <w:ilvl w:val="0"/>
                    <w:numId w:val="0"/>
                  </w:numPr>
                  <w:tabs>
                    <w:tab w:val="clear" w:pos="360"/>
                    <w:tab w:val="clear" w:pos="784"/>
                  </w:tabs>
                  <w:jc w:val="center"/>
                </w:pPr>
              </w:pPrChange>
            </w:pPr>
          </w:p>
        </w:tc>
        <w:tc>
          <w:tcPr>
            <w:tcW w:w="1898" w:type="dxa"/>
            <w:vAlign w:val="top"/>
            <w:tcPrChange w:id="3063" w:author="吴潇" w:date="2014-12-23T08:45:00Z">
              <w:tcPr>
                <w:tcW w:w="1848" w:type="dxa"/>
                <w:vAlign w:val="top"/>
              </w:tcPr>
            </w:tcPrChange>
          </w:tcPr>
          <w:p>
            <w:pPr>
              <w:numPr>
                <w:ilvl w:val="0"/>
                <w:numId w:val="0"/>
              </w:numPr>
              <w:jc w:val="center"/>
              <w:outlineLvl w:val="4"/>
              <w:rPr>
                <w:rFonts w:eastAsia="宋体"/>
                <w:sz w:val="18"/>
                <w:szCs w:val="18"/>
                <w:rPrChange w:id="3064" w:author="吴潇" w:date="2014-12-23T08:50:00Z">
                  <w:rPr>
                    <w:rFonts w:eastAsia="黑体"/>
                  </w:rPr>
                </w:rPrChange>
              </w:rPr>
            </w:pPr>
            <w:r>
              <w:rPr>
                <w:rFonts w:hint="eastAsia"/>
                <w:sz w:val="18"/>
                <w:szCs w:val="18"/>
                <w:rPrChange w:id="3065" w:author="吴潇" w:date="2014-12-23T08:50:00Z">
                  <w:rPr>
                    <w:rFonts w:hint="eastAsia"/>
                  </w:rPr>
                </w:rPrChange>
              </w:rPr>
              <w:t>商品单价</w:t>
            </w:r>
          </w:p>
        </w:tc>
        <w:tc>
          <w:tcPr>
            <w:tcW w:w="2227" w:type="dxa"/>
            <w:vAlign w:val="top"/>
            <w:tcPrChange w:id="3066" w:author="吴潇" w:date="2014-12-23T08:45:00Z">
              <w:tcPr>
                <w:tcW w:w="2227" w:type="dxa"/>
                <w:vAlign w:val="top"/>
              </w:tcPr>
            </w:tcPrChange>
          </w:tcPr>
          <w:p>
            <w:pPr>
              <w:numPr>
                <w:ilvl w:val="0"/>
                <w:numId w:val="0"/>
              </w:numPr>
              <w:jc w:val="center"/>
              <w:outlineLvl w:val="4"/>
              <w:rPr>
                <w:rFonts w:eastAsia="宋体"/>
                <w:sz w:val="18"/>
                <w:szCs w:val="18"/>
                <w:rPrChange w:id="3067" w:author="吴潇" w:date="2014-12-23T08:50:00Z">
                  <w:rPr>
                    <w:rFonts w:eastAsia="黑体"/>
                  </w:rPr>
                </w:rPrChange>
              </w:rPr>
            </w:pPr>
            <w:r>
              <w:rPr>
                <w:sz w:val="18"/>
                <w:szCs w:val="18"/>
                <w:rPrChange w:id="3068" w:author="吴潇" w:date="2014-12-23T08:50:00Z">
                  <w:rPr/>
                </w:rPrChange>
              </w:rPr>
              <w:t>commodityUnitPrice</w:t>
            </w:r>
          </w:p>
        </w:tc>
        <w:tc>
          <w:tcPr>
            <w:tcW w:w="2200" w:type="dxa"/>
            <w:vAlign w:val="top"/>
            <w:tcPrChange w:id="3069" w:author="吴潇" w:date="2014-12-23T08:45:00Z">
              <w:tcPr>
                <w:tcW w:w="2200" w:type="dxa"/>
                <w:vAlign w:val="top"/>
              </w:tcPr>
            </w:tcPrChange>
          </w:tcPr>
          <w:p>
            <w:pPr>
              <w:numPr>
                <w:ilvl w:val="0"/>
                <w:numId w:val="0"/>
              </w:numPr>
              <w:jc w:val="center"/>
              <w:outlineLvl w:val="4"/>
              <w:rPr>
                <w:rFonts w:eastAsia="宋体"/>
                <w:sz w:val="18"/>
                <w:szCs w:val="18"/>
                <w:rPrChange w:id="3070" w:author="吴潇" w:date="2014-12-23T08:50:00Z">
                  <w:rPr>
                    <w:rFonts w:eastAsia="黑体"/>
                  </w:rPr>
                </w:rPrChange>
              </w:rPr>
            </w:pPr>
            <w:r>
              <w:rPr>
                <w:sz w:val="18"/>
                <w:szCs w:val="18"/>
                <w:rPrChange w:id="3071" w:author="吴潇" w:date="2014-12-23T08:50:00Z">
                  <w:rPr/>
                </w:rPrChange>
              </w:rPr>
              <w:t>N1..12</w:t>
            </w:r>
          </w:p>
        </w:tc>
        <w:tc>
          <w:tcPr>
            <w:tcW w:w="2429" w:type="dxa"/>
            <w:vAlign w:val="top"/>
            <w:tcPrChange w:id="3072" w:author="吴潇" w:date="2014-12-23T08:45:00Z">
              <w:tcPr>
                <w:tcW w:w="3296" w:type="dxa"/>
                <w:vAlign w:val="top"/>
              </w:tcPr>
            </w:tcPrChange>
          </w:tcPr>
          <w:p>
            <w:pPr>
              <w:numPr>
                <w:ilvl w:val="0"/>
                <w:numId w:val="0"/>
              </w:numPr>
              <w:rPr>
                <w:sz w:val="18"/>
                <w:szCs w:val="18"/>
                <w:rPrChange w:id="3073"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074"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075" w:author="吴潇" w:date="2014-12-23T08:45:00Z">
              <w:tcPr>
                <w:tcW w:w="1848" w:type="dxa"/>
                <w:vAlign w:val="top"/>
              </w:tcPr>
            </w:tcPrChange>
          </w:tcPr>
          <w:p>
            <w:pPr>
              <w:pStyle w:val="120"/>
              <w:numPr>
                <w:ilvl w:val="0"/>
                <w:numId w:val="28"/>
              </w:numPr>
              <w:tabs>
                <w:tab w:val="left" w:pos="360"/>
              </w:tabs>
              <w:ind w:firstLineChars="0"/>
              <w:jc w:val="center"/>
              <w:rPr>
                <w:ins w:id="3077" w:author="吴潇" w:date="2014-12-23T08:45:00Z"/>
                <w:sz w:val="18"/>
                <w:szCs w:val="18"/>
                <w:rPrChange w:id="3078" w:author="吴潇" w:date="2014-12-23T08:50:00Z">
                  <w:rPr/>
                </w:rPrChange>
              </w:rPr>
              <w:pPrChange w:id="3076" w:author="吴潇" w:date="2014-12-23T08:46:00Z">
                <w:pPr>
                  <w:numPr>
                    <w:ilvl w:val="0"/>
                    <w:numId w:val="0"/>
                  </w:numPr>
                  <w:tabs>
                    <w:tab w:val="clear" w:pos="360"/>
                    <w:tab w:val="clear" w:pos="784"/>
                  </w:tabs>
                  <w:jc w:val="center"/>
                </w:pPr>
              </w:pPrChange>
            </w:pPr>
          </w:p>
        </w:tc>
        <w:tc>
          <w:tcPr>
            <w:tcW w:w="1898" w:type="dxa"/>
            <w:vAlign w:val="top"/>
            <w:tcPrChange w:id="3079" w:author="吴潇" w:date="2014-12-23T08:45:00Z">
              <w:tcPr>
                <w:tcW w:w="1848" w:type="dxa"/>
                <w:vAlign w:val="top"/>
              </w:tcPr>
            </w:tcPrChange>
          </w:tcPr>
          <w:p>
            <w:pPr>
              <w:numPr>
                <w:ilvl w:val="0"/>
                <w:numId w:val="0"/>
              </w:numPr>
              <w:jc w:val="center"/>
              <w:outlineLvl w:val="4"/>
              <w:rPr>
                <w:rFonts w:eastAsia="宋体"/>
                <w:sz w:val="18"/>
                <w:szCs w:val="18"/>
                <w:rPrChange w:id="3080" w:author="吴潇" w:date="2014-12-23T08:50:00Z">
                  <w:rPr>
                    <w:rFonts w:eastAsia="黑体"/>
                  </w:rPr>
                </w:rPrChange>
              </w:rPr>
            </w:pPr>
            <w:r>
              <w:rPr>
                <w:rFonts w:hint="eastAsia"/>
                <w:sz w:val="18"/>
                <w:szCs w:val="18"/>
                <w:rPrChange w:id="3081" w:author="吴潇" w:date="2014-12-23T08:50:00Z">
                  <w:rPr>
                    <w:rFonts w:hint="eastAsia"/>
                  </w:rPr>
                </w:rPrChange>
              </w:rPr>
              <w:t>商品数量</w:t>
            </w:r>
          </w:p>
        </w:tc>
        <w:tc>
          <w:tcPr>
            <w:tcW w:w="2227" w:type="dxa"/>
            <w:vAlign w:val="top"/>
            <w:tcPrChange w:id="3082" w:author="吴潇" w:date="2014-12-23T08:45:00Z">
              <w:tcPr>
                <w:tcW w:w="2227" w:type="dxa"/>
                <w:vAlign w:val="top"/>
              </w:tcPr>
            </w:tcPrChange>
          </w:tcPr>
          <w:p>
            <w:pPr>
              <w:numPr>
                <w:ilvl w:val="0"/>
                <w:numId w:val="0"/>
              </w:numPr>
              <w:jc w:val="center"/>
              <w:outlineLvl w:val="4"/>
              <w:rPr>
                <w:rFonts w:eastAsia="宋体"/>
                <w:sz w:val="18"/>
                <w:szCs w:val="18"/>
                <w:rPrChange w:id="3083" w:author="吴潇" w:date="2014-12-23T08:50:00Z">
                  <w:rPr>
                    <w:rFonts w:eastAsia="黑体"/>
                  </w:rPr>
                </w:rPrChange>
              </w:rPr>
            </w:pPr>
            <w:r>
              <w:rPr>
                <w:sz w:val="18"/>
                <w:szCs w:val="18"/>
                <w:rPrChange w:id="3084" w:author="吴潇" w:date="2014-12-23T08:50:00Z">
                  <w:rPr/>
                </w:rPrChange>
              </w:rPr>
              <w:t>commodityQty</w:t>
            </w:r>
          </w:p>
        </w:tc>
        <w:tc>
          <w:tcPr>
            <w:tcW w:w="2200" w:type="dxa"/>
            <w:vAlign w:val="top"/>
            <w:tcPrChange w:id="3085" w:author="吴潇" w:date="2014-12-23T08:45:00Z">
              <w:tcPr>
                <w:tcW w:w="2200" w:type="dxa"/>
                <w:vAlign w:val="top"/>
              </w:tcPr>
            </w:tcPrChange>
          </w:tcPr>
          <w:p>
            <w:pPr>
              <w:numPr>
                <w:ilvl w:val="0"/>
                <w:numId w:val="0"/>
              </w:numPr>
              <w:jc w:val="center"/>
              <w:outlineLvl w:val="4"/>
              <w:rPr>
                <w:rFonts w:eastAsia="宋体"/>
                <w:sz w:val="18"/>
                <w:szCs w:val="18"/>
                <w:rPrChange w:id="3086" w:author="吴潇" w:date="2014-12-23T08:50:00Z">
                  <w:rPr>
                    <w:rFonts w:eastAsia="黑体"/>
                  </w:rPr>
                </w:rPrChange>
              </w:rPr>
            </w:pPr>
            <w:r>
              <w:rPr>
                <w:sz w:val="18"/>
                <w:szCs w:val="18"/>
                <w:rPrChange w:id="3087" w:author="吴潇" w:date="2014-12-23T08:50:00Z">
                  <w:rPr/>
                </w:rPrChange>
              </w:rPr>
              <w:t>N1..10</w:t>
            </w:r>
          </w:p>
        </w:tc>
        <w:tc>
          <w:tcPr>
            <w:tcW w:w="2429" w:type="dxa"/>
            <w:vAlign w:val="top"/>
            <w:tcPrChange w:id="3088" w:author="吴潇" w:date="2014-12-23T08:45:00Z">
              <w:tcPr>
                <w:tcW w:w="3296" w:type="dxa"/>
                <w:vAlign w:val="top"/>
              </w:tcPr>
            </w:tcPrChange>
          </w:tcPr>
          <w:p>
            <w:pPr>
              <w:numPr>
                <w:ilvl w:val="0"/>
                <w:numId w:val="0"/>
              </w:numPr>
              <w:rPr>
                <w:sz w:val="18"/>
                <w:szCs w:val="18"/>
                <w:rPrChange w:id="3089"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090"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091" w:author="吴潇" w:date="2014-12-23T08:45:00Z">
              <w:tcPr>
                <w:tcW w:w="1848" w:type="dxa"/>
                <w:vAlign w:val="top"/>
              </w:tcPr>
            </w:tcPrChange>
          </w:tcPr>
          <w:p>
            <w:pPr>
              <w:pStyle w:val="120"/>
              <w:numPr>
                <w:ilvl w:val="0"/>
                <w:numId w:val="28"/>
              </w:numPr>
              <w:tabs>
                <w:tab w:val="left" w:pos="360"/>
              </w:tabs>
              <w:ind w:firstLineChars="0"/>
              <w:jc w:val="center"/>
              <w:rPr>
                <w:ins w:id="3093" w:author="吴潇" w:date="2014-12-23T08:45:00Z"/>
                <w:sz w:val="18"/>
                <w:szCs w:val="18"/>
                <w:rPrChange w:id="3094" w:author="吴潇" w:date="2014-12-23T08:50:00Z">
                  <w:rPr/>
                </w:rPrChange>
              </w:rPr>
              <w:pPrChange w:id="3092" w:author="吴潇" w:date="2014-12-23T08:46:00Z">
                <w:pPr>
                  <w:numPr>
                    <w:ilvl w:val="0"/>
                    <w:numId w:val="0"/>
                  </w:numPr>
                  <w:tabs>
                    <w:tab w:val="clear" w:pos="360"/>
                    <w:tab w:val="clear" w:pos="784"/>
                  </w:tabs>
                  <w:jc w:val="left"/>
                </w:pPr>
              </w:pPrChange>
            </w:pPr>
          </w:p>
        </w:tc>
        <w:tc>
          <w:tcPr>
            <w:tcW w:w="1898" w:type="dxa"/>
            <w:vAlign w:val="top"/>
            <w:tcPrChange w:id="3095"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097" w:author="吴潇" w:date="2014-12-23T08:50:00Z">
                  <w:rPr>
                    <w:rFonts w:eastAsia="黑体"/>
                  </w:rPr>
                </w:rPrChange>
              </w:rPr>
              <w:pPrChange w:id="3096" w:author="吴潇" w:date="2014-12-25T17:02:00Z">
                <w:pPr>
                  <w:numPr>
                    <w:ilvl w:val="0"/>
                    <w:numId w:val="0"/>
                  </w:numPr>
                  <w:tabs>
                    <w:tab w:val="clear" w:pos="360"/>
                    <w:tab w:val="clear" w:pos="784"/>
                  </w:tabs>
                  <w:jc w:val="left"/>
                  <w:outlineLvl w:val="4"/>
                </w:pPr>
              </w:pPrChange>
            </w:pPr>
            <w:r>
              <w:rPr>
                <w:rFonts w:hint="eastAsia"/>
                <w:sz w:val="18"/>
                <w:szCs w:val="18"/>
                <w:rPrChange w:id="3098" w:author="吴潇" w:date="2014-12-23T08:50:00Z">
                  <w:rPr>
                    <w:rFonts w:hint="eastAsia"/>
                  </w:rPr>
                </w:rPrChange>
              </w:rPr>
              <w:t>收货</w:t>
            </w:r>
            <w:r>
              <w:rPr>
                <w:sz w:val="18"/>
                <w:szCs w:val="18"/>
                <w:rPrChange w:id="3099" w:author="吴潇" w:date="2014-12-23T08:50:00Z">
                  <w:rPr/>
                </w:rPrChange>
              </w:rPr>
              <w:t>/</w:t>
            </w:r>
            <w:r>
              <w:rPr>
                <w:rFonts w:hint="eastAsia"/>
                <w:sz w:val="18"/>
                <w:szCs w:val="18"/>
                <w:rPrChange w:id="3100" w:author="吴潇" w:date="2014-12-23T08:50:00Z">
                  <w:rPr>
                    <w:rFonts w:hint="eastAsia"/>
                  </w:rPr>
                </w:rPrChange>
              </w:rPr>
              <w:t>订单手机号</w:t>
            </w:r>
          </w:p>
        </w:tc>
        <w:tc>
          <w:tcPr>
            <w:tcW w:w="2227" w:type="dxa"/>
            <w:vAlign w:val="top"/>
            <w:tcPrChange w:id="3101"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103" w:author="吴潇" w:date="2014-12-23T08:50:00Z">
                  <w:rPr>
                    <w:rFonts w:eastAsia="黑体"/>
                  </w:rPr>
                </w:rPrChange>
              </w:rPr>
              <w:pPrChange w:id="3102" w:author="吴潇" w:date="2014-12-25T17:02:00Z">
                <w:pPr>
                  <w:numPr>
                    <w:ilvl w:val="0"/>
                    <w:numId w:val="0"/>
                  </w:numPr>
                  <w:tabs>
                    <w:tab w:val="clear" w:pos="360"/>
                    <w:tab w:val="clear" w:pos="784"/>
                  </w:tabs>
                  <w:jc w:val="left"/>
                  <w:outlineLvl w:val="4"/>
                </w:pPr>
              </w:pPrChange>
            </w:pPr>
            <w:r>
              <w:rPr>
                <w:sz w:val="18"/>
                <w:szCs w:val="18"/>
                <w:rPrChange w:id="3104" w:author="吴潇" w:date="2014-12-23T08:50:00Z">
                  <w:rPr/>
                </w:rPrChange>
              </w:rPr>
              <w:t>shippingMobile</w:t>
            </w:r>
          </w:p>
        </w:tc>
        <w:tc>
          <w:tcPr>
            <w:tcW w:w="2200" w:type="dxa"/>
            <w:vAlign w:val="top"/>
            <w:tcPrChange w:id="3105"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107" w:author="吴潇" w:date="2014-12-23T08:50:00Z">
                  <w:rPr>
                    <w:rFonts w:eastAsia="黑体"/>
                  </w:rPr>
                </w:rPrChange>
              </w:rPr>
              <w:pPrChange w:id="3106" w:author="吴潇" w:date="2014-12-25T17:02:00Z">
                <w:pPr>
                  <w:numPr>
                    <w:ilvl w:val="0"/>
                    <w:numId w:val="0"/>
                  </w:numPr>
                  <w:tabs>
                    <w:tab w:val="clear" w:pos="360"/>
                    <w:tab w:val="clear" w:pos="784"/>
                  </w:tabs>
                  <w:jc w:val="left"/>
                  <w:outlineLvl w:val="4"/>
                </w:pPr>
              </w:pPrChange>
            </w:pPr>
            <w:r>
              <w:rPr>
                <w:sz w:val="18"/>
                <w:szCs w:val="18"/>
                <w:rPrChange w:id="3108" w:author="吴潇" w:date="2014-12-23T08:50:00Z">
                  <w:rPr/>
                </w:rPrChange>
              </w:rPr>
              <w:t>AN8-20</w:t>
            </w:r>
          </w:p>
        </w:tc>
        <w:tc>
          <w:tcPr>
            <w:tcW w:w="2429" w:type="dxa"/>
            <w:vAlign w:val="top"/>
            <w:tcPrChange w:id="3109" w:author="吴潇" w:date="2014-12-23T08:45:00Z">
              <w:tcPr>
                <w:tcW w:w="3296" w:type="dxa"/>
                <w:vAlign w:val="top"/>
              </w:tcPr>
            </w:tcPrChange>
          </w:tcPr>
          <w:p>
            <w:pPr>
              <w:numPr>
                <w:ilvl w:val="0"/>
                <w:numId w:val="0"/>
              </w:numPr>
              <w:spacing w:line="0" w:lineRule="atLeast"/>
              <w:jc w:val="left"/>
              <w:rPr>
                <w:sz w:val="18"/>
                <w:szCs w:val="18"/>
                <w:rPrChange w:id="3110"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111"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112" w:author="吴潇" w:date="2014-12-23T08:45:00Z">
              <w:tcPr>
                <w:tcW w:w="1848" w:type="dxa"/>
                <w:vAlign w:val="top"/>
              </w:tcPr>
            </w:tcPrChange>
          </w:tcPr>
          <w:p>
            <w:pPr>
              <w:pStyle w:val="120"/>
              <w:numPr>
                <w:ilvl w:val="0"/>
                <w:numId w:val="28"/>
              </w:numPr>
              <w:tabs>
                <w:tab w:val="left" w:pos="360"/>
              </w:tabs>
              <w:ind w:firstLineChars="0"/>
              <w:jc w:val="center"/>
              <w:rPr>
                <w:ins w:id="3114" w:author="吴潇" w:date="2014-12-23T08:45:00Z"/>
                <w:sz w:val="18"/>
                <w:szCs w:val="18"/>
                <w:rPrChange w:id="3115" w:author="吴潇" w:date="2014-12-23T08:50:00Z">
                  <w:rPr/>
                </w:rPrChange>
              </w:rPr>
              <w:pPrChange w:id="3113" w:author="吴潇" w:date="2014-12-23T08:46:00Z">
                <w:pPr>
                  <w:numPr>
                    <w:ilvl w:val="0"/>
                    <w:numId w:val="0"/>
                  </w:numPr>
                  <w:tabs>
                    <w:tab w:val="clear" w:pos="360"/>
                    <w:tab w:val="clear" w:pos="784"/>
                  </w:tabs>
                  <w:jc w:val="left"/>
                </w:pPr>
              </w:pPrChange>
            </w:pPr>
          </w:p>
        </w:tc>
        <w:tc>
          <w:tcPr>
            <w:tcW w:w="1898" w:type="dxa"/>
            <w:vAlign w:val="top"/>
            <w:tcPrChange w:id="3116"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118" w:author="吴潇" w:date="2014-12-23T08:50:00Z">
                  <w:rPr>
                    <w:rFonts w:eastAsia="黑体"/>
                  </w:rPr>
                </w:rPrChange>
              </w:rPr>
              <w:pPrChange w:id="3117" w:author="吴潇" w:date="2014-12-25T17:02:00Z">
                <w:pPr>
                  <w:numPr>
                    <w:ilvl w:val="0"/>
                    <w:numId w:val="0"/>
                  </w:numPr>
                  <w:tabs>
                    <w:tab w:val="clear" w:pos="360"/>
                    <w:tab w:val="clear" w:pos="784"/>
                  </w:tabs>
                  <w:jc w:val="left"/>
                  <w:outlineLvl w:val="4"/>
                </w:pPr>
              </w:pPrChange>
            </w:pPr>
            <w:r>
              <w:rPr>
                <w:rFonts w:hint="eastAsia"/>
                <w:sz w:val="18"/>
                <w:szCs w:val="18"/>
                <w:rPrChange w:id="3119" w:author="吴潇" w:date="2014-12-23T08:50:00Z">
                  <w:rPr>
                    <w:rFonts w:hint="eastAsia"/>
                  </w:rPr>
                </w:rPrChange>
              </w:rPr>
              <w:t>订单地址最后修改时间</w:t>
            </w:r>
          </w:p>
        </w:tc>
        <w:tc>
          <w:tcPr>
            <w:tcW w:w="2227" w:type="dxa"/>
            <w:vAlign w:val="top"/>
            <w:tcPrChange w:id="3120"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122" w:author="吴潇" w:date="2014-12-23T08:50:00Z">
                  <w:rPr>
                    <w:rFonts w:eastAsia="黑体"/>
                  </w:rPr>
                </w:rPrChange>
              </w:rPr>
              <w:pPrChange w:id="3121" w:author="吴潇" w:date="2014-12-25T17:02:00Z">
                <w:pPr>
                  <w:numPr>
                    <w:ilvl w:val="0"/>
                    <w:numId w:val="0"/>
                  </w:numPr>
                  <w:tabs>
                    <w:tab w:val="clear" w:pos="360"/>
                    <w:tab w:val="clear" w:pos="784"/>
                  </w:tabs>
                  <w:jc w:val="left"/>
                  <w:outlineLvl w:val="4"/>
                </w:pPr>
              </w:pPrChange>
            </w:pPr>
            <w:r>
              <w:rPr>
                <w:sz w:val="18"/>
                <w:szCs w:val="18"/>
                <w:rPrChange w:id="3123" w:author="吴潇" w:date="2014-12-23T08:50:00Z">
                  <w:rPr/>
                </w:rPrChange>
              </w:rPr>
              <w:t>addressModifyTim</w:t>
            </w:r>
          </w:p>
        </w:tc>
        <w:tc>
          <w:tcPr>
            <w:tcW w:w="2200" w:type="dxa"/>
            <w:vAlign w:val="top"/>
            <w:tcPrChange w:id="3124"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126" w:author="吴潇" w:date="2014-12-23T08:50:00Z">
                  <w:rPr>
                    <w:rFonts w:eastAsia="黑体"/>
                  </w:rPr>
                </w:rPrChange>
              </w:rPr>
              <w:pPrChange w:id="3125" w:author="吴潇" w:date="2014-12-25T17:02:00Z">
                <w:pPr>
                  <w:numPr>
                    <w:ilvl w:val="0"/>
                    <w:numId w:val="0"/>
                  </w:numPr>
                  <w:tabs>
                    <w:tab w:val="clear" w:pos="360"/>
                    <w:tab w:val="clear" w:pos="784"/>
                  </w:tabs>
                  <w:jc w:val="left"/>
                  <w:outlineLvl w:val="4"/>
                </w:pPr>
              </w:pPrChange>
            </w:pPr>
            <w:r>
              <w:rPr>
                <w:sz w:val="18"/>
                <w:szCs w:val="18"/>
                <w:rPrChange w:id="3127" w:author="吴潇" w:date="2014-12-23T08:50:00Z">
                  <w:rPr/>
                </w:rPrChange>
              </w:rPr>
              <w:t>YYYYMMDDhhmmss</w:t>
            </w:r>
          </w:p>
        </w:tc>
        <w:tc>
          <w:tcPr>
            <w:tcW w:w="2429" w:type="dxa"/>
            <w:vAlign w:val="top"/>
            <w:tcPrChange w:id="3128" w:author="吴潇" w:date="2014-12-23T08:45:00Z">
              <w:tcPr>
                <w:tcW w:w="3296" w:type="dxa"/>
                <w:vAlign w:val="top"/>
              </w:tcPr>
            </w:tcPrChange>
          </w:tcPr>
          <w:p>
            <w:pPr>
              <w:numPr>
                <w:ilvl w:val="0"/>
                <w:numId w:val="0"/>
              </w:numPr>
              <w:spacing w:line="0" w:lineRule="atLeast"/>
              <w:jc w:val="left"/>
              <w:rPr>
                <w:sz w:val="18"/>
                <w:szCs w:val="18"/>
                <w:rPrChange w:id="3129"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130"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131" w:author="吴潇" w:date="2014-12-23T08:45:00Z">
              <w:tcPr>
                <w:tcW w:w="1848" w:type="dxa"/>
                <w:vAlign w:val="top"/>
              </w:tcPr>
            </w:tcPrChange>
          </w:tcPr>
          <w:p>
            <w:pPr>
              <w:pStyle w:val="120"/>
              <w:numPr>
                <w:ilvl w:val="0"/>
                <w:numId w:val="28"/>
              </w:numPr>
              <w:tabs>
                <w:tab w:val="left" w:pos="360"/>
              </w:tabs>
              <w:ind w:firstLineChars="0"/>
              <w:jc w:val="center"/>
              <w:rPr>
                <w:ins w:id="3133" w:author="吴潇" w:date="2014-12-23T08:45:00Z"/>
                <w:sz w:val="18"/>
                <w:szCs w:val="18"/>
                <w:rPrChange w:id="3134" w:author="吴潇" w:date="2014-12-23T08:50:00Z">
                  <w:rPr/>
                </w:rPrChange>
              </w:rPr>
              <w:pPrChange w:id="3132" w:author="吴潇" w:date="2014-12-23T08:46:00Z">
                <w:pPr>
                  <w:numPr>
                    <w:ilvl w:val="0"/>
                    <w:numId w:val="0"/>
                  </w:numPr>
                  <w:tabs>
                    <w:tab w:val="clear" w:pos="360"/>
                    <w:tab w:val="clear" w:pos="784"/>
                  </w:tabs>
                  <w:jc w:val="left"/>
                </w:pPr>
              </w:pPrChange>
            </w:pPr>
          </w:p>
        </w:tc>
        <w:tc>
          <w:tcPr>
            <w:tcW w:w="1898" w:type="dxa"/>
            <w:vAlign w:val="top"/>
            <w:tcPrChange w:id="3135"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137" w:author="吴潇" w:date="2014-12-23T08:50:00Z">
                  <w:rPr>
                    <w:rFonts w:eastAsia="黑体"/>
                  </w:rPr>
                </w:rPrChange>
              </w:rPr>
              <w:pPrChange w:id="3136" w:author="吴潇" w:date="2014-12-25T17:02:00Z">
                <w:pPr>
                  <w:numPr>
                    <w:ilvl w:val="0"/>
                    <w:numId w:val="0"/>
                  </w:numPr>
                  <w:tabs>
                    <w:tab w:val="clear" w:pos="360"/>
                    <w:tab w:val="clear" w:pos="784"/>
                  </w:tabs>
                  <w:jc w:val="left"/>
                  <w:outlineLvl w:val="4"/>
                </w:pPr>
              </w:pPrChange>
            </w:pPr>
            <w:r>
              <w:rPr>
                <w:rFonts w:hint="eastAsia"/>
                <w:sz w:val="18"/>
                <w:szCs w:val="18"/>
                <w:rPrChange w:id="3138" w:author="吴潇" w:date="2014-12-23T08:50:00Z">
                  <w:rPr>
                    <w:rFonts w:hint="eastAsia"/>
                  </w:rPr>
                </w:rPrChange>
              </w:rPr>
              <w:t>用户注册时间</w:t>
            </w:r>
          </w:p>
        </w:tc>
        <w:tc>
          <w:tcPr>
            <w:tcW w:w="2227" w:type="dxa"/>
            <w:vAlign w:val="top"/>
            <w:tcPrChange w:id="3139"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141" w:author="吴潇" w:date="2014-12-23T08:50:00Z">
                  <w:rPr>
                    <w:rFonts w:eastAsia="黑体"/>
                  </w:rPr>
                </w:rPrChange>
              </w:rPr>
              <w:pPrChange w:id="3140" w:author="吴潇" w:date="2014-12-25T17:02:00Z">
                <w:pPr>
                  <w:numPr>
                    <w:ilvl w:val="0"/>
                    <w:numId w:val="0"/>
                  </w:numPr>
                  <w:tabs>
                    <w:tab w:val="clear" w:pos="360"/>
                    <w:tab w:val="clear" w:pos="784"/>
                  </w:tabs>
                  <w:jc w:val="left"/>
                  <w:outlineLvl w:val="4"/>
                </w:pPr>
              </w:pPrChange>
            </w:pPr>
            <w:r>
              <w:rPr>
                <w:sz w:val="18"/>
                <w:szCs w:val="18"/>
                <w:rPrChange w:id="3142" w:author="吴潇" w:date="2014-12-23T08:50:00Z">
                  <w:rPr/>
                </w:rPrChange>
              </w:rPr>
              <w:t>userRegisterTime</w:t>
            </w:r>
          </w:p>
        </w:tc>
        <w:tc>
          <w:tcPr>
            <w:tcW w:w="2200" w:type="dxa"/>
            <w:vAlign w:val="top"/>
            <w:tcPrChange w:id="3143"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145" w:author="吴潇" w:date="2014-12-23T08:50:00Z">
                  <w:rPr>
                    <w:rFonts w:eastAsia="黑体"/>
                  </w:rPr>
                </w:rPrChange>
              </w:rPr>
              <w:pPrChange w:id="3144" w:author="吴潇" w:date="2014-12-25T17:02:00Z">
                <w:pPr>
                  <w:numPr>
                    <w:ilvl w:val="0"/>
                    <w:numId w:val="0"/>
                  </w:numPr>
                  <w:tabs>
                    <w:tab w:val="clear" w:pos="360"/>
                    <w:tab w:val="clear" w:pos="784"/>
                  </w:tabs>
                  <w:jc w:val="left"/>
                  <w:outlineLvl w:val="4"/>
                </w:pPr>
              </w:pPrChange>
            </w:pPr>
            <w:r>
              <w:rPr>
                <w:sz w:val="18"/>
                <w:szCs w:val="18"/>
                <w:rPrChange w:id="3146" w:author="吴潇" w:date="2014-12-23T08:50:00Z">
                  <w:rPr/>
                </w:rPrChange>
              </w:rPr>
              <w:t>YYYYMMDDhhmmss</w:t>
            </w:r>
          </w:p>
        </w:tc>
        <w:tc>
          <w:tcPr>
            <w:tcW w:w="2429" w:type="dxa"/>
            <w:vAlign w:val="top"/>
            <w:tcPrChange w:id="3147" w:author="吴潇" w:date="2014-12-23T08:45:00Z">
              <w:tcPr>
                <w:tcW w:w="3296" w:type="dxa"/>
                <w:vAlign w:val="top"/>
              </w:tcPr>
            </w:tcPrChange>
          </w:tcPr>
          <w:p>
            <w:pPr>
              <w:numPr>
                <w:ilvl w:val="0"/>
                <w:numId w:val="0"/>
              </w:numPr>
              <w:spacing w:line="0" w:lineRule="atLeast"/>
              <w:jc w:val="left"/>
              <w:rPr>
                <w:sz w:val="18"/>
                <w:szCs w:val="18"/>
                <w:rPrChange w:id="3148"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149"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150" w:author="吴潇" w:date="2014-12-23T08:45:00Z">
              <w:tcPr>
                <w:tcW w:w="1848" w:type="dxa"/>
                <w:vAlign w:val="top"/>
              </w:tcPr>
            </w:tcPrChange>
          </w:tcPr>
          <w:p>
            <w:pPr>
              <w:pStyle w:val="120"/>
              <w:numPr>
                <w:ilvl w:val="0"/>
                <w:numId w:val="28"/>
              </w:numPr>
              <w:tabs>
                <w:tab w:val="left" w:pos="360"/>
              </w:tabs>
              <w:ind w:firstLineChars="0"/>
              <w:jc w:val="center"/>
              <w:rPr>
                <w:ins w:id="3152" w:author="吴潇" w:date="2014-12-23T08:45:00Z"/>
                <w:sz w:val="18"/>
                <w:szCs w:val="18"/>
                <w:rPrChange w:id="3153" w:author="吴潇" w:date="2014-12-23T08:50:00Z">
                  <w:rPr/>
                </w:rPrChange>
              </w:rPr>
              <w:pPrChange w:id="3151" w:author="吴潇" w:date="2014-12-23T08:46:00Z">
                <w:pPr>
                  <w:numPr>
                    <w:ilvl w:val="0"/>
                    <w:numId w:val="0"/>
                  </w:numPr>
                  <w:tabs>
                    <w:tab w:val="clear" w:pos="360"/>
                    <w:tab w:val="clear" w:pos="784"/>
                  </w:tabs>
                  <w:jc w:val="left"/>
                </w:pPr>
              </w:pPrChange>
            </w:pPr>
          </w:p>
        </w:tc>
        <w:tc>
          <w:tcPr>
            <w:tcW w:w="1898" w:type="dxa"/>
            <w:vAlign w:val="top"/>
            <w:tcPrChange w:id="3154"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156" w:author="吴潇" w:date="2014-12-23T08:50:00Z">
                  <w:rPr>
                    <w:rFonts w:eastAsia="黑体"/>
                  </w:rPr>
                </w:rPrChange>
              </w:rPr>
              <w:pPrChange w:id="3155" w:author="吴潇" w:date="2014-12-25T17:02:00Z">
                <w:pPr>
                  <w:numPr>
                    <w:ilvl w:val="0"/>
                    <w:numId w:val="0"/>
                  </w:numPr>
                  <w:tabs>
                    <w:tab w:val="clear" w:pos="360"/>
                    <w:tab w:val="clear" w:pos="784"/>
                  </w:tabs>
                  <w:jc w:val="left"/>
                  <w:outlineLvl w:val="4"/>
                </w:pPr>
              </w:pPrChange>
            </w:pPr>
            <w:r>
              <w:rPr>
                <w:rFonts w:hint="eastAsia"/>
                <w:sz w:val="18"/>
                <w:szCs w:val="18"/>
                <w:rPrChange w:id="3157" w:author="吴潇" w:date="2014-12-23T08:50:00Z">
                  <w:rPr>
                    <w:rFonts w:hint="eastAsia"/>
                  </w:rPr>
                </w:rPrChange>
              </w:rPr>
              <w:t>收货（订单）姓名的最后修改时间</w:t>
            </w:r>
          </w:p>
        </w:tc>
        <w:tc>
          <w:tcPr>
            <w:tcW w:w="2227" w:type="dxa"/>
            <w:vAlign w:val="top"/>
            <w:tcPrChange w:id="3158"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160" w:author="吴潇" w:date="2014-12-23T08:50:00Z">
                  <w:rPr>
                    <w:rFonts w:eastAsia="黑体"/>
                  </w:rPr>
                </w:rPrChange>
              </w:rPr>
              <w:pPrChange w:id="3159" w:author="吴潇" w:date="2014-12-25T17:02:00Z">
                <w:pPr>
                  <w:numPr>
                    <w:ilvl w:val="0"/>
                    <w:numId w:val="0"/>
                  </w:numPr>
                  <w:tabs>
                    <w:tab w:val="clear" w:pos="360"/>
                    <w:tab w:val="clear" w:pos="784"/>
                  </w:tabs>
                  <w:jc w:val="left"/>
                  <w:outlineLvl w:val="4"/>
                </w:pPr>
              </w:pPrChange>
            </w:pPr>
            <w:r>
              <w:rPr>
                <w:sz w:val="18"/>
                <w:szCs w:val="18"/>
                <w:rPrChange w:id="3161" w:author="吴潇" w:date="2014-12-23T08:50:00Z">
                  <w:rPr/>
                </w:rPrChange>
              </w:rPr>
              <w:t>orderNameModifyTime</w:t>
            </w:r>
          </w:p>
        </w:tc>
        <w:tc>
          <w:tcPr>
            <w:tcW w:w="2200" w:type="dxa"/>
            <w:vAlign w:val="top"/>
            <w:tcPrChange w:id="3162"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164" w:author="吴潇" w:date="2014-12-23T08:50:00Z">
                  <w:rPr>
                    <w:rFonts w:eastAsia="黑体"/>
                  </w:rPr>
                </w:rPrChange>
              </w:rPr>
              <w:pPrChange w:id="3163" w:author="吴潇" w:date="2014-12-25T17:02:00Z">
                <w:pPr>
                  <w:numPr>
                    <w:ilvl w:val="0"/>
                    <w:numId w:val="0"/>
                  </w:numPr>
                  <w:tabs>
                    <w:tab w:val="clear" w:pos="360"/>
                    <w:tab w:val="clear" w:pos="784"/>
                  </w:tabs>
                  <w:jc w:val="left"/>
                  <w:outlineLvl w:val="4"/>
                </w:pPr>
              </w:pPrChange>
            </w:pPr>
            <w:r>
              <w:rPr>
                <w:sz w:val="18"/>
                <w:szCs w:val="18"/>
                <w:rPrChange w:id="3165" w:author="吴潇" w:date="2014-12-23T08:50:00Z">
                  <w:rPr/>
                </w:rPrChange>
              </w:rPr>
              <w:t>YYYYMMDDhhmmss</w:t>
            </w:r>
          </w:p>
        </w:tc>
        <w:tc>
          <w:tcPr>
            <w:tcW w:w="2429" w:type="dxa"/>
            <w:vAlign w:val="top"/>
            <w:tcPrChange w:id="3166" w:author="吴潇" w:date="2014-12-23T08:45:00Z">
              <w:tcPr>
                <w:tcW w:w="3296" w:type="dxa"/>
                <w:vAlign w:val="top"/>
              </w:tcPr>
            </w:tcPrChange>
          </w:tcPr>
          <w:p>
            <w:pPr>
              <w:numPr>
                <w:ilvl w:val="0"/>
                <w:numId w:val="0"/>
              </w:numPr>
              <w:spacing w:line="0" w:lineRule="atLeast"/>
              <w:jc w:val="left"/>
              <w:rPr>
                <w:sz w:val="18"/>
                <w:szCs w:val="18"/>
                <w:rPrChange w:id="3167"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168"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169" w:author="吴潇" w:date="2014-12-23T08:45:00Z">
              <w:tcPr>
                <w:tcW w:w="1848" w:type="dxa"/>
                <w:vAlign w:val="top"/>
              </w:tcPr>
            </w:tcPrChange>
          </w:tcPr>
          <w:p>
            <w:pPr>
              <w:pStyle w:val="120"/>
              <w:numPr>
                <w:ilvl w:val="0"/>
                <w:numId w:val="28"/>
              </w:numPr>
              <w:tabs>
                <w:tab w:val="left" w:pos="360"/>
              </w:tabs>
              <w:ind w:firstLineChars="0"/>
              <w:jc w:val="center"/>
              <w:rPr>
                <w:ins w:id="3171" w:author="吴潇" w:date="2014-12-23T08:45:00Z"/>
                <w:sz w:val="18"/>
                <w:szCs w:val="18"/>
                <w:rPrChange w:id="3172" w:author="吴潇" w:date="2014-12-23T08:50:00Z">
                  <w:rPr/>
                </w:rPrChange>
              </w:rPr>
              <w:pPrChange w:id="3170" w:author="吴潇" w:date="2014-12-23T08:46:00Z">
                <w:pPr>
                  <w:numPr>
                    <w:ilvl w:val="0"/>
                    <w:numId w:val="0"/>
                  </w:numPr>
                  <w:tabs>
                    <w:tab w:val="clear" w:pos="360"/>
                    <w:tab w:val="clear" w:pos="784"/>
                  </w:tabs>
                  <w:jc w:val="left"/>
                </w:pPr>
              </w:pPrChange>
            </w:pPr>
          </w:p>
        </w:tc>
        <w:tc>
          <w:tcPr>
            <w:tcW w:w="1898" w:type="dxa"/>
            <w:vAlign w:val="top"/>
            <w:tcPrChange w:id="3173"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175" w:author="吴潇" w:date="2014-12-23T08:50:00Z">
                  <w:rPr>
                    <w:rFonts w:eastAsia="黑体"/>
                  </w:rPr>
                </w:rPrChange>
              </w:rPr>
              <w:pPrChange w:id="3174" w:author="吴潇" w:date="2014-12-25T17:02:00Z">
                <w:pPr>
                  <w:numPr>
                    <w:ilvl w:val="0"/>
                    <w:numId w:val="0"/>
                  </w:numPr>
                  <w:tabs>
                    <w:tab w:val="clear" w:pos="360"/>
                    <w:tab w:val="clear" w:pos="784"/>
                  </w:tabs>
                  <w:jc w:val="left"/>
                  <w:outlineLvl w:val="4"/>
                </w:pPr>
              </w:pPrChange>
            </w:pPr>
            <w:r>
              <w:rPr>
                <w:rFonts w:hint="eastAsia"/>
                <w:sz w:val="18"/>
                <w:szCs w:val="18"/>
                <w:rPrChange w:id="3176" w:author="吴潇" w:date="2014-12-23T08:50:00Z">
                  <w:rPr>
                    <w:rFonts w:hint="eastAsia"/>
                  </w:rPr>
                </w:rPrChange>
              </w:rPr>
              <w:t>账户</w:t>
            </w:r>
            <w:r>
              <w:rPr>
                <w:sz w:val="18"/>
                <w:szCs w:val="18"/>
                <w:rPrChange w:id="3177" w:author="吴潇" w:date="2014-12-23T08:50:00Z">
                  <w:rPr/>
                </w:rPrChange>
              </w:rPr>
              <w:t>ID</w:t>
            </w:r>
          </w:p>
        </w:tc>
        <w:tc>
          <w:tcPr>
            <w:tcW w:w="2227" w:type="dxa"/>
            <w:vAlign w:val="top"/>
            <w:tcPrChange w:id="3178"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180" w:author="吴潇" w:date="2014-12-23T08:50:00Z">
                  <w:rPr>
                    <w:rFonts w:eastAsia="黑体"/>
                  </w:rPr>
                </w:rPrChange>
              </w:rPr>
              <w:pPrChange w:id="3179" w:author="吴潇" w:date="2014-12-25T17:02:00Z">
                <w:pPr>
                  <w:numPr>
                    <w:ilvl w:val="0"/>
                    <w:numId w:val="0"/>
                  </w:numPr>
                  <w:tabs>
                    <w:tab w:val="clear" w:pos="360"/>
                    <w:tab w:val="clear" w:pos="784"/>
                  </w:tabs>
                  <w:jc w:val="left"/>
                  <w:outlineLvl w:val="4"/>
                </w:pPr>
              </w:pPrChange>
            </w:pPr>
            <w:r>
              <w:rPr>
                <w:sz w:val="18"/>
                <w:szCs w:val="18"/>
                <w:rPrChange w:id="3181" w:author="吴潇" w:date="2014-12-23T08:50:00Z">
                  <w:rPr/>
                </w:rPrChange>
              </w:rPr>
              <w:t>userId</w:t>
            </w:r>
          </w:p>
        </w:tc>
        <w:tc>
          <w:tcPr>
            <w:tcW w:w="2200" w:type="dxa"/>
            <w:vAlign w:val="top"/>
            <w:tcPrChange w:id="3182"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184" w:author="吴潇" w:date="2014-12-23T08:50:00Z">
                  <w:rPr>
                    <w:rFonts w:eastAsia="黑体"/>
                  </w:rPr>
                </w:rPrChange>
              </w:rPr>
              <w:pPrChange w:id="3183" w:author="吴潇" w:date="2014-12-25T17:02:00Z">
                <w:pPr>
                  <w:numPr>
                    <w:ilvl w:val="0"/>
                    <w:numId w:val="0"/>
                  </w:numPr>
                  <w:tabs>
                    <w:tab w:val="clear" w:pos="360"/>
                    <w:tab w:val="clear" w:pos="784"/>
                  </w:tabs>
                  <w:jc w:val="left"/>
                  <w:outlineLvl w:val="4"/>
                </w:pPr>
              </w:pPrChange>
            </w:pPr>
            <w:r>
              <w:rPr>
                <w:sz w:val="18"/>
                <w:szCs w:val="18"/>
                <w:rPrChange w:id="3185" w:author="吴潇" w:date="2014-12-23T08:50:00Z">
                  <w:rPr/>
                </w:rPrChange>
              </w:rPr>
              <w:t>ANS1..128</w:t>
            </w:r>
          </w:p>
        </w:tc>
        <w:tc>
          <w:tcPr>
            <w:tcW w:w="2429" w:type="dxa"/>
            <w:vAlign w:val="top"/>
            <w:tcPrChange w:id="3186" w:author="吴潇" w:date="2014-12-23T08:45:00Z">
              <w:tcPr>
                <w:tcW w:w="3296" w:type="dxa"/>
                <w:vAlign w:val="top"/>
              </w:tcPr>
            </w:tcPrChange>
          </w:tcPr>
          <w:p>
            <w:pPr>
              <w:numPr>
                <w:ilvl w:val="0"/>
                <w:numId w:val="0"/>
              </w:numPr>
              <w:spacing w:line="0" w:lineRule="atLeast"/>
              <w:jc w:val="left"/>
              <w:rPr>
                <w:sz w:val="18"/>
                <w:szCs w:val="18"/>
                <w:rPrChange w:id="3187"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188"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189" w:author="吴潇" w:date="2014-12-23T08:45:00Z">
              <w:tcPr>
                <w:tcW w:w="1848" w:type="dxa"/>
                <w:vAlign w:val="top"/>
              </w:tcPr>
            </w:tcPrChange>
          </w:tcPr>
          <w:p>
            <w:pPr>
              <w:pStyle w:val="120"/>
              <w:numPr>
                <w:ilvl w:val="0"/>
                <w:numId w:val="28"/>
              </w:numPr>
              <w:tabs>
                <w:tab w:val="left" w:pos="360"/>
              </w:tabs>
              <w:ind w:firstLineChars="0"/>
              <w:jc w:val="center"/>
              <w:rPr>
                <w:ins w:id="3191" w:author="吴潇" w:date="2014-12-23T08:45:00Z"/>
                <w:sz w:val="18"/>
                <w:szCs w:val="18"/>
                <w:rPrChange w:id="3192" w:author="吴潇" w:date="2014-12-23T08:50:00Z">
                  <w:rPr/>
                </w:rPrChange>
              </w:rPr>
              <w:pPrChange w:id="3190" w:author="吴潇" w:date="2014-12-23T08:46:00Z">
                <w:pPr>
                  <w:numPr>
                    <w:ilvl w:val="0"/>
                    <w:numId w:val="0"/>
                  </w:numPr>
                  <w:tabs>
                    <w:tab w:val="clear" w:pos="360"/>
                    <w:tab w:val="clear" w:pos="784"/>
                  </w:tabs>
                  <w:jc w:val="left"/>
                </w:pPr>
              </w:pPrChange>
            </w:pPr>
          </w:p>
        </w:tc>
        <w:tc>
          <w:tcPr>
            <w:tcW w:w="1898" w:type="dxa"/>
            <w:vAlign w:val="top"/>
            <w:tcPrChange w:id="3193"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195" w:author="吴潇" w:date="2014-12-23T08:50:00Z">
                  <w:rPr>
                    <w:rFonts w:eastAsia="黑体"/>
                  </w:rPr>
                </w:rPrChange>
              </w:rPr>
              <w:pPrChange w:id="3194" w:author="吴潇" w:date="2014-12-25T17:02:00Z">
                <w:pPr>
                  <w:numPr>
                    <w:ilvl w:val="0"/>
                    <w:numId w:val="0"/>
                  </w:numPr>
                  <w:tabs>
                    <w:tab w:val="clear" w:pos="360"/>
                    <w:tab w:val="clear" w:pos="784"/>
                  </w:tabs>
                  <w:jc w:val="left"/>
                  <w:outlineLvl w:val="4"/>
                </w:pPr>
              </w:pPrChange>
            </w:pPr>
            <w:r>
              <w:rPr>
                <w:rFonts w:hint="eastAsia"/>
                <w:sz w:val="18"/>
                <w:szCs w:val="18"/>
                <w:rPrChange w:id="3196" w:author="吴潇" w:date="2014-12-23T08:50:00Z">
                  <w:rPr>
                    <w:rFonts w:hint="eastAsia"/>
                  </w:rPr>
                </w:rPrChange>
              </w:rPr>
              <w:t>收货</w:t>
            </w:r>
            <w:r>
              <w:rPr>
                <w:sz w:val="18"/>
                <w:szCs w:val="18"/>
                <w:rPrChange w:id="3197" w:author="吴潇" w:date="2014-12-23T08:50:00Z">
                  <w:rPr/>
                </w:rPrChange>
              </w:rPr>
              <w:t>/</w:t>
            </w:r>
            <w:r>
              <w:rPr>
                <w:rFonts w:hint="eastAsia"/>
                <w:sz w:val="18"/>
                <w:szCs w:val="18"/>
                <w:rPrChange w:id="3198" w:author="吴潇" w:date="2014-12-23T08:50:00Z">
                  <w:rPr>
                    <w:rFonts w:hint="eastAsia"/>
                  </w:rPr>
                </w:rPrChange>
              </w:rPr>
              <w:t>订单姓名</w:t>
            </w:r>
          </w:p>
        </w:tc>
        <w:tc>
          <w:tcPr>
            <w:tcW w:w="2227" w:type="dxa"/>
            <w:vAlign w:val="top"/>
            <w:tcPrChange w:id="3199"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201" w:author="吴潇" w:date="2014-12-23T08:50:00Z">
                  <w:rPr>
                    <w:rFonts w:eastAsia="黑体"/>
                  </w:rPr>
                </w:rPrChange>
              </w:rPr>
              <w:pPrChange w:id="3200" w:author="吴潇" w:date="2014-12-25T17:02:00Z">
                <w:pPr>
                  <w:numPr>
                    <w:ilvl w:val="0"/>
                    <w:numId w:val="0"/>
                  </w:numPr>
                  <w:tabs>
                    <w:tab w:val="clear" w:pos="360"/>
                    <w:tab w:val="clear" w:pos="784"/>
                  </w:tabs>
                  <w:jc w:val="left"/>
                  <w:outlineLvl w:val="4"/>
                </w:pPr>
              </w:pPrChange>
            </w:pPr>
            <w:r>
              <w:rPr>
                <w:sz w:val="18"/>
                <w:szCs w:val="18"/>
                <w:rPrChange w:id="3202" w:author="吴潇" w:date="2014-12-23T08:50:00Z">
                  <w:rPr/>
                </w:rPrChange>
              </w:rPr>
              <w:t>orderName</w:t>
            </w:r>
          </w:p>
        </w:tc>
        <w:tc>
          <w:tcPr>
            <w:tcW w:w="2200" w:type="dxa"/>
            <w:vAlign w:val="top"/>
            <w:tcPrChange w:id="3203"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205" w:author="吴潇" w:date="2014-12-23T08:50:00Z">
                  <w:rPr>
                    <w:rFonts w:eastAsia="黑体"/>
                  </w:rPr>
                </w:rPrChange>
              </w:rPr>
              <w:pPrChange w:id="3204" w:author="吴潇" w:date="2014-12-25T17:02:00Z">
                <w:pPr>
                  <w:numPr>
                    <w:ilvl w:val="0"/>
                    <w:numId w:val="0"/>
                  </w:numPr>
                  <w:tabs>
                    <w:tab w:val="clear" w:pos="360"/>
                    <w:tab w:val="clear" w:pos="784"/>
                  </w:tabs>
                  <w:jc w:val="left"/>
                  <w:outlineLvl w:val="4"/>
                </w:pPr>
              </w:pPrChange>
            </w:pPr>
            <w:r>
              <w:rPr>
                <w:sz w:val="18"/>
                <w:szCs w:val="18"/>
                <w:rPrChange w:id="3206" w:author="吴潇" w:date="2014-12-23T08:50:00Z">
                  <w:rPr/>
                </w:rPrChange>
              </w:rPr>
              <w:t>ANS1..32</w:t>
            </w:r>
          </w:p>
        </w:tc>
        <w:tc>
          <w:tcPr>
            <w:tcW w:w="2429" w:type="dxa"/>
            <w:vAlign w:val="top"/>
            <w:tcPrChange w:id="3207" w:author="吴潇" w:date="2014-12-23T08:45:00Z">
              <w:tcPr>
                <w:tcW w:w="3296" w:type="dxa"/>
                <w:vAlign w:val="top"/>
              </w:tcPr>
            </w:tcPrChange>
          </w:tcPr>
          <w:p>
            <w:pPr>
              <w:numPr>
                <w:ilvl w:val="0"/>
                <w:numId w:val="0"/>
              </w:numPr>
              <w:spacing w:line="0" w:lineRule="atLeast"/>
              <w:jc w:val="left"/>
              <w:rPr>
                <w:sz w:val="18"/>
                <w:szCs w:val="18"/>
                <w:rPrChange w:id="3208"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209"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210" w:author="吴潇" w:date="2014-12-23T08:45:00Z">
              <w:tcPr>
                <w:tcW w:w="1848" w:type="dxa"/>
                <w:vAlign w:val="top"/>
              </w:tcPr>
            </w:tcPrChange>
          </w:tcPr>
          <w:p>
            <w:pPr>
              <w:pStyle w:val="120"/>
              <w:numPr>
                <w:ilvl w:val="0"/>
                <w:numId w:val="28"/>
              </w:numPr>
              <w:tabs>
                <w:tab w:val="left" w:pos="360"/>
              </w:tabs>
              <w:ind w:firstLineChars="0"/>
              <w:jc w:val="center"/>
              <w:rPr>
                <w:ins w:id="3212" w:author="吴潇" w:date="2014-12-23T08:45:00Z"/>
                <w:sz w:val="18"/>
                <w:szCs w:val="18"/>
                <w:rPrChange w:id="3213" w:author="吴潇" w:date="2014-12-23T08:50:00Z">
                  <w:rPr/>
                </w:rPrChange>
              </w:rPr>
              <w:pPrChange w:id="3211" w:author="吴潇" w:date="2014-12-23T08:46:00Z">
                <w:pPr>
                  <w:numPr>
                    <w:ilvl w:val="0"/>
                    <w:numId w:val="0"/>
                  </w:numPr>
                  <w:tabs>
                    <w:tab w:val="clear" w:pos="360"/>
                    <w:tab w:val="clear" w:pos="784"/>
                  </w:tabs>
                  <w:jc w:val="left"/>
                </w:pPr>
              </w:pPrChange>
            </w:pPr>
          </w:p>
        </w:tc>
        <w:tc>
          <w:tcPr>
            <w:tcW w:w="1898" w:type="dxa"/>
            <w:vAlign w:val="top"/>
            <w:tcPrChange w:id="3214"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216" w:author="吴潇" w:date="2014-12-23T08:50:00Z">
                  <w:rPr>
                    <w:rFonts w:eastAsia="黑体"/>
                  </w:rPr>
                </w:rPrChange>
              </w:rPr>
              <w:pPrChange w:id="3215" w:author="吴潇" w:date="2014-12-25T17:02:00Z">
                <w:pPr>
                  <w:numPr>
                    <w:ilvl w:val="0"/>
                    <w:numId w:val="0"/>
                  </w:numPr>
                  <w:tabs>
                    <w:tab w:val="clear" w:pos="360"/>
                    <w:tab w:val="clear" w:pos="784"/>
                  </w:tabs>
                  <w:jc w:val="left"/>
                  <w:outlineLvl w:val="4"/>
                </w:pPr>
              </w:pPrChange>
            </w:pPr>
            <w:r>
              <w:rPr>
                <w:rFonts w:hint="eastAsia"/>
                <w:sz w:val="18"/>
                <w:szCs w:val="18"/>
                <w:rPrChange w:id="3217" w:author="吴潇" w:date="2014-12-23T08:50:00Z">
                  <w:rPr>
                    <w:rFonts w:hint="eastAsia"/>
                  </w:rPr>
                </w:rPrChange>
              </w:rPr>
              <w:t>优质用户标识码</w:t>
            </w:r>
          </w:p>
        </w:tc>
        <w:tc>
          <w:tcPr>
            <w:tcW w:w="2227" w:type="dxa"/>
            <w:vAlign w:val="top"/>
            <w:tcPrChange w:id="3218"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220" w:author="吴潇" w:date="2014-12-23T08:50:00Z">
                  <w:rPr>
                    <w:rFonts w:eastAsia="黑体"/>
                  </w:rPr>
                </w:rPrChange>
              </w:rPr>
              <w:pPrChange w:id="3219" w:author="吴潇" w:date="2014-12-25T17:02:00Z">
                <w:pPr>
                  <w:numPr>
                    <w:ilvl w:val="0"/>
                    <w:numId w:val="0"/>
                  </w:numPr>
                  <w:tabs>
                    <w:tab w:val="clear" w:pos="360"/>
                    <w:tab w:val="clear" w:pos="784"/>
                  </w:tabs>
                  <w:jc w:val="left"/>
                  <w:outlineLvl w:val="4"/>
                </w:pPr>
              </w:pPrChange>
            </w:pPr>
            <w:r>
              <w:rPr>
                <w:sz w:val="18"/>
                <w:szCs w:val="18"/>
                <w:rPrChange w:id="3221" w:author="吴潇" w:date="2014-12-23T08:50:00Z">
                  <w:rPr/>
                </w:rPrChange>
              </w:rPr>
              <w:t>userFlag</w:t>
            </w:r>
          </w:p>
        </w:tc>
        <w:tc>
          <w:tcPr>
            <w:tcW w:w="2200" w:type="dxa"/>
            <w:vAlign w:val="top"/>
            <w:tcPrChange w:id="3222"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224" w:author="吴潇" w:date="2014-12-23T08:50:00Z">
                  <w:rPr>
                    <w:rFonts w:eastAsia="黑体"/>
                  </w:rPr>
                </w:rPrChange>
              </w:rPr>
              <w:pPrChange w:id="3223" w:author="吴潇" w:date="2014-12-25T17:02:00Z">
                <w:pPr>
                  <w:numPr>
                    <w:ilvl w:val="0"/>
                    <w:numId w:val="0"/>
                  </w:numPr>
                  <w:tabs>
                    <w:tab w:val="clear" w:pos="360"/>
                    <w:tab w:val="clear" w:pos="784"/>
                  </w:tabs>
                  <w:jc w:val="left"/>
                  <w:outlineLvl w:val="4"/>
                </w:pPr>
              </w:pPrChange>
            </w:pPr>
            <w:r>
              <w:rPr>
                <w:sz w:val="18"/>
                <w:szCs w:val="18"/>
                <w:rPrChange w:id="3225" w:author="吴潇" w:date="2014-12-23T08:50:00Z">
                  <w:rPr/>
                </w:rPrChange>
              </w:rPr>
              <w:t>N1</w:t>
            </w:r>
          </w:p>
        </w:tc>
        <w:tc>
          <w:tcPr>
            <w:tcW w:w="2429" w:type="dxa"/>
            <w:vAlign w:val="top"/>
            <w:tcPrChange w:id="3226" w:author="吴潇" w:date="2014-12-23T08:45:00Z">
              <w:tcPr>
                <w:tcW w:w="3296" w:type="dxa"/>
                <w:vAlign w:val="top"/>
              </w:tcPr>
            </w:tcPrChange>
          </w:tcPr>
          <w:p>
            <w:pPr>
              <w:numPr>
                <w:ilvl w:val="0"/>
                <w:numId w:val="0"/>
              </w:numPr>
              <w:tabs>
                <w:tab w:val="left" w:pos="360"/>
                <w:tab w:val="left" w:pos="784"/>
              </w:tabs>
              <w:spacing w:line="0" w:lineRule="atLeast"/>
              <w:ind w:left="0" w:hanging="360" w:firstLine="0"/>
              <w:jc w:val="left"/>
              <w:outlineLvl w:val="4"/>
              <w:rPr>
                <w:rFonts w:eastAsia="宋体"/>
                <w:sz w:val="18"/>
                <w:szCs w:val="18"/>
                <w:rPrChange w:id="3228" w:author="吴潇" w:date="2014-12-23T08:50:00Z">
                  <w:rPr>
                    <w:rFonts w:eastAsia="黑体"/>
                  </w:rPr>
                </w:rPrChange>
              </w:rPr>
              <w:pPrChange w:id="3227" w:author="吴潇" w:date="2014-12-23T08:46:00Z">
                <w:pPr>
                  <w:numPr>
                    <w:ilvl w:val="0"/>
                    <w:numId w:val="29"/>
                  </w:numPr>
                  <w:tabs>
                    <w:tab w:val="clear" w:pos="360"/>
                    <w:tab w:val="clear" w:pos="784"/>
                  </w:tabs>
                  <w:spacing w:line="0" w:lineRule="atLeast"/>
                  <w:ind w:left="360" w:hanging="360"/>
                  <w:jc w:val="left"/>
                  <w:outlineLvl w:val="4"/>
                </w:pPr>
              </w:pPrChange>
            </w:pPr>
            <w:ins w:id="3229" w:author="吴潇" w:date="2014-12-23T08:46:00Z">
              <w:r>
                <w:rPr>
                  <w:sz w:val="18"/>
                  <w:szCs w:val="18"/>
                  <w:rPrChange w:id="3230" w:author="吴潇" w:date="2014-12-23T08:50:00Z">
                    <w:rPr/>
                  </w:rPrChange>
                </w:rPr>
                <w:t>0</w:t>
              </w:r>
            </w:ins>
            <w:ins w:id="3231" w:author="吴潇" w:date="2014-12-23T08:46:00Z">
              <w:r>
                <w:rPr>
                  <w:rFonts w:hint="eastAsia"/>
                  <w:sz w:val="18"/>
                  <w:szCs w:val="18"/>
                  <w:rPrChange w:id="3232" w:author="吴潇" w:date="2014-12-23T08:50:00Z">
                    <w:rPr>
                      <w:rFonts w:hint="eastAsia"/>
                    </w:rPr>
                  </w:rPrChange>
                </w:rPr>
                <w:t>：</w:t>
              </w:r>
            </w:ins>
            <w:r>
              <w:rPr>
                <w:rFonts w:hint="eastAsia"/>
                <w:sz w:val="18"/>
                <w:szCs w:val="18"/>
                <w:rPrChange w:id="3233" w:author="吴潇" w:date="2014-12-23T08:50:00Z">
                  <w:rPr>
                    <w:rFonts w:hint="eastAsia"/>
                  </w:rPr>
                </w:rPrChange>
              </w:rPr>
              <w:t>普通用户</w:t>
            </w:r>
          </w:p>
          <w:p>
            <w:pPr>
              <w:numPr>
                <w:ilvl w:val="0"/>
                <w:numId w:val="0"/>
              </w:numPr>
              <w:tabs>
                <w:tab w:val="left" w:pos="360"/>
                <w:tab w:val="left" w:pos="784"/>
              </w:tabs>
              <w:spacing w:line="0" w:lineRule="atLeast"/>
              <w:ind w:left="0" w:hanging="360" w:firstLine="0"/>
              <w:jc w:val="left"/>
              <w:rPr>
                <w:sz w:val="18"/>
                <w:szCs w:val="18"/>
                <w:rPrChange w:id="3235" w:author="吴潇" w:date="2014-12-23T08:50:00Z">
                  <w:rPr/>
                </w:rPrChange>
              </w:rPr>
              <w:pPrChange w:id="3234" w:author="吴潇" w:date="2014-12-23T08:46:00Z">
                <w:pPr>
                  <w:numPr>
                    <w:ilvl w:val="0"/>
                    <w:numId w:val="29"/>
                  </w:numPr>
                  <w:tabs>
                    <w:tab w:val="clear" w:pos="360"/>
                    <w:tab w:val="clear" w:pos="784"/>
                  </w:tabs>
                  <w:spacing w:line="0" w:lineRule="atLeast"/>
                  <w:ind w:left="360" w:hanging="360"/>
                  <w:jc w:val="left"/>
                </w:pPr>
              </w:pPrChange>
            </w:pPr>
            <w:ins w:id="3236" w:author="吴潇" w:date="2014-12-23T08:46:00Z">
              <w:r>
                <w:rPr>
                  <w:sz w:val="18"/>
                  <w:szCs w:val="18"/>
                  <w:rPrChange w:id="3237" w:author="吴潇" w:date="2014-12-23T08:50:00Z">
                    <w:rPr/>
                  </w:rPrChange>
                </w:rPr>
                <w:t>1</w:t>
              </w:r>
            </w:ins>
            <w:ins w:id="3238" w:author="吴潇" w:date="2014-12-23T08:46:00Z">
              <w:r>
                <w:rPr>
                  <w:rFonts w:hint="eastAsia"/>
                  <w:sz w:val="18"/>
                  <w:szCs w:val="18"/>
                  <w:rPrChange w:id="3239" w:author="吴潇" w:date="2014-12-23T08:50:00Z">
                    <w:rPr>
                      <w:rFonts w:hint="eastAsia"/>
                    </w:rPr>
                  </w:rPrChange>
                </w:rPr>
                <w:t>：</w:t>
              </w:r>
            </w:ins>
            <w:r>
              <w:rPr>
                <w:rFonts w:hint="eastAsia"/>
                <w:sz w:val="18"/>
                <w:szCs w:val="18"/>
                <w:rPrChange w:id="3240" w:author="吴潇" w:date="2014-12-23T08:50:00Z">
                  <w:rPr>
                    <w:rFonts w:hint="eastAsia"/>
                  </w:rPr>
                </w:rPrChange>
              </w:rPr>
              <w:t>优质用户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241"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242" w:author="吴潇" w:date="2014-12-23T08:45:00Z">
              <w:tcPr>
                <w:tcW w:w="1848" w:type="dxa"/>
                <w:vAlign w:val="top"/>
              </w:tcPr>
            </w:tcPrChange>
          </w:tcPr>
          <w:p>
            <w:pPr>
              <w:pStyle w:val="120"/>
              <w:numPr>
                <w:ilvl w:val="0"/>
                <w:numId w:val="28"/>
              </w:numPr>
              <w:tabs>
                <w:tab w:val="left" w:pos="360"/>
              </w:tabs>
              <w:ind w:firstLineChars="0"/>
              <w:jc w:val="center"/>
              <w:rPr>
                <w:ins w:id="3244" w:author="吴潇" w:date="2014-12-23T08:45:00Z"/>
                <w:sz w:val="18"/>
                <w:szCs w:val="18"/>
                <w:rPrChange w:id="3245" w:author="吴潇" w:date="2014-12-23T08:50:00Z">
                  <w:rPr/>
                </w:rPrChange>
              </w:rPr>
              <w:pPrChange w:id="3243" w:author="吴潇" w:date="2014-12-23T08:46:00Z">
                <w:pPr>
                  <w:numPr>
                    <w:ilvl w:val="0"/>
                    <w:numId w:val="0"/>
                  </w:numPr>
                  <w:tabs>
                    <w:tab w:val="clear" w:pos="360"/>
                    <w:tab w:val="clear" w:pos="784"/>
                  </w:tabs>
                  <w:jc w:val="left"/>
                </w:pPr>
              </w:pPrChange>
            </w:pPr>
          </w:p>
        </w:tc>
        <w:tc>
          <w:tcPr>
            <w:tcW w:w="1898" w:type="dxa"/>
            <w:vAlign w:val="top"/>
            <w:tcPrChange w:id="3246" w:author="吴潇" w:date="2014-12-23T08:45:00Z">
              <w:tcPr>
                <w:tcW w:w="1848" w:type="dxa"/>
                <w:vAlign w:val="top"/>
              </w:tcPr>
            </w:tcPrChange>
          </w:tcPr>
          <w:p>
            <w:pPr>
              <w:numPr>
                <w:ilvl w:val="0"/>
                <w:numId w:val="0"/>
              </w:numPr>
              <w:tabs>
                <w:tab w:val="left" w:pos="360"/>
                <w:tab w:val="left" w:pos="784"/>
              </w:tabs>
              <w:jc w:val="center"/>
              <w:outlineLvl w:val="4"/>
              <w:rPr>
                <w:rFonts w:eastAsia="宋体"/>
                <w:sz w:val="18"/>
                <w:szCs w:val="18"/>
                <w:rPrChange w:id="3248" w:author="吴潇" w:date="2014-12-23T08:50:00Z">
                  <w:rPr>
                    <w:rFonts w:eastAsia="黑体"/>
                  </w:rPr>
                </w:rPrChange>
              </w:rPr>
              <w:pPrChange w:id="3247" w:author="吴潇" w:date="2014-12-25T17:02:00Z">
                <w:pPr>
                  <w:numPr>
                    <w:ilvl w:val="0"/>
                    <w:numId w:val="0"/>
                  </w:numPr>
                  <w:tabs>
                    <w:tab w:val="clear" w:pos="360"/>
                    <w:tab w:val="clear" w:pos="784"/>
                  </w:tabs>
                  <w:jc w:val="left"/>
                  <w:outlineLvl w:val="4"/>
                </w:pPr>
              </w:pPrChange>
            </w:pPr>
            <w:r>
              <w:rPr>
                <w:rFonts w:hint="eastAsia"/>
                <w:sz w:val="18"/>
                <w:szCs w:val="18"/>
                <w:rPrChange w:id="3249" w:author="吴潇" w:date="2014-12-23T08:50:00Z">
                  <w:rPr>
                    <w:rFonts w:hint="eastAsia"/>
                  </w:rPr>
                </w:rPrChange>
              </w:rPr>
              <w:t>订单手机号最后修改时间</w:t>
            </w:r>
          </w:p>
        </w:tc>
        <w:tc>
          <w:tcPr>
            <w:tcW w:w="2227" w:type="dxa"/>
            <w:vAlign w:val="top"/>
            <w:tcPrChange w:id="3250" w:author="吴潇" w:date="2014-12-23T08:45:00Z">
              <w:tcPr>
                <w:tcW w:w="2227" w:type="dxa"/>
                <w:vAlign w:val="top"/>
              </w:tcPr>
            </w:tcPrChange>
          </w:tcPr>
          <w:p>
            <w:pPr>
              <w:numPr>
                <w:ilvl w:val="0"/>
                <w:numId w:val="0"/>
              </w:numPr>
              <w:tabs>
                <w:tab w:val="left" w:pos="360"/>
                <w:tab w:val="left" w:pos="784"/>
              </w:tabs>
              <w:jc w:val="center"/>
              <w:outlineLvl w:val="4"/>
              <w:rPr>
                <w:rFonts w:eastAsia="宋体"/>
                <w:sz w:val="18"/>
                <w:szCs w:val="18"/>
                <w:rPrChange w:id="3252" w:author="吴潇" w:date="2014-12-23T08:50:00Z">
                  <w:rPr>
                    <w:rFonts w:eastAsia="黑体"/>
                  </w:rPr>
                </w:rPrChange>
              </w:rPr>
              <w:pPrChange w:id="3251" w:author="吴潇" w:date="2014-12-25T17:02:00Z">
                <w:pPr>
                  <w:numPr>
                    <w:ilvl w:val="0"/>
                    <w:numId w:val="0"/>
                  </w:numPr>
                  <w:tabs>
                    <w:tab w:val="clear" w:pos="360"/>
                    <w:tab w:val="clear" w:pos="784"/>
                  </w:tabs>
                  <w:jc w:val="left"/>
                  <w:outlineLvl w:val="4"/>
                </w:pPr>
              </w:pPrChange>
            </w:pPr>
            <w:r>
              <w:rPr>
                <w:sz w:val="18"/>
                <w:szCs w:val="18"/>
                <w:rPrChange w:id="3253" w:author="吴潇" w:date="2014-12-23T08:50:00Z">
                  <w:rPr/>
                </w:rPrChange>
              </w:rPr>
              <w:t>mobileModifyTime</w:t>
            </w:r>
          </w:p>
        </w:tc>
        <w:tc>
          <w:tcPr>
            <w:tcW w:w="2200" w:type="dxa"/>
            <w:vAlign w:val="top"/>
            <w:tcPrChange w:id="3254" w:author="吴潇" w:date="2014-12-23T08:45:00Z">
              <w:tcPr>
                <w:tcW w:w="2200" w:type="dxa"/>
                <w:vAlign w:val="top"/>
              </w:tcPr>
            </w:tcPrChange>
          </w:tcPr>
          <w:p>
            <w:pPr>
              <w:numPr>
                <w:ilvl w:val="0"/>
                <w:numId w:val="0"/>
              </w:numPr>
              <w:tabs>
                <w:tab w:val="left" w:pos="360"/>
                <w:tab w:val="left" w:pos="784"/>
              </w:tabs>
              <w:jc w:val="center"/>
              <w:outlineLvl w:val="4"/>
              <w:rPr>
                <w:rFonts w:eastAsia="宋体"/>
                <w:sz w:val="18"/>
                <w:szCs w:val="18"/>
                <w:rPrChange w:id="3256" w:author="吴潇" w:date="2014-12-23T08:50:00Z">
                  <w:rPr>
                    <w:rFonts w:eastAsia="黑体"/>
                  </w:rPr>
                </w:rPrChange>
              </w:rPr>
              <w:pPrChange w:id="3255" w:author="吴潇" w:date="2014-12-25T17:02:00Z">
                <w:pPr>
                  <w:numPr>
                    <w:ilvl w:val="0"/>
                    <w:numId w:val="0"/>
                  </w:numPr>
                  <w:tabs>
                    <w:tab w:val="clear" w:pos="360"/>
                    <w:tab w:val="clear" w:pos="784"/>
                  </w:tabs>
                  <w:jc w:val="left"/>
                  <w:outlineLvl w:val="4"/>
                </w:pPr>
              </w:pPrChange>
            </w:pPr>
            <w:r>
              <w:rPr>
                <w:sz w:val="18"/>
                <w:szCs w:val="18"/>
                <w:rPrChange w:id="3257" w:author="吴潇" w:date="2014-12-23T08:50:00Z">
                  <w:rPr/>
                </w:rPrChange>
              </w:rPr>
              <w:t>YYYYMMDDhhmmss</w:t>
            </w:r>
          </w:p>
        </w:tc>
        <w:tc>
          <w:tcPr>
            <w:tcW w:w="2429" w:type="dxa"/>
            <w:vAlign w:val="top"/>
            <w:tcPrChange w:id="3258" w:author="吴潇" w:date="2014-12-23T08:45:00Z">
              <w:tcPr>
                <w:tcW w:w="3296" w:type="dxa"/>
                <w:vAlign w:val="top"/>
              </w:tcPr>
            </w:tcPrChange>
          </w:tcPr>
          <w:p>
            <w:pPr>
              <w:numPr>
                <w:ilvl w:val="0"/>
                <w:numId w:val="0"/>
              </w:numPr>
              <w:spacing w:line="0" w:lineRule="atLeast"/>
              <w:jc w:val="left"/>
              <w:rPr>
                <w:sz w:val="18"/>
                <w:szCs w:val="18"/>
                <w:rPrChange w:id="3259"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260"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261" w:author="吴潇" w:date="2014-12-23T08:45:00Z">
              <w:tcPr>
                <w:tcW w:w="1848" w:type="dxa"/>
                <w:vAlign w:val="top"/>
              </w:tcPr>
            </w:tcPrChange>
          </w:tcPr>
          <w:p>
            <w:pPr>
              <w:pStyle w:val="120"/>
              <w:numPr>
                <w:ilvl w:val="0"/>
                <w:numId w:val="28"/>
              </w:numPr>
              <w:tabs>
                <w:tab w:val="left" w:pos="360"/>
              </w:tabs>
              <w:ind w:firstLineChars="0"/>
              <w:jc w:val="center"/>
              <w:rPr>
                <w:ins w:id="3263" w:author="吴潇" w:date="2014-12-23T08:45:00Z"/>
                <w:sz w:val="18"/>
                <w:szCs w:val="18"/>
                <w:rPrChange w:id="3264" w:author="吴潇" w:date="2014-12-23T08:50:00Z">
                  <w:rPr/>
                </w:rPrChange>
              </w:rPr>
              <w:pPrChange w:id="3262" w:author="吴潇" w:date="2014-12-23T08:46:00Z">
                <w:pPr>
                  <w:numPr>
                    <w:ilvl w:val="0"/>
                    <w:numId w:val="0"/>
                  </w:numPr>
                  <w:tabs>
                    <w:tab w:val="clear" w:pos="360"/>
                    <w:tab w:val="clear" w:pos="784"/>
                  </w:tabs>
                  <w:jc w:val="center"/>
                </w:pPr>
              </w:pPrChange>
            </w:pPr>
          </w:p>
        </w:tc>
        <w:tc>
          <w:tcPr>
            <w:tcW w:w="1898" w:type="dxa"/>
            <w:vAlign w:val="top"/>
            <w:tcPrChange w:id="3265" w:author="吴潇" w:date="2014-12-23T08:45:00Z">
              <w:tcPr>
                <w:tcW w:w="1848" w:type="dxa"/>
                <w:vAlign w:val="top"/>
              </w:tcPr>
            </w:tcPrChange>
          </w:tcPr>
          <w:p>
            <w:pPr>
              <w:numPr>
                <w:ilvl w:val="0"/>
                <w:numId w:val="0"/>
              </w:numPr>
              <w:jc w:val="center"/>
              <w:outlineLvl w:val="4"/>
              <w:rPr>
                <w:rFonts w:eastAsia="宋体"/>
                <w:sz w:val="18"/>
                <w:szCs w:val="18"/>
                <w:rPrChange w:id="3266" w:author="吴潇" w:date="2014-12-23T08:50:00Z">
                  <w:rPr>
                    <w:rFonts w:eastAsia="黑体"/>
                  </w:rPr>
                </w:rPrChange>
              </w:rPr>
            </w:pPr>
            <w:r>
              <w:rPr>
                <w:rFonts w:hint="eastAsia"/>
                <w:sz w:val="18"/>
                <w:szCs w:val="18"/>
                <w:rPrChange w:id="3267" w:author="吴潇" w:date="2014-12-23T08:50:00Z">
                  <w:rPr>
                    <w:rFonts w:hint="eastAsia"/>
                  </w:rPr>
                </w:rPrChange>
              </w:rPr>
              <w:t>风险级别</w:t>
            </w:r>
          </w:p>
        </w:tc>
        <w:tc>
          <w:tcPr>
            <w:tcW w:w="2227" w:type="dxa"/>
            <w:vAlign w:val="top"/>
            <w:tcPrChange w:id="3268" w:author="吴潇" w:date="2014-12-23T08:45:00Z">
              <w:tcPr>
                <w:tcW w:w="2227" w:type="dxa"/>
                <w:vAlign w:val="top"/>
              </w:tcPr>
            </w:tcPrChange>
          </w:tcPr>
          <w:p>
            <w:pPr>
              <w:numPr>
                <w:ilvl w:val="0"/>
                <w:numId w:val="0"/>
              </w:numPr>
              <w:jc w:val="center"/>
              <w:outlineLvl w:val="4"/>
              <w:rPr>
                <w:rFonts w:eastAsia="宋体"/>
                <w:sz w:val="18"/>
                <w:szCs w:val="18"/>
                <w:rPrChange w:id="3269" w:author="吴潇" w:date="2014-12-23T08:50:00Z">
                  <w:rPr>
                    <w:rFonts w:eastAsia="黑体"/>
                  </w:rPr>
                </w:rPrChange>
              </w:rPr>
            </w:pPr>
            <w:r>
              <w:rPr>
                <w:sz w:val="18"/>
                <w:szCs w:val="18"/>
                <w:rPrChange w:id="3270" w:author="吴潇" w:date="2014-12-23T08:50:00Z">
                  <w:rPr/>
                </w:rPrChange>
              </w:rPr>
              <w:t>riskLevel</w:t>
            </w:r>
          </w:p>
        </w:tc>
        <w:tc>
          <w:tcPr>
            <w:tcW w:w="2200" w:type="dxa"/>
            <w:vAlign w:val="top"/>
            <w:tcPrChange w:id="3271" w:author="吴潇" w:date="2014-12-23T08:45:00Z">
              <w:tcPr>
                <w:tcW w:w="2200" w:type="dxa"/>
                <w:vAlign w:val="top"/>
              </w:tcPr>
            </w:tcPrChange>
          </w:tcPr>
          <w:p>
            <w:pPr>
              <w:numPr>
                <w:ilvl w:val="0"/>
                <w:numId w:val="0"/>
              </w:numPr>
              <w:jc w:val="center"/>
              <w:outlineLvl w:val="4"/>
              <w:rPr>
                <w:rFonts w:eastAsia="宋体"/>
                <w:sz w:val="18"/>
                <w:szCs w:val="18"/>
                <w:rPrChange w:id="3272" w:author="吴潇" w:date="2014-12-23T08:50:00Z">
                  <w:rPr>
                    <w:rFonts w:eastAsia="黑体"/>
                  </w:rPr>
                </w:rPrChange>
              </w:rPr>
            </w:pPr>
            <w:r>
              <w:rPr>
                <w:sz w:val="18"/>
                <w:szCs w:val="18"/>
                <w:rPrChange w:id="3273" w:author="吴潇" w:date="2014-12-23T08:50:00Z">
                  <w:rPr/>
                </w:rPrChange>
              </w:rPr>
              <w:t>N1</w:t>
            </w:r>
          </w:p>
        </w:tc>
        <w:tc>
          <w:tcPr>
            <w:tcW w:w="2429" w:type="dxa"/>
            <w:vAlign w:val="top"/>
            <w:tcPrChange w:id="3274" w:author="吴潇" w:date="2014-12-23T08:45:00Z">
              <w:tcPr>
                <w:tcW w:w="3296" w:type="dxa"/>
                <w:vAlign w:val="top"/>
              </w:tcPr>
            </w:tcPrChange>
          </w:tcPr>
          <w:p>
            <w:pPr>
              <w:numPr>
                <w:ilvl w:val="0"/>
                <w:numId w:val="0"/>
              </w:numPr>
              <w:outlineLvl w:val="4"/>
              <w:rPr>
                <w:rFonts w:eastAsia="宋体"/>
                <w:sz w:val="18"/>
                <w:szCs w:val="18"/>
                <w:rPrChange w:id="3275" w:author="吴潇" w:date="2014-12-23T08:50:00Z">
                  <w:rPr>
                    <w:rFonts w:eastAsia="黑体"/>
                  </w:rPr>
                </w:rPrChange>
              </w:rPr>
            </w:pPr>
            <w:r>
              <w:rPr>
                <w:rFonts w:hint="eastAsia"/>
                <w:sz w:val="18"/>
                <w:szCs w:val="18"/>
                <w:rPrChange w:id="3276" w:author="吴潇" w:date="2014-12-23T08:50:00Z">
                  <w:rPr>
                    <w:rFonts w:hint="eastAsia"/>
                  </w:rPr>
                </w:rPrChange>
              </w:rPr>
              <w:t>基于绑定关系的支付交易时</w:t>
            </w:r>
            <w:r>
              <w:rPr>
                <w:rFonts w:hint="eastAsia"/>
                <w:sz w:val="18"/>
                <w:szCs w:val="18"/>
                <w:rPrChange w:id="3277" w:author="吴潇" w:date="2014-12-23T08:50:00Z">
                  <w:rPr>
                    <w:rFonts w:hint="eastAsia"/>
                  </w:rPr>
                </w:rPrChange>
              </w:rPr>
              <w:t>使用：</w:t>
            </w:r>
          </w:p>
          <w:p>
            <w:pPr>
              <w:numPr>
                <w:ilvl w:val="0"/>
                <w:numId w:val="0"/>
              </w:numPr>
              <w:rPr>
                <w:sz w:val="18"/>
                <w:szCs w:val="18"/>
                <w:rPrChange w:id="3278" w:author="吴潇" w:date="2014-12-23T08:50:00Z">
                  <w:rPr/>
                </w:rPrChange>
              </w:rPr>
            </w:pPr>
            <w:r>
              <w:rPr>
                <w:sz w:val="18"/>
                <w:szCs w:val="18"/>
                <w:rPrChange w:id="3279" w:author="吴潇" w:date="2014-12-23T08:50:00Z">
                  <w:rPr/>
                </w:rPrChange>
              </w:rPr>
              <w:t>0</w:t>
            </w:r>
            <w:r>
              <w:rPr>
                <w:rFonts w:hint="eastAsia"/>
                <w:sz w:val="18"/>
                <w:szCs w:val="18"/>
                <w:rPrChange w:id="3280" w:author="吴潇" w:date="2014-12-23T08:50:00Z">
                  <w:rPr>
                    <w:rFonts w:hint="eastAsia"/>
                  </w:rPr>
                </w:rPrChange>
              </w:rPr>
              <w:t>：无风险业务</w:t>
            </w:r>
          </w:p>
          <w:p>
            <w:pPr>
              <w:numPr>
                <w:ilvl w:val="0"/>
                <w:numId w:val="0"/>
              </w:numPr>
              <w:rPr>
                <w:sz w:val="18"/>
                <w:szCs w:val="18"/>
                <w:rPrChange w:id="3281" w:author="吴潇" w:date="2014-12-23T08:50:00Z">
                  <w:rPr/>
                </w:rPrChange>
              </w:rPr>
            </w:pPr>
            <w:r>
              <w:rPr>
                <w:sz w:val="18"/>
                <w:szCs w:val="18"/>
                <w:rPrChange w:id="3282" w:author="吴潇" w:date="2014-12-23T08:50:00Z">
                  <w:rPr/>
                </w:rPrChange>
              </w:rPr>
              <w:t>1</w:t>
            </w:r>
            <w:r>
              <w:rPr>
                <w:rFonts w:hint="eastAsia"/>
                <w:sz w:val="18"/>
                <w:szCs w:val="18"/>
                <w:rPrChange w:id="3283" w:author="吴潇" w:date="2014-12-23T08:50:00Z">
                  <w:rPr>
                    <w:rFonts w:hint="eastAsia"/>
                  </w:rPr>
                </w:rPrChange>
              </w:rPr>
              <w:t>：有风险业务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284"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285" w:author="吴潇" w:date="2014-12-23T08:45:00Z">
              <w:tcPr>
                <w:tcW w:w="1848" w:type="dxa"/>
                <w:vAlign w:val="top"/>
              </w:tcPr>
            </w:tcPrChange>
          </w:tcPr>
          <w:p>
            <w:pPr>
              <w:pStyle w:val="120"/>
              <w:numPr>
                <w:ilvl w:val="0"/>
                <w:numId w:val="28"/>
              </w:numPr>
              <w:tabs>
                <w:tab w:val="left" w:pos="360"/>
              </w:tabs>
              <w:ind w:firstLineChars="0"/>
              <w:jc w:val="center"/>
              <w:rPr>
                <w:ins w:id="3287" w:author="吴潇" w:date="2014-12-23T08:45:00Z"/>
                <w:sz w:val="18"/>
                <w:szCs w:val="18"/>
                <w:rPrChange w:id="3288" w:author="吴潇" w:date="2014-12-23T08:50:00Z">
                  <w:rPr/>
                </w:rPrChange>
              </w:rPr>
              <w:pPrChange w:id="3286" w:author="吴潇" w:date="2014-12-23T08:46:00Z">
                <w:pPr>
                  <w:numPr>
                    <w:ilvl w:val="0"/>
                    <w:numId w:val="0"/>
                  </w:numPr>
                  <w:tabs>
                    <w:tab w:val="clear" w:pos="360"/>
                    <w:tab w:val="clear" w:pos="784"/>
                  </w:tabs>
                  <w:jc w:val="center"/>
                </w:pPr>
              </w:pPrChange>
            </w:pPr>
          </w:p>
        </w:tc>
        <w:tc>
          <w:tcPr>
            <w:tcW w:w="1898" w:type="dxa"/>
            <w:vAlign w:val="top"/>
            <w:tcPrChange w:id="3289" w:author="吴潇" w:date="2014-12-23T08:45:00Z">
              <w:tcPr>
                <w:tcW w:w="1848" w:type="dxa"/>
                <w:vAlign w:val="top"/>
              </w:tcPr>
            </w:tcPrChange>
          </w:tcPr>
          <w:p>
            <w:pPr>
              <w:numPr>
                <w:ilvl w:val="0"/>
                <w:numId w:val="0"/>
              </w:numPr>
              <w:jc w:val="center"/>
              <w:outlineLvl w:val="4"/>
              <w:rPr>
                <w:rFonts w:eastAsia="宋体"/>
                <w:sz w:val="18"/>
                <w:szCs w:val="18"/>
                <w:rPrChange w:id="3290" w:author="吴潇" w:date="2014-12-23T08:50:00Z">
                  <w:rPr>
                    <w:rFonts w:eastAsia="黑体"/>
                  </w:rPr>
                </w:rPrChange>
              </w:rPr>
            </w:pPr>
            <w:r>
              <w:rPr>
                <w:rFonts w:hint="eastAsia"/>
                <w:sz w:val="18"/>
                <w:szCs w:val="18"/>
                <w:rPrChange w:id="3291" w:author="吴潇" w:date="2014-12-23T08:50:00Z">
                  <w:rPr>
                    <w:rFonts w:hint="eastAsia"/>
                  </w:rPr>
                </w:rPrChange>
              </w:rPr>
              <w:t>商户端用户</w:t>
            </w:r>
            <w:r>
              <w:rPr>
                <w:sz w:val="18"/>
                <w:szCs w:val="18"/>
                <w:rPrChange w:id="3292" w:author="吴潇" w:date="2014-12-23T08:50:00Z">
                  <w:rPr/>
                </w:rPrChange>
              </w:rPr>
              <w:t>ID</w:t>
            </w:r>
          </w:p>
        </w:tc>
        <w:tc>
          <w:tcPr>
            <w:tcW w:w="2227" w:type="dxa"/>
            <w:vAlign w:val="top"/>
            <w:tcPrChange w:id="3293" w:author="吴潇" w:date="2014-12-23T08:45:00Z">
              <w:tcPr>
                <w:tcW w:w="2227" w:type="dxa"/>
                <w:vAlign w:val="top"/>
              </w:tcPr>
            </w:tcPrChange>
          </w:tcPr>
          <w:p>
            <w:pPr>
              <w:numPr>
                <w:ilvl w:val="0"/>
                <w:numId w:val="0"/>
              </w:numPr>
              <w:jc w:val="center"/>
              <w:outlineLvl w:val="4"/>
              <w:rPr>
                <w:rFonts w:eastAsia="宋体"/>
                <w:sz w:val="18"/>
                <w:szCs w:val="18"/>
                <w:rPrChange w:id="3294" w:author="吴潇" w:date="2014-12-23T08:50:00Z">
                  <w:rPr>
                    <w:rFonts w:eastAsia="黑体"/>
                  </w:rPr>
                </w:rPrChange>
              </w:rPr>
            </w:pPr>
            <w:del w:id="3295" w:author="齐宁" w:date="2014-09-28T19:22:00Z">
              <w:r>
                <w:rPr>
                  <w:sz w:val="18"/>
                  <w:szCs w:val="18"/>
                  <w:rPrChange w:id="3296" w:author="吴潇" w:date="2014-12-23T08:50:00Z">
                    <w:rPr/>
                  </w:rPrChange>
                </w:rPr>
                <w:delText xml:space="preserve">ID </w:delText>
              </w:r>
            </w:del>
            <w:r>
              <w:rPr>
                <w:sz w:val="18"/>
                <w:szCs w:val="18"/>
                <w:rPrChange w:id="3297" w:author="吴潇" w:date="2014-12-23T08:50:00Z">
                  <w:rPr/>
                </w:rPrChange>
              </w:rPr>
              <w:t>merUserId</w:t>
            </w:r>
          </w:p>
        </w:tc>
        <w:tc>
          <w:tcPr>
            <w:tcW w:w="2200" w:type="dxa"/>
            <w:vAlign w:val="top"/>
            <w:tcPrChange w:id="3298" w:author="吴潇" w:date="2014-12-23T08:45:00Z">
              <w:tcPr>
                <w:tcW w:w="2200" w:type="dxa"/>
                <w:vAlign w:val="top"/>
              </w:tcPr>
            </w:tcPrChange>
          </w:tcPr>
          <w:p>
            <w:pPr>
              <w:numPr>
                <w:ilvl w:val="0"/>
                <w:numId w:val="0"/>
              </w:numPr>
              <w:jc w:val="center"/>
              <w:outlineLvl w:val="4"/>
              <w:rPr>
                <w:rFonts w:eastAsia="宋体"/>
                <w:sz w:val="18"/>
                <w:szCs w:val="18"/>
                <w:rPrChange w:id="3299" w:author="吴潇" w:date="2014-12-23T08:50:00Z">
                  <w:rPr>
                    <w:rFonts w:eastAsia="黑体"/>
                  </w:rPr>
                </w:rPrChange>
              </w:rPr>
            </w:pPr>
            <w:r>
              <w:rPr>
                <w:sz w:val="18"/>
                <w:szCs w:val="18"/>
                <w:rPrChange w:id="3300" w:author="吴潇" w:date="2014-12-23T08:50:00Z">
                  <w:rPr/>
                </w:rPrChange>
              </w:rPr>
              <w:t>ANS1..64</w:t>
            </w:r>
          </w:p>
        </w:tc>
        <w:tc>
          <w:tcPr>
            <w:tcW w:w="2429" w:type="dxa"/>
            <w:vAlign w:val="top"/>
            <w:tcPrChange w:id="3301" w:author="吴潇" w:date="2014-12-23T08:45:00Z">
              <w:tcPr>
                <w:tcW w:w="3296" w:type="dxa"/>
                <w:vAlign w:val="top"/>
              </w:tcPr>
            </w:tcPrChange>
          </w:tcPr>
          <w:p>
            <w:pPr>
              <w:numPr>
                <w:ilvl w:val="0"/>
                <w:numId w:val="0"/>
              </w:numPr>
              <w:rPr>
                <w:sz w:val="18"/>
                <w:szCs w:val="18"/>
                <w:rPrChange w:id="3302"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303"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304" w:author="吴潇" w:date="2014-12-23T08:45:00Z">
              <w:tcPr>
                <w:tcW w:w="1848" w:type="dxa"/>
                <w:vAlign w:val="top"/>
              </w:tcPr>
            </w:tcPrChange>
          </w:tcPr>
          <w:p>
            <w:pPr>
              <w:pStyle w:val="120"/>
              <w:numPr>
                <w:ilvl w:val="0"/>
                <w:numId w:val="28"/>
              </w:numPr>
              <w:tabs>
                <w:tab w:val="left" w:pos="360"/>
              </w:tabs>
              <w:ind w:firstLineChars="0"/>
              <w:jc w:val="center"/>
              <w:rPr>
                <w:ins w:id="3306" w:author="吴潇" w:date="2014-12-23T08:45:00Z"/>
                <w:sz w:val="18"/>
                <w:szCs w:val="18"/>
                <w:rPrChange w:id="3307" w:author="吴潇" w:date="2014-12-23T08:50:00Z">
                  <w:rPr/>
                </w:rPrChange>
              </w:rPr>
              <w:pPrChange w:id="3305" w:author="吴潇" w:date="2014-12-23T08:46:00Z">
                <w:pPr>
                  <w:numPr>
                    <w:ilvl w:val="0"/>
                    <w:numId w:val="0"/>
                  </w:numPr>
                  <w:tabs>
                    <w:tab w:val="clear" w:pos="360"/>
                    <w:tab w:val="clear" w:pos="784"/>
                  </w:tabs>
                  <w:jc w:val="center"/>
                </w:pPr>
              </w:pPrChange>
            </w:pPr>
          </w:p>
        </w:tc>
        <w:tc>
          <w:tcPr>
            <w:tcW w:w="1898" w:type="dxa"/>
            <w:vAlign w:val="top"/>
            <w:tcPrChange w:id="3308" w:author="吴潇" w:date="2014-12-23T08:45:00Z">
              <w:tcPr>
                <w:tcW w:w="1848" w:type="dxa"/>
                <w:vAlign w:val="top"/>
              </w:tcPr>
            </w:tcPrChange>
          </w:tcPr>
          <w:p>
            <w:pPr>
              <w:numPr>
                <w:ilvl w:val="0"/>
                <w:numId w:val="0"/>
              </w:numPr>
              <w:jc w:val="center"/>
              <w:outlineLvl w:val="4"/>
              <w:rPr>
                <w:rFonts w:eastAsia="宋体"/>
                <w:sz w:val="18"/>
                <w:szCs w:val="18"/>
                <w:rPrChange w:id="3309" w:author="吴潇" w:date="2014-12-23T08:50:00Z">
                  <w:rPr>
                    <w:rFonts w:eastAsia="黑体"/>
                  </w:rPr>
                </w:rPrChange>
              </w:rPr>
            </w:pPr>
            <w:r>
              <w:rPr>
                <w:rFonts w:hint="eastAsia"/>
                <w:sz w:val="18"/>
                <w:szCs w:val="18"/>
                <w:rPrChange w:id="3310" w:author="吴潇" w:date="2014-12-23T08:50:00Z">
                  <w:rPr>
                    <w:rFonts w:hint="eastAsia"/>
                  </w:rPr>
                </w:rPrChange>
              </w:rPr>
              <w:t>商户端用户注册时间</w:t>
            </w:r>
          </w:p>
        </w:tc>
        <w:tc>
          <w:tcPr>
            <w:tcW w:w="2227" w:type="dxa"/>
            <w:vAlign w:val="top"/>
            <w:tcPrChange w:id="3311" w:author="吴潇" w:date="2014-12-23T08:45:00Z">
              <w:tcPr>
                <w:tcW w:w="2227" w:type="dxa"/>
                <w:vAlign w:val="top"/>
              </w:tcPr>
            </w:tcPrChange>
          </w:tcPr>
          <w:p>
            <w:pPr>
              <w:numPr>
                <w:ilvl w:val="0"/>
                <w:numId w:val="0"/>
              </w:numPr>
              <w:jc w:val="center"/>
              <w:outlineLvl w:val="4"/>
              <w:rPr>
                <w:rFonts w:eastAsia="宋体"/>
                <w:sz w:val="18"/>
                <w:szCs w:val="18"/>
                <w:rPrChange w:id="3312" w:author="吴潇" w:date="2014-12-23T08:50:00Z">
                  <w:rPr>
                    <w:rFonts w:eastAsia="黑体"/>
                  </w:rPr>
                </w:rPrChange>
              </w:rPr>
            </w:pPr>
            <w:r>
              <w:rPr>
                <w:sz w:val="18"/>
                <w:szCs w:val="18"/>
                <w:rPrChange w:id="3313" w:author="吴潇" w:date="2014-12-23T08:50:00Z">
                  <w:rPr/>
                </w:rPrChange>
              </w:rPr>
              <w:t>merUserRegDt</w:t>
            </w:r>
          </w:p>
        </w:tc>
        <w:tc>
          <w:tcPr>
            <w:tcW w:w="2200" w:type="dxa"/>
            <w:vAlign w:val="top"/>
            <w:tcPrChange w:id="3314" w:author="吴潇" w:date="2014-12-23T08:45:00Z">
              <w:tcPr>
                <w:tcW w:w="2200" w:type="dxa"/>
                <w:vAlign w:val="top"/>
              </w:tcPr>
            </w:tcPrChange>
          </w:tcPr>
          <w:p>
            <w:pPr>
              <w:numPr>
                <w:ilvl w:val="0"/>
                <w:numId w:val="0"/>
              </w:numPr>
              <w:jc w:val="center"/>
              <w:outlineLvl w:val="4"/>
              <w:rPr>
                <w:rFonts w:eastAsia="宋体"/>
                <w:sz w:val="18"/>
                <w:szCs w:val="18"/>
                <w:rPrChange w:id="3315" w:author="吴潇" w:date="2014-12-23T08:50:00Z">
                  <w:rPr>
                    <w:rFonts w:eastAsia="黑体"/>
                  </w:rPr>
                </w:rPrChange>
              </w:rPr>
            </w:pPr>
            <w:r>
              <w:rPr>
                <w:sz w:val="18"/>
                <w:szCs w:val="18"/>
                <w:rPrChange w:id="3316" w:author="吴潇" w:date="2014-12-23T08:50:00Z">
                  <w:rPr/>
                </w:rPrChange>
              </w:rPr>
              <w:t>YYYYMMDD</w:t>
            </w:r>
          </w:p>
        </w:tc>
        <w:tc>
          <w:tcPr>
            <w:tcW w:w="2429" w:type="dxa"/>
            <w:vAlign w:val="top"/>
            <w:tcPrChange w:id="3317" w:author="吴潇" w:date="2014-12-23T08:45:00Z">
              <w:tcPr>
                <w:tcW w:w="3296" w:type="dxa"/>
                <w:vAlign w:val="top"/>
              </w:tcPr>
            </w:tcPrChange>
          </w:tcPr>
          <w:p>
            <w:pPr>
              <w:numPr>
                <w:ilvl w:val="0"/>
                <w:numId w:val="0"/>
              </w:numPr>
              <w:rPr>
                <w:sz w:val="18"/>
                <w:szCs w:val="18"/>
                <w:rPrChange w:id="3318"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319" w:author="吴潇" w:date="2014-12-23T08:45: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320" w:author="吴潇" w:date="2014-12-23T08:45:00Z">
              <w:tcPr>
                <w:tcW w:w="1848" w:type="dxa"/>
                <w:vAlign w:val="top"/>
              </w:tcPr>
            </w:tcPrChange>
          </w:tcPr>
          <w:p>
            <w:pPr>
              <w:pStyle w:val="120"/>
              <w:numPr>
                <w:ilvl w:val="0"/>
                <w:numId w:val="28"/>
              </w:numPr>
              <w:tabs>
                <w:tab w:val="left" w:pos="360"/>
              </w:tabs>
              <w:ind w:firstLineChars="0"/>
              <w:jc w:val="center"/>
              <w:rPr>
                <w:ins w:id="3322" w:author="吴潇" w:date="2014-12-23T08:45:00Z"/>
                <w:sz w:val="18"/>
                <w:szCs w:val="18"/>
                <w:rPrChange w:id="3323" w:author="吴潇" w:date="2014-12-23T08:50:00Z">
                  <w:rPr/>
                </w:rPrChange>
              </w:rPr>
              <w:pPrChange w:id="3321" w:author="吴潇" w:date="2014-12-23T08:46:00Z">
                <w:pPr>
                  <w:numPr>
                    <w:ilvl w:val="0"/>
                    <w:numId w:val="0"/>
                  </w:numPr>
                  <w:tabs>
                    <w:tab w:val="clear" w:pos="360"/>
                    <w:tab w:val="clear" w:pos="784"/>
                  </w:tabs>
                  <w:jc w:val="center"/>
                </w:pPr>
              </w:pPrChange>
            </w:pPr>
          </w:p>
        </w:tc>
        <w:tc>
          <w:tcPr>
            <w:tcW w:w="1898" w:type="dxa"/>
            <w:vAlign w:val="top"/>
            <w:tcPrChange w:id="3324" w:author="吴潇" w:date="2014-12-23T08:45:00Z">
              <w:tcPr>
                <w:tcW w:w="1848" w:type="dxa"/>
                <w:vAlign w:val="top"/>
              </w:tcPr>
            </w:tcPrChange>
          </w:tcPr>
          <w:p>
            <w:pPr>
              <w:numPr>
                <w:ilvl w:val="0"/>
                <w:numId w:val="0"/>
              </w:numPr>
              <w:jc w:val="center"/>
              <w:outlineLvl w:val="4"/>
              <w:rPr>
                <w:rFonts w:eastAsia="宋体"/>
                <w:sz w:val="18"/>
                <w:szCs w:val="18"/>
                <w:rPrChange w:id="3325" w:author="吴潇" w:date="2014-12-23T08:50:00Z">
                  <w:rPr>
                    <w:rFonts w:eastAsia="黑体"/>
                  </w:rPr>
                </w:rPrChange>
              </w:rPr>
            </w:pPr>
            <w:r>
              <w:rPr>
                <w:rFonts w:hint="eastAsia"/>
                <w:sz w:val="18"/>
                <w:szCs w:val="18"/>
                <w:rPrChange w:id="3326" w:author="吴潇" w:date="2014-12-23T08:50:00Z">
                  <w:rPr>
                    <w:rFonts w:hint="eastAsia"/>
                  </w:rPr>
                </w:rPrChange>
              </w:rPr>
              <w:t>商户端用户注册邮箱</w:t>
            </w:r>
          </w:p>
        </w:tc>
        <w:tc>
          <w:tcPr>
            <w:tcW w:w="2227" w:type="dxa"/>
            <w:vAlign w:val="top"/>
            <w:tcPrChange w:id="3327" w:author="吴潇" w:date="2014-12-23T08:45:00Z">
              <w:tcPr>
                <w:tcW w:w="2227" w:type="dxa"/>
                <w:vAlign w:val="top"/>
              </w:tcPr>
            </w:tcPrChange>
          </w:tcPr>
          <w:p>
            <w:pPr>
              <w:numPr>
                <w:ilvl w:val="0"/>
                <w:numId w:val="0"/>
              </w:numPr>
              <w:jc w:val="center"/>
              <w:outlineLvl w:val="4"/>
              <w:rPr>
                <w:rFonts w:eastAsia="宋体"/>
                <w:sz w:val="18"/>
                <w:szCs w:val="18"/>
                <w:rPrChange w:id="3328" w:author="吴潇" w:date="2014-12-23T08:50:00Z">
                  <w:rPr>
                    <w:rFonts w:eastAsia="黑体"/>
                  </w:rPr>
                </w:rPrChange>
              </w:rPr>
            </w:pPr>
            <w:r>
              <w:rPr>
                <w:sz w:val="18"/>
                <w:szCs w:val="18"/>
                <w:rPrChange w:id="3329" w:author="吴潇" w:date="2014-12-23T08:50:00Z">
                  <w:rPr/>
                </w:rPrChange>
              </w:rPr>
              <w:t>merUserEmail</w:t>
            </w:r>
          </w:p>
        </w:tc>
        <w:tc>
          <w:tcPr>
            <w:tcW w:w="2200" w:type="dxa"/>
            <w:vAlign w:val="top"/>
            <w:tcPrChange w:id="3330" w:author="吴潇" w:date="2014-12-23T08:45:00Z">
              <w:tcPr>
                <w:tcW w:w="2200" w:type="dxa"/>
                <w:vAlign w:val="top"/>
              </w:tcPr>
            </w:tcPrChange>
          </w:tcPr>
          <w:p>
            <w:pPr>
              <w:numPr>
                <w:ilvl w:val="0"/>
                <w:numId w:val="0"/>
              </w:numPr>
              <w:jc w:val="center"/>
              <w:outlineLvl w:val="4"/>
              <w:rPr>
                <w:rFonts w:eastAsia="宋体"/>
                <w:sz w:val="18"/>
                <w:szCs w:val="18"/>
                <w:rPrChange w:id="3331" w:author="吴潇" w:date="2014-12-23T08:50:00Z">
                  <w:rPr>
                    <w:rFonts w:eastAsia="黑体"/>
                  </w:rPr>
                </w:rPrChange>
              </w:rPr>
            </w:pPr>
            <w:r>
              <w:rPr>
                <w:sz w:val="18"/>
                <w:szCs w:val="18"/>
                <w:rPrChange w:id="3332" w:author="吴潇" w:date="2014-12-23T08:50:00Z">
                  <w:rPr/>
                </w:rPrChange>
              </w:rPr>
              <w:t>ANS1..256</w:t>
            </w:r>
          </w:p>
        </w:tc>
        <w:tc>
          <w:tcPr>
            <w:tcW w:w="2429" w:type="dxa"/>
            <w:vAlign w:val="top"/>
            <w:tcPrChange w:id="3333" w:author="吴潇" w:date="2014-12-23T08:45:00Z">
              <w:tcPr>
                <w:tcW w:w="3296" w:type="dxa"/>
                <w:vAlign w:val="top"/>
              </w:tcPr>
            </w:tcPrChange>
          </w:tcPr>
          <w:p>
            <w:pPr>
              <w:numPr>
                <w:ilvl w:val="0"/>
                <w:numId w:val="0"/>
              </w:numPr>
              <w:rPr>
                <w:sz w:val="18"/>
                <w:szCs w:val="18"/>
                <w:rPrChange w:id="3334" w:author="吴潇" w:date="2014-12-23T08:50:00Z">
                  <w:rPr/>
                </w:rPrChange>
              </w:rPr>
            </w:pPr>
          </w:p>
        </w:tc>
      </w:tr>
    </w:tbl>
    <w:p>
      <w:pPr>
        <w:numPr>
          <w:ilvl w:val="0"/>
          <w:numId w:val="0"/>
        </w:numPr>
        <w:rPr>
          <w:sz w:val="18"/>
          <w:szCs w:val="18"/>
          <w:rPrChange w:id="3335" w:author="吴潇" w:date="2014-12-23T08:50:00Z">
            <w:rPr/>
          </w:rPrChange>
        </w:rPr>
      </w:pPr>
    </w:p>
    <w:p>
      <w:pPr>
        <w:numPr>
          <w:ilvl w:val="0"/>
          <w:numId w:val="0"/>
        </w:numPr>
        <w:rPr>
          <w:sz w:val="18"/>
          <w:szCs w:val="18"/>
          <w:rPrChange w:id="3336" w:author="吴潇" w:date="2014-12-23T08:50:00Z">
            <w:rPr/>
          </w:rPrChange>
        </w:rPr>
      </w:pPr>
      <w:r>
        <w:rPr>
          <w:rFonts w:hint="eastAsia"/>
          <w:sz w:val="18"/>
          <w:szCs w:val="18"/>
          <w:rPrChange w:id="3337" w:author="吴潇" w:date="2014-12-23T08:50:00Z">
            <w:rPr>
              <w:rFonts w:hint="eastAsia"/>
            </w:rPr>
          </w:rPrChange>
        </w:rPr>
        <w:t>注</w:t>
      </w:r>
      <w:del w:id="3338" w:author="吴潇" w:date="2014-12-19T15:30:00Z">
        <w:r>
          <w:rPr>
            <w:sz w:val="18"/>
            <w:szCs w:val="18"/>
            <w:rPrChange w:id="3339" w:author="吴潇" w:date="2014-12-23T08:50:00Z">
              <w:rPr/>
            </w:rPrChange>
          </w:rPr>
          <w:delText>6</w:delText>
        </w:r>
      </w:del>
      <w:ins w:id="3340" w:author="吴潇" w:date="2014-12-19T15:30:00Z">
        <w:r>
          <w:rPr>
            <w:sz w:val="18"/>
            <w:szCs w:val="18"/>
            <w:rPrChange w:id="3341" w:author="吴潇" w:date="2014-12-23T08:50:00Z">
              <w:rPr/>
            </w:rPrChange>
          </w:rPr>
          <w:t>5</w:t>
        </w:r>
      </w:ins>
      <w:r>
        <w:rPr>
          <w:rFonts w:hint="eastAsia"/>
          <w:sz w:val="18"/>
          <w:szCs w:val="18"/>
          <w:rPrChange w:id="3342" w:author="吴潇" w:date="2014-12-23T08:50:00Z">
            <w:rPr>
              <w:rFonts w:hint="eastAsia"/>
            </w:rPr>
          </w:rPrChange>
        </w:rPr>
        <w:t>：</w:t>
      </w:r>
    </w:p>
    <w:p>
      <w:pPr>
        <w:numPr>
          <w:ilvl w:val="0"/>
          <w:numId w:val="0"/>
        </w:numPr>
        <w:rPr>
          <w:sz w:val="18"/>
          <w:szCs w:val="18"/>
          <w:rPrChange w:id="3343" w:author="吴潇" w:date="2014-12-23T08:50:00Z">
            <w:rPr/>
          </w:rPrChange>
        </w:rPr>
      </w:pPr>
      <w:r>
        <w:rPr>
          <w:rFonts w:hint="eastAsia"/>
          <w:sz w:val="18"/>
          <w:szCs w:val="18"/>
          <w:rPrChange w:id="3344" w:author="吴潇" w:date="2014-12-23T08:50:00Z">
            <w:rPr>
              <w:rFonts w:hint="eastAsia"/>
            </w:rPr>
          </w:rPrChange>
        </w:rPr>
        <w:t>小额临时支付信息域（</w:t>
      </w:r>
      <w:r>
        <w:rPr>
          <w:sz w:val="18"/>
          <w:szCs w:val="18"/>
          <w:rPrChange w:id="3345" w:author="吴潇" w:date="2014-12-23T08:50:00Z">
            <w:rPr/>
          </w:rPrChange>
        </w:rPr>
        <w:t>temporaryPayInfo</w:t>
      </w:r>
      <w:r>
        <w:rPr>
          <w:rFonts w:hint="eastAsia"/>
          <w:sz w:val="18"/>
          <w:szCs w:val="18"/>
          <w:rPrChange w:id="3346" w:author="吴潇" w:date="2014-12-23T08:50:00Z">
            <w:rPr>
              <w:rFonts w:hint="eastAsia"/>
            </w:rPr>
          </w:rPrChange>
        </w:rPr>
        <w:t>）数据元相关子域说明：</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3347" w:author="吴潇" w:date="2014-12-23T08:46:00Z">
          <w:tblPr>
            <w:tblStyle w:val="55"/>
            <w:tblW w:w="11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2179"/>
        <w:gridCol w:w="1849"/>
        <w:gridCol w:w="1856"/>
        <w:gridCol w:w="2870"/>
        <w:tblGridChange w:id="3348">
          <w:tblGrid>
            <w:gridCol w:w="1876"/>
            <w:gridCol w:w="1876"/>
            <w:gridCol w:w="2093"/>
            <w:gridCol w:w="2200"/>
            <w:gridCol w:w="3402"/>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349" w:author="吴潇" w:date="2014-12-23T08:4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350" w:author="吴潇" w:date="2014-12-23T08:46:00Z">
              <w:tcPr>
                <w:tcW w:w="1876" w:type="dxa"/>
                <w:vAlign w:val="top"/>
              </w:tcPr>
            </w:tcPrChange>
          </w:tcPr>
          <w:p>
            <w:pPr>
              <w:numPr>
                <w:ilvl w:val="0"/>
                <w:numId w:val="0"/>
              </w:numPr>
              <w:jc w:val="center"/>
              <w:rPr>
                <w:ins w:id="3351" w:author="吴潇" w:date="2014-12-23T08:46:00Z"/>
                <w:sz w:val="18"/>
                <w:szCs w:val="18"/>
                <w:rPrChange w:id="3352" w:author="吴潇" w:date="2014-12-23T08:50:00Z">
                  <w:rPr/>
                </w:rPrChange>
              </w:rPr>
            </w:pPr>
            <w:ins w:id="3353" w:author="吴潇" w:date="2014-12-23T08:46:00Z">
              <w:r>
                <w:rPr>
                  <w:rFonts w:hint="eastAsia"/>
                  <w:sz w:val="18"/>
                  <w:szCs w:val="18"/>
                  <w:rPrChange w:id="3354" w:author="吴潇" w:date="2014-12-23T08:50:00Z">
                    <w:rPr>
                      <w:rFonts w:hint="eastAsia"/>
                    </w:rPr>
                  </w:rPrChange>
                </w:rPr>
                <w:t>序号</w:t>
              </w:r>
            </w:ins>
          </w:p>
        </w:tc>
        <w:tc>
          <w:tcPr>
            <w:tcW w:w="2179" w:type="dxa"/>
            <w:vAlign w:val="top"/>
            <w:tcPrChange w:id="3355" w:author="吴潇" w:date="2014-12-23T08:46:00Z">
              <w:tcPr>
                <w:tcW w:w="1876" w:type="dxa"/>
                <w:vAlign w:val="top"/>
              </w:tcPr>
            </w:tcPrChange>
          </w:tcPr>
          <w:p>
            <w:pPr>
              <w:numPr>
                <w:ilvl w:val="0"/>
                <w:numId w:val="0"/>
              </w:numPr>
              <w:jc w:val="center"/>
              <w:rPr>
                <w:sz w:val="18"/>
                <w:szCs w:val="18"/>
                <w:rPrChange w:id="3356" w:author="吴潇" w:date="2014-12-23T08:50:00Z">
                  <w:rPr/>
                </w:rPrChange>
              </w:rPr>
            </w:pPr>
            <w:r>
              <w:rPr>
                <w:rFonts w:hint="eastAsia"/>
                <w:sz w:val="18"/>
                <w:szCs w:val="18"/>
                <w:rPrChange w:id="3357" w:author="吴潇" w:date="2014-12-23T08:50:00Z">
                  <w:rPr>
                    <w:rFonts w:hint="eastAsia"/>
                  </w:rPr>
                </w:rPrChange>
              </w:rPr>
              <w:t>子域名</w:t>
            </w:r>
          </w:p>
        </w:tc>
        <w:tc>
          <w:tcPr>
            <w:tcW w:w="1849" w:type="dxa"/>
            <w:vAlign w:val="top"/>
            <w:tcPrChange w:id="3358" w:author="吴潇" w:date="2014-12-23T08:46:00Z">
              <w:tcPr>
                <w:tcW w:w="2093" w:type="dxa"/>
                <w:vAlign w:val="top"/>
              </w:tcPr>
            </w:tcPrChange>
          </w:tcPr>
          <w:p>
            <w:pPr>
              <w:numPr>
                <w:ilvl w:val="0"/>
                <w:numId w:val="0"/>
              </w:numPr>
              <w:jc w:val="center"/>
              <w:rPr>
                <w:sz w:val="18"/>
                <w:szCs w:val="18"/>
                <w:rPrChange w:id="3359" w:author="吴潇" w:date="2014-12-23T08:50:00Z">
                  <w:rPr/>
                </w:rPrChange>
              </w:rPr>
            </w:pPr>
            <w:r>
              <w:rPr>
                <w:rFonts w:hint="eastAsia"/>
                <w:sz w:val="18"/>
                <w:szCs w:val="18"/>
                <w:rPrChange w:id="3360" w:author="吴潇" w:date="2014-12-23T08:50:00Z">
                  <w:rPr>
                    <w:rFonts w:hint="eastAsia"/>
                  </w:rPr>
                </w:rPrChange>
              </w:rPr>
              <w:t>标</w:t>
            </w:r>
            <w:r>
              <w:rPr>
                <w:sz w:val="18"/>
                <w:szCs w:val="18"/>
                <w:rPrChange w:id="3361" w:author="吴潇" w:date="2014-12-23T08:50:00Z">
                  <w:rPr/>
                </w:rPrChange>
              </w:rPr>
              <w:t xml:space="preserve">  </w:t>
            </w:r>
            <w:r>
              <w:rPr>
                <w:rFonts w:hint="eastAsia"/>
                <w:sz w:val="18"/>
                <w:szCs w:val="18"/>
                <w:rPrChange w:id="3362" w:author="吴潇" w:date="2014-12-23T08:50:00Z">
                  <w:rPr>
                    <w:rFonts w:hint="eastAsia"/>
                  </w:rPr>
                </w:rPrChange>
              </w:rPr>
              <w:t>识</w:t>
            </w:r>
          </w:p>
        </w:tc>
        <w:tc>
          <w:tcPr>
            <w:tcW w:w="1856" w:type="dxa"/>
            <w:vAlign w:val="top"/>
            <w:tcPrChange w:id="3363" w:author="吴潇" w:date="2014-12-23T08:46:00Z">
              <w:tcPr>
                <w:tcW w:w="2200" w:type="dxa"/>
                <w:vAlign w:val="top"/>
              </w:tcPr>
            </w:tcPrChange>
          </w:tcPr>
          <w:p>
            <w:pPr>
              <w:numPr>
                <w:ilvl w:val="0"/>
                <w:numId w:val="0"/>
              </w:numPr>
              <w:jc w:val="center"/>
              <w:rPr>
                <w:sz w:val="18"/>
                <w:szCs w:val="18"/>
                <w:rPrChange w:id="3364" w:author="吴潇" w:date="2014-12-23T08:50:00Z">
                  <w:rPr/>
                </w:rPrChange>
              </w:rPr>
            </w:pPr>
            <w:r>
              <w:rPr>
                <w:rFonts w:hint="eastAsia"/>
                <w:sz w:val="18"/>
                <w:szCs w:val="18"/>
                <w:rPrChange w:id="3365" w:author="吴潇" w:date="2014-12-23T08:50:00Z">
                  <w:rPr>
                    <w:rFonts w:hint="eastAsia"/>
                  </w:rPr>
                </w:rPrChange>
              </w:rPr>
              <w:t>子域格式</w:t>
            </w:r>
          </w:p>
        </w:tc>
        <w:tc>
          <w:tcPr>
            <w:tcW w:w="2870" w:type="dxa"/>
            <w:vAlign w:val="top"/>
            <w:tcPrChange w:id="3366" w:author="吴潇" w:date="2014-12-23T08:46:00Z">
              <w:tcPr>
                <w:tcW w:w="3402" w:type="dxa"/>
                <w:vAlign w:val="top"/>
              </w:tcPr>
            </w:tcPrChange>
          </w:tcPr>
          <w:p>
            <w:pPr>
              <w:numPr>
                <w:ilvl w:val="0"/>
                <w:numId w:val="0"/>
              </w:numPr>
              <w:jc w:val="center"/>
              <w:rPr>
                <w:sz w:val="18"/>
                <w:szCs w:val="18"/>
                <w:rPrChange w:id="3367" w:author="吴潇" w:date="2014-12-23T08:50:00Z">
                  <w:rPr/>
                </w:rPrChange>
              </w:rPr>
            </w:pPr>
            <w:r>
              <w:rPr>
                <w:rFonts w:hint="eastAsia"/>
                <w:sz w:val="18"/>
                <w:szCs w:val="18"/>
                <w:rPrChange w:id="3368" w:author="吴潇" w:date="2014-12-23T08:50:00Z">
                  <w:rPr>
                    <w:rFonts w:hint="eastAsia"/>
                  </w:rPr>
                </w:rPrChange>
              </w:rPr>
              <w:t>说</w:t>
            </w:r>
            <w:r>
              <w:rPr>
                <w:sz w:val="18"/>
                <w:szCs w:val="18"/>
                <w:rPrChange w:id="3369" w:author="吴潇" w:date="2014-12-23T08:50:00Z">
                  <w:rPr/>
                </w:rPrChange>
              </w:rPr>
              <w:t xml:space="preserve">  </w:t>
            </w:r>
            <w:r>
              <w:rPr>
                <w:rFonts w:hint="eastAsia"/>
                <w:sz w:val="18"/>
                <w:szCs w:val="18"/>
                <w:rPrChange w:id="3370"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3371" w:author="吴潇" w:date="2014-12-23T08:4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c>
          <w:tcPr>
            <w:tcW w:w="817" w:type="dxa"/>
            <w:vAlign w:val="top"/>
            <w:tcPrChange w:id="3372" w:author="吴潇" w:date="2014-12-23T08:46:00Z">
              <w:tcPr>
                <w:tcW w:w="1876" w:type="dxa"/>
                <w:vAlign w:val="top"/>
              </w:tcPr>
            </w:tcPrChange>
          </w:tcPr>
          <w:p>
            <w:pPr>
              <w:pStyle w:val="120"/>
              <w:numPr>
                <w:ilvl w:val="0"/>
                <w:numId w:val="30"/>
              </w:numPr>
              <w:tabs>
                <w:tab w:val="left" w:pos="360"/>
              </w:tabs>
              <w:ind w:firstLineChars="0"/>
              <w:jc w:val="center"/>
              <w:rPr>
                <w:ins w:id="3374" w:author="吴潇" w:date="2014-12-23T08:46:00Z"/>
                <w:sz w:val="18"/>
                <w:szCs w:val="18"/>
                <w:rPrChange w:id="3375" w:author="吴潇" w:date="2014-12-23T08:50:00Z">
                  <w:rPr/>
                </w:rPrChange>
              </w:rPr>
              <w:pPrChange w:id="3373" w:author="吴潇" w:date="2014-12-23T08:46:00Z">
                <w:pPr>
                  <w:numPr>
                    <w:ilvl w:val="0"/>
                    <w:numId w:val="0"/>
                  </w:numPr>
                  <w:tabs>
                    <w:tab w:val="clear" w:pos="360"/>
                    <w:tab w:val="clear" w:pos="784"/>
                  </w:tabs>
                  <w:jc w:val="center"/>
                </w:pPr>
              </w:pPrChange>
            </w:pPr>
          </w:p>
        </w:tc>
        <w:tc>
          <w:tcPr>
            <w:tcW w:w="2179" w:type="dxa"/>
            <w:vAlign w:val="top"/>
            <w:tcPrChange w:id="3376" w:author="吴潇" w:date="2014-12-23T08:46:00Z">
              <w:tcPr>
                <w:tcW w:w="1876" w:type="dxa"/>
                <w:vAlign w:val="top"/>
              </w:tcPr>
            </w:tcPrChange>
          </w:tcPr>
          <w:p>
            <w:pPr>
              <w:numPr>
                <w:ilvl w:val="0"/>
                <w:numId w:val="0"/>
              </w:numPr>
              <w:jc w:val="center"/>
              <w:outlineLvl w:val="4"/>
              <w:rPr>
                <w:rFonts w:eastAsia="宋体"/>
                <w:sz w:val="18"/>
                <w:szCs w:val="18"/>
                <w:rPrChange w:id="3377" w:author="吴潇" w:date="2014-12-23T08:50:00Z">
                  <w:rPr>
                    <w:rFonts w:eastAsia="黑体"/>
                  </w:rPr>
                </w:rPrChange>
              </w:rPr>
            </w:pPr>
            <w:r>
              <w:rPr>
                <w:rFonts w:hint="eastAsia"/>
                <w:sz w:val="18"/>
                <w:szCs w:val="18"/>
                <w:rPrChange w:id="3378" w:author="吴潇" w:date="2014-12-23T08:50:00Z">
                  <w:rPr>
                    <w:rFonts w:hint="eastAsia"/>
                  </w:rPr>
                </w:rPrChange>
              </w:rPr>
              <w:t>小额临时支付有效期</w:t>
            </w:r>
          </w:p>
        </w:tc>
        <w:tc>
          <w:tcPr>
            <w:tcW w:w="1849" w:type="dxa"/>
            <w:vAlign w:val="top"/>
            <w:tcPrChange w:id="3379" w:author="吴潇" w:date="2014-12-23T08:46:00Z">
              <w:tcPr>
                <w:tcW w:w="2093" w:type="dxa"/>
                <w:vAlign w:val="top"/>
              </w:tcPr>
            </w:tcPrChange>
          </w:tcPr>
          <w:p>
            <w:pPr>
              <w:numPr>
                <w:ilvl w:val="0"/>
                <w:numId w:val="0"/>
              </w:numPr>
              <w:jc w:val="center"/>
              <w:outlineLvl w:val="4"/>
              <w:rPr>
                <w:rFonts w:eastAsia="宋体"/>
                <w:sz w:val="18"/>
                <w:szCs w:val="18"/>
                <w:rPrChange w:id="3380" w:author="吴潇" w:date="2014-12-23T08:50:00Z">
                  <w:rPr>
                    <w:rFonts w:eastAsia="黑体"/>
                  </w:rPr>
                </w:rPrChange>
              </w:rPr>
            </w:pPr>
            <w:r>
              <w:rPr>
                <w:sz w:val="18"/>
                <w:szCs w:val="18"/>
                <w:rPrChange w:id="3381" w:author="吴潇" w:date="2014-12-23T08:50:00Z">
                  <w:rPr/>
                </w:rPrChange>
              </w:rPr>
              <w:t>expiry</w:t>
            </w:r>
          </w:p>
        </w:tc>
        <w:tc>
          <w:tcPr>
            <w:tcW w:w="1856" w:type="dxa"/>
            <w:vAlign w:val="top"/>
            <w:tcPrChange w:id="3382" w:author="吴潇" w:date="2014-12-23T08:46:00Z">
              <w:tcPr>
                <w:tcW w:w="2200" w:type="dxa"/>
                <w:vAlign w:val="top"/>
              </w:tcPr>
            </w:tcPrChange>
          </w:tcPr>
          <w:p>
            <w:pPr>
              <w:numPr>
                <w:ilvl w:val="0"/>
                <w:numId w:val="0"/>
              </w:numPr>
              <w:jc w:val="center"/>
              <w:outlineLvl w:val="4"/>
              <w:rPr>
                <w:rFonts w:eastAsia="宋体"/>
                <w:sz w:val="18"/>
                <w:szCs w:val="18"/>
                <w:rPrChange w:id="3383" w:author="吴潇" w:date="2014-12-23T08:50:00Z">
                  <w:rPr>
                    <w:rFonts w:eastAsia="黑体"/>
                  </w:rPr>
                </w:rPrChange>
              </w:rPr>
            </w:pPr>
            <w:r>
              <w:rPr>
                <w:sz w:val="18"/>
                <w:szCs w:val="18"/>
                <w:rPrChange w:id="3384" w:author="吴潇" w:date="2014-12-23T08:50:00Z">
                  <w:rPr/>
                </w:rPrChange>
              </w:rPr>
              <w:t>N8</w:t>
            </w:r>
          </w:p>
        </w:tc>
        <w:tc>
          <w:tcPr>
            <w:tcW w:w="2870" w:type="dxa"/>
            <w:vAlign w:val="top"/>
            <w:tcPrChange w:id="3385" w:author="吴潇" w:date="2014-12-23T08:46:00Z">
              <w:tcPr>
                <w:tcW w:w="3402" w:type="dxa"/>
                <w:vAlign w:val="top"/>
              </w:tcPr>
            </w:tcPrChange>
          </w:tcPr>
          <w:p>
            <w:pPr>
              <w:numPr>
                <w:ilvl w:val="0"/>
                <w:numId w:val="0"/>
              </w:numPr>
              <w:outlineLvl w:val="4"/>
              <w:rPr>
                <w:rFonts w:eastAsia="宋体"/>
                <w:sz w:val="18"/>
                <w:szCs w:val="18"/>
                <w:rPrChange w:id="3386" w:author="吴潇" w:date="2014-12-23T08:50:00Z">
                  <w:rPr>
                    <w:rFonts w:eastAsia="黑体"/>
                  </w:rPr>
                </w:rPrChange>
              </w:rPr>
            </w:pPr>
            <w:r>
              <w:rPr>
                <w:sz w:val="18"/>
                <w:szCs w:val="18"/>
                <w:rPrChange w:id="3387" w:author="吴潇" w:date="2014-12-23T08:50:00Z">
                  <w:rPr/>
                </w:rPrChange>
              </w:rPr>
              <w:t>yyyyMMdd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388" w:author="吴潇" w:date="2014-12-23T08:4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389" w:author="吴潇" w:date="2014-12-23T08:46:00Z">
              <w:tcPr>
                <w:tcW w:w="1876" w:type="dxa"/>
                <w:vAlign w:val="top"/>
              </w:tcPr>
            </w:tcPrChange>
          </w:tcPr>
          <w:p>
            <w:pPr>
              <w:pStyle w:val="120"/>
              <w:numPr>
                <w:ilvl w:val="0"/>
                <w:numId w:val="30"/>
              </w:numPr>
              <w:tabs>
                <w:tab w:val="left" w:pos="360"/>
              </w:tabs>
              <w:ind w:firstLineChars="0"/>
              <w:jc w:val="center"/>
              <w:rPr>
                <w:ins w:id="3391" w:author="吴潇" w:date="2014-12-23T08:46:00Z"/>
                <w:sz w:val="18"/>
                <w:szCs w:val="18"/>
                <w:rPrChange w:id="3392" w:author="吴潇" w:date="2014-12-23T08:50:00Z">
                  <w:rPr/>
                </w:rPrChange>
              </w:rPr>
              <w:pPrChange w:id="3390" w:author="吴潇" w:date="2014-12-23T08:46:00Z">
                <w:pPr>
                  <w:numPr>
                    <w:ilvl w:val="0"/>
                    <w:numId w:val="0"/>
                  </w:numPr>
                  <w:tabs>
                    <w:tab w:val="clear" w:pos="360"/>
                    <w:tab w:val="clear" w:pos="784"/>
                  </w:tabs>
                  <w:jc w:val="center"/>
                </w:pPr>
              </w:pPrChange>
            </w:pPr>
          </w:p>
        </w:tc>
        <w:tc>
          <w:tcPr>
            <w:tcW w:w="2179" w:type="dxa"/>
            <w:vAlign w:val="top"/>
            <w:tcPrChange w:id="3393" w:author="吴潇" w:date="2014-12-23T08:46:00Z">
              <w:tcPr>
                <w:tcW w:w="1876" w:type="dxa"/>
                <w:vAlign w:val="top"/>
              </w:tcPr>
            </w:tcPrChange>
          </w:tcPr>
          <w:p>
            <w:pPr>
              <w:numPr>
                <w:ilvl w:val="0"/>
                <w:numId w:val="0"/>
              </w:numPr>
              <w:jc w:val="center"/>
              <w:outlineLvl w:val="4"/>
              <w:rPr>
                <w:rFonts w:eastAsia="宋体"/>
                <w:sz w:val="18"/>
                <w:szCs w:val="18"/>
                <w:rPrChange w:id="3394" w:author="吴潇" w:date="2014-12-23T08:50:00Z">
                  <w:rPr>
                    <w:rFonts w:eastAsia="黑体"/>
                  </w:rPr>
                </w:rPrChange>
              </w:rPr>
            </w:pPr>
            <w:r>
              <w:rPr>
                <w:rFonts w:hint="eastAsia"/>
                <w:sz w:val="18"/>
                <w:szCs w:val="18"/>
                <w:rPrChange w:id="3395" w:author="吴潇" w:date="2014-12-23T08:50:00Z">
                  <w:rPr>
                    <w:rFonts w:hint="eastAsia"/>
                  </w:rPr>
                </w:rPrChange>
              </w:rPr>
              <w:t>小额临时支付总限额</w:t>
            </w:r>
          </w:p>
        </w:tc>
        <w:tc>
          <w:tcPr>
            <w:tcW w:w="1849" w:type="dxa"/>
            <w:vAlign w:val="top"/>
            <w:tcPrChange w:id="3396" w:author="吴潇" w:date="2014-12-23T08:46:00Z">
              <w:tcPr>
                <w:tcW w:w="2093" w:type="dxa"/>
                <w:vAlign w:val="top"/>
              </w:tcPr>
            </w:tcPrChange>
          </w:tcPr>
          <w:p>
            <w:pPr>
              <w:numPr>
                <w:ilvl w:val="0"/>
                <w:numId w:val="0"/>
              </w:numPr>
              <w:jc w:val="center"/>
              <w:outlineLvl w:val="4"/>
              <w:rPr>
                <w:rFonts w:eastAsia="宋体"/>
                <w:sz w:val="18"/>
                <w:szCs w:val="18"/>
                <w:rPrChange w:id="3397" w:author="吴潇" w:date="2014-12-23T08:50:00Z">
                  <w:rPr>
                    <w:rFonts w:eastAsia="黑体"/>
                  </w:rPr>
                </w:rPrChange>
              </w:rPr>
            </w:pPr>
            <w:r>
              <w:rPr>
                <w:sz w:val="18"/>
                <w:szCs w:val="18"/>
                <w:rPrChange w:id="3398" w:author="吴潇" w:date="2014-12-23T08:50:00Z">
                  <w:rPr/>
                </w:rPrChange>
              </w:rPr>
              <w:t>sumLimit</w:t>
            </w:r>
          </w:p>
        </w:tc>
        <w:tc>
          <w:tcPr>
            <w:tcW w:w="1856" w:type="dxa"/>
            <w:vAlign w:val="top"/>
            <w:tcPrChange w:id="3399" w:author="吴潇" w:date="2014-12-23T08:46:00Z">
              <w:tcPr>
                <w:tcW w:w="2200" w:type="dxa"/>
                <w:vAlign w:val="top"/>
              </w:tcPr>
            </w:tcPrChange>
          </w:tcPr>
          <w:p>
            <w:pPr>
              <w:numPr>
                <w:ilvl w:val="0"/>
                <w:numId w:val="0"/>
              </w:numPr>
              <w:jc w:val="center"/>
              <w:outlineLvl w:val="4"/>
              <w:rPr>
                <w:rFonts w:eastAsia="宋体"/>
                <w:sz w:val="18"/>
                <w:szCs w:val="18"/>
                <w:rPrChange w:id="3400" w:author="吴潇" w:date="2014-12-23T08:50:00Z">
                  <w:rPr>
                    <w:rFonts w:eastAsia="黑体"/>
                  </w:rPr>
                </w:rPrChange>
              </w:rPr>
            </w:pPr>
            <w:r>
              <w:rPr>
                <w:sz w:val="18"/>
                <w:szCs w:val="18"/>
                <w:rPrChange w:id="3401" w:author="吴潇" w:date="2014-12-23T08:50:00Z">
                  <w:rPr/>
                </w:rPrChange>
              </w:rPr>
              <w:t>N1..12</w:t>
            </w:r>
          </w:p>
        </w:tc>
        <w:tc>
          <w:tcPr>
            <w:tcW w:w="2870" w:type="dxa"/>
            <w:vAlign w:val="top"/>
            <w:tcPrChange w:id="3402" w:author="吴潇" w:date="2014-12-23T08:46:00Z">
              <w:tcPr>
                <w:tcW w:w="3402" w:type="dxa"/>
                <w:vAlign w:val="top"/>
              </w:tcPr>
            </w:tcPrChange>
          </w:tcPr>
          <w:p>
            <w:pPr>
              <w:numPr>
                <w:ilvl w:val="0"/>
                <w:numId w:val="0"/>
              </w:numPr>
              <w:outlineLvl w:val="4"/>
              <w:rPr>
                <w:rFonts w:eastAsia="宋体"/>
                <w:sz w:val="18"/>
                <w:szCs w:val="18"/>
                <w:rPrChange w:id="3403" w:author="吴潇" w:date="2014-12-23T08:50:00Z">
                  <w:rPr>
                    <w:rFonts w:eastAsia="黑体"/>
                  </w:rPr>
                </w:rPrChange>
              </w:rPr>
            </w:pPr>
            <w:r>
              <w:rPr>
                <w:rFonts w:hint="eastAsia"/>
                <w:sz w:val="18"/>
                <w:szCs w:val="18"/>
                <w:rPrChange w:id="3404" w:author="吴潇" w:date="2014-12-23T08:50:00Z">
                  <w:rPr>
                    <w:rFonts w:hint="eastAsia"/>
                  </w:rPr>
                </w:rPrChange>
              </w:rPr>
              <w:t>以分为单位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405" w:author="吴潇" w:date="2014-12-23T08:4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c>
          <w:tcPr>
            <w:tcW w:w="817" w:type="dxa"/>
            <w:vAlign w:val="top"/>
            <w:tcPrChange w:id="3406" w:author="吴潇" w:date="2014-12-23T08:46:00Z">
              <w:tcPr>
                <w:tcW w:w="1876" w:type="dxa"/>
                <w:vAlign w:val="top"/>
              </w:tcPr>
            </w:tcPrChange>
          </w:tcPr>
          <w:p>
            <w:pPr>
              <w:pStyle w:val="120"/>
              <w:numPr>
                <w:ilvl w:val="0"/>
                <w:numId w:val="30"/>
              </w:numPr>
              <w:tabs>
                <w:tab w:val="left" w:pos="360"/>
              </w:tabs>
              <w:ind w:firstLineChars="0"/>
              <w:jc w:val="center"/>
              <w:rPr>
                <w:ins w:id="3408" w:author="吴潇" w:date="2014-12-23T08:46:00Z"/>
                <w:sz w:val="18"/>
                <w:szCs w:val="18"/>
                <w:rPrChange w:id="3409" w:author="吴潇" w:date="2014-12-23T08:50:00Z">
                  <w:rPr/>
                </w:rPrChange>
              </w:rPr>
              <w:pPrChange w:id="3407" w:author="吴潇" w:date="2014-12-23T08:46:00Z">
                <w:pPr>
                  <w:numPr>
                    <w:ilvl w:val="0"/>
                    <w:numId w:val="0"/>
                  </w:numPr>
                  <w:tabs>
                    <w:tab w:val="clear" w:pos="360"/>
                    <w:tab w:val="clear" w:pos="784"/>
                  </w:tabs>
                  <w:jc w:val="center"/>
                </w:pPr>
              </w:pPrChange>
            </w:pPr>
          </w:p>
        </w:tc>
        <w:tc>
          <w:tcPr>
            <w:tcW w:w="2179" w:type="dxa"/>
            <w:vAlign w:val="top"/>
            <w:tcPrChange w:id="3410" w:author="吴潇" w:date="2014-12-23T08:46:00Z">
              <w:tcPr>
                <w:tcW w:w="1876" w:type="dxa"/>
                <w:vAlign w:val="top"/>
              </w:tcPr>
            </w:tcPrChange>
          </w:tcPr>
          <w:p>
            <w:pPr>
              <w:numPr>
                <w:ilvl w:val="0"/>
                <w:numId w:val="0"/>
              </w:numPr>
              <w:jc w:val="center"/>
              <w:outlineLvl w:val="4"/>
              <w:rPr>
                <w:rFonts w:eastAsia="宋体"/>
                <w:sz w:val="18"/>
                <w:szCs w:val="18"/>
                <w:rPrChange w:id="3411" w:author="吴潇" w:date="2014-12-23T08:50:00Z">
                  <w:rPr>
                    <w:rFonts w:eastAsia="黑体"/>
                  </w:rPr>
                </w:rPrChange>
              </w:rPr>
            </w:pPr>
            <w:r>
              <w:rPr>
                <w:rFonts w:hint="eastAsia"/>
                <w:sz w:val="18"/>
                <w:szCs w:val="18"/>
                <w:rPrChange w:id="3412" w:author="吴潇" w:date="2014-12-23T08:50:00Z">
                  <w:rPr>
                    <w:rFonts w:hint="eastAsia"/>
                  </w:rPr>
                </w:rPrChange>
              </w:rPr>
              <w:t>小额临时支付单笔限额</w:t>
            </w:r>
          </w:p>
        </w:tc>
        <w:tc>
          <w:tcPr>
            <w:tcW w:w="1849" w:type="dxa"/>
            <w:vAlign w:val="top"/>
            <w:tcPrChange w:id="3413" w:author="吴潇" w:date="2014-12-23T08:46:00Z">
              <w:tcPr>
                <w:tcW w:w="2093" w:type="dxa"/>
                <w:vAlign w:val="top"/>
              </w:tcPr>
            </w:tcPrChange>
          </w:tcPr>
          <w:p>
            <w:pPr>
              <w:numPr>
                <w:ilvl w:val="0"/>
                <w:numId w:val="0"/>
              </w:numPr>
              <w:jc w:val="center"/>
              <w:outlineLvl w:val="4"/>
              <w:rPr>
                <w:rFonts w:eastAsia="宋体"/>
                <w:sz w:val="18"/>
                <w:szCs w:val="18"/>
                <w:rPrChange w:id="3414" w:author="吴潇" w:date="2014-12-23T08:50:00Z">
                  <w:rPr>
                    <w:rFonts w:eastAsia="黑体"/>
                  </w:rPr>
                </w:rPrChange>
              </w:rPr>
            </w:pPr>
            <w:r>
              <w:rPr>
                <w:sz w:val="18"/>
                <w:szCs w:val="18"/>
                <w:rPrChange w:id="3415" w:author="吴潇" w:date="2014-12-23T08:50:00Z">
                  <w:rPr/>
                </w:rPrChange>
              </w:rPr>
              <w:t>transLimit</w:t>
            </w:r>
          </w:p>
        </w:tc>
        <w:tc>
          <w:tcPr>
            <w:tcW w:w="1856" w:type="dxa"/>
            <w:vAlign w:val="top"/>
            <w:tcPrChange w:id="3416" w:author="吴潇" w:date="2014-12-23T08:46:00Z">
              <w:tcPr>
                <w:tcW w:w="2200" w:type="dxa"/>
                <w:vAlign w:val="top"/>
              </w:tcPr>
            </w:tcPrChange>
          </w:tcPr>
          <w:p>
            <w:pPr>
              <w:numPr>
                <w:ilvl w:val="0"/>
                <w:numId w:val="0"/>
              </w:numPr>
              <w:jc w:val="center"/>
              <w:outlineLvl w:val="4"/>
              <w:rPr>
                <w:rFonts w:eastAsia="宋体"/>
                <w:sz w:val="18"/>
                <w:szCs w:val="18"/>
                <w:rPrChange w:id="3417" w:author="吴潇" w:date="2014-12-23T08:50:00Z">
                  <w:rPr>
                    <w:rFonts w:eastAsia="黑体"/>
                  </w:rPr>
                </w:rPrChange>
              </w:rPr>
            </w:pPr>
            <w:r>
              <w:rPr>
                <w:sz w:val="18"/>
                <w:szCs w:val="18"/>
                <w:rPrChange w:id="3418" w:author="吴潇" w:date="2014-12-23T08:50:00Z">
                  <w:rPr/>
                </w:rPrChange>
              </w:rPr>
              <w:t>N1..12</w:t>
            </w:r>
          </w:p>
        </w:tc>
        <w:tc>
          <w:tcPr>
            <w:tcW w:w="2870" w:type="dxa"/>
            <w:vAlign w:val="top"/>
            <w:tcPrChange w:id="3419" w:author="吴潇" w:date="2014-12-23T08:46:00Z">
              <w:tcPr>
                <w:tcW w:w="3402" w:type="dxa"/>
                <w:vAlign w:val="top"/>
              </w:tcPr>
            </w:tcPrChange>
          </w:tcPr>
          <w:p>
            <w:pPr>
              <w:numPr>
                <w:ilvl w:val="0"/>
                <w:numId w:val="0"/>
              </w:numPr>
              <w:outlineLvl w:val="4"/>
              <w:rPr>
                <w:rFonts w:eastAsia="宋体"/>
                <w:sz w:val="18"/>
                <w:szCs w:val="18"/>
                <w:rPrChange w:id="3420" w:author="吴潇" w:date="2014-12-23T08:50:00Z">
                  <w:rPr>
                    <w:rFonts w:eastAsia="黑体"/>
                  </w:rPr>
                </w:rPrChange>
              </w:rPr>
            </w:pPr>
            <w:r>
              <w:rPr>
                <w:rFonts w:hint="eastAsia"/>
                <w:sz w:val="18"/>
                <w:szCs w:val="18"/>
                <w:rPrChange w:id="3421" w:author="吴潇" w:date="2014-12-23T08:50:00Z">
                  <w:rPr>
                    <w:rFonts w:hint="eastAsia"/>
                  </w:rPr>
                </w:rPrChange>
              </w:rPr>
              <w:t>以分为单位</w:t>
            </w:r>
          </w:p>
        </w:tc>
      </w:tr>
    </w:tbl>
    <w:p>
      <w:pPr>
        <w:numPr>
          <w:ilvl w:val="0"/>
          <w:numId w:val="0"/>
        </w:numPr>
        <w:rPr>
          <w:sz w:val="18"/>
          <w:szCs w:val="18"/>
          <w:rPrChange w:id="3422" w:author="吴潇" w:date="2014-12-23T08:50:00Z">
            <w:rPr/>
          </w:rPrChange>
        </w:rPr>
      </w:pPr>
    </w:p>
    <w:p>
      <w:pPr>
        <w:numPr>
          <w:ilvl w:val="0"/>
          <w:numId w:val="0"/>
        </w:numPr>
        <w:rPr>
          <w:sz w:val="18"/>
          <w:szCs w:val="18"/>
          <w:rPrChange w:id="3423" w:author="吴潇" w:date="2014-12-23T08:50:00Z">
            <w:rPr/>
          </w:rPrChange>
        </w:rPr>
      </w:pPr>
      <w:r>
        <w:rPr>
          <w:rFonts w:hint="eastAsia"/>
          <w:sz w:val="18"/>
          <w:szCs w:val="18"/>
          <w:rPrChange w:id="3424" w:author="吴潇" w:date="2014-12-23T08:50:00Z">
            <w:rPr>
              <w:rFonts w:hint="eastAsia"/>
            </w:rPr>
          </w:rPrChange>
        </w:rPr>
        <w:t>注</w:t>
      </w:r>
      <w:del w:id="3425" w:author="吴潇" w:date="2014-12-19T15:30:00Z">
        <w:r>
          <w:rPr>
            <w:sz w:val="18"/>
            <w:szCs w:val="18"/>
            <w:rPrChange w:id="3426" w:author="吴潇" w:date="2014-12-23T08:50:00Z">
              <w:rPr/>
            </w:rPrChange>
          </w:rPr>
          <w:delText>7</w:delText>
        </w:r>
      </w:del>
      <w:ins w:id="3427" w:author="吴潇" w:date="2014-12-19T15:30:00Z">
        <w:r>
          <w:rPr>
            <w:sz w:val="18"/>
            <w:szCs w:val="18"/>
            <w:rPrChange w:id="3428" w:author="吴潇" w:date="2014-12-23T08:50:00Z">
              <w:rPr/>
            </w:rPrChange>
          </w:rPr>
          <w:t>6</w:t>
        </w:r>
      </w:ins>
      <w:r>
        <w:rPr>
          <w:rFonts w:hint="eastAsia"/>
          <w:sz w:val="18"/>
          <w:szCs w:val="18"/>
          <w:rPrChange w:id="3429" w:author="吴潇" w:date="2014-12-23T08:50:00Z">
            <w:rPr>
              <w:rFonts w:hint="eastAsia"/>
            </w:rPr>
          </w:rPrChange>
        </w:rPr>
        <w:t>：</w:t>
      </w:r>
    </w:p>
    <w:p>
      <w:pPr>
        <w:numPr>
          <w:ilvl w:val="0"/>
          <w:numId w:val="0"/>
        </w:numPr>
        <w:rPr>
          <w:sz w:val="18"/>
          <w:szCs w:val="18"/>
          <w:rPrChange w:id="3430" w:author="吴潇" w:date="2014-12-23T08:50:00Z">
            <w:rPr/>
          </w:rPrChange>
        </w:rPr>
      </w:pPr>
      <w:r>
        <w:rPr>
          <w:rFonts w:hint="eastAsia"/>
          <w:sz w:val="18"/>
          <w:szCs w:val="18"/>
          <w:rPrChange w:id="3431" w:author="吴潇" w:date="2014-12-23T08:50:00Z">
            <w:rPr>
              <w:rFonts w:hint="eastAsia"/>
            </w:rPr>
          </w:rPrChange>
        </w:rPr>
        <w:t>有卡交易信息域（</w:t>
      </w:r>
      <w:r>
        <w:rPr>
          <w:sz w:val="18"/>
          <w:szCs w:val="18"/>
          <w:rPrChange w:id="3432" w:author="吴潇" w:date="2014-12-23T08:50:00Z">
            <w:rPr/>
          </w:rPrChange>
        </w:rPr>
        <w:t>cardTransData</w:t>
      </w:r>
      <w:r>
        <w:rPr>
          <w:rFonts w:hint="eastAsia"/>
          <w:sz w:val="18"/>
          <w:szCs w:val="18"/>
          <w:rPrChange w:id="3433" w:author="吴潇" w:date="2014-12-23T08:50:00Z">
            <w:rPr>
              <w:rFonts w:hint="eastAsia"/>
            </w:rPr>
          </w:rPrChange>
        </w:rPr>
        <w:t>）数据元相关子域说明</w:t>
      </w:r>
      <w:r>
        <w:rPr>
          <w:rFonts w:hint="eastAsia"/>
          <w:sz w:val="18"/>
          <w:szCs w:val="18"/>
          <w:rPrChange w:id="3434" w:author="吴潇" w:date="2014-12-23T08:50:00Z">
            <w:rPr>
              <w:rFonts w:hint="eastAsia"/>
            </w:rPr>
          </w:rPrChange>
        </w:rPr>
        <w:t>：</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3435" w:author="吴潇" w:date="2014-12-23T08:47:00Z">
          <w:tblPr>
            <w:tblStyle w:val="55"/>
            <w:tblW w:w="11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2047"/>
        <w:gridCol w:w="2071"/>
        <w:gridCol w:w="1776"/>
        <w:gridCol w:w="2860"/>
        <w:tblGridChange w:id="3436">
          <w:tblGrid>
            <w:gridCol w:w="1951"/>
            <w:gridCol w:w="1951"/>
            <w:gridCol w:w="2126"/>
            <w:gridCol w:w="1985"/>
            <w:gridCol w:w="3509"/>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437"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438" w:author="吴潇" w:date="2014-12-23T08:47:00Z">
              <w:tcPr>
                <w:tcW w:w="1951" w:type="dxa"/>
                <w:vAlign w:val="top"/>
              </w:tcPr>
            </w:tcPrChange>
          </w:tcPr>
          <w:p>
            <w:pPr>
              <w:numPr>
                <w:ilvl w:val="0"/>
                <w:numId w:val="0"/>
              </w:numPr>
              <w:jc w:val="center"/>
              <w:rPr>
                <w:ins w:id="3439" w:author="吴潇" w:date="2014-12-23T08:47:00Z"/>
                <w:sz w:val="18"/>
                <w:szCs w:val="18"/>
                <w:rPrChange w:id="3440" w:author="吴潇" w:date="2014-12-23T08:50:00Z">
                  <w:rPr/>
                </w:rPrChange>
              </w:rPr>
            </w:pPr>
            <w:ins w:id="3441" w:author="吴潇" w:date="2014-12-23T08:47:00Z">
              <w:r>
                <w:rPr>
                  <w:rFonts w:hint="eastAsia"/>
                  <w:sz w:val="18"/>
                  <w:szCs w:val="18"/>
                  <w:rPrChange w:id="3442" w:author="吴潇" w:date="2014-12-23T08:50:00Z">
                    <w:rPr>
                      <w:rFonts w:hint="eastAsia"/>
                    </w:rPr>
                  </w:rPrChange>
                </w:rPr>
                <w:t>序号</w:t>
              </w:r>
            </w:ins>
          </w:p>
        </w:tc>
        <w:tc>
          <w:tcPr>
            <w:tcW w:w="2047" w:type="dxa"/>
            <w:vAlign w:val="top"/>
            <w:tcPrChange w:id="3443" w:author="吴潇" w:date="2014-12-23T08:47:00Z">
              <w:tcPr>
                <w:tcW w:w="1951" w:type="dxa"/>
                <w:vAlign w:val="top"/>
              </w:tcPr>
            </w:tcPrChange>
          </w:tcPr>
          <w:p>
            <w:pPr>
              <w:numPr>
                <w:ilvl w:val="0"/>
                <w:numId w:val="0"/>
              </w:numPr>
              <w:jc w:val="center"/>
              <w:rPr>
                <w:sz w:val="18"/>
                <w:szCs w:val="18"/>
                <w:rPrChange w:id="3444" w:author="吴潇" w:date="2014-12-23T08:50:00Z">
                  <w:rPr/>
                </w:rPrChange>
              </w:rPr>
            </w:pPr>
            <w:r>
              <w:rPr>
                <w:rFonts w:hint="eastAsia"/>
                <w:sz w:val="18"/>
                <w:szCs w:val="18"/>
                <w:rPrChange w:id="3445" w:author="吴潇" w:date="2014-12-23T08:50:00Z">
                  <w:rPr>
                    <w:rFonts w:hint="eastAsia"/>
                  </w:rPr>
                </w:rPrChange>
              </w:rPr>
              <w:t>子域名</w:t>
            </w:r>
          </w:p>
        </w:tc>
        <w:tc>
          <w:tcPr>
            <w:tcW w:w="2071" w:type="dxa"/>
            <w:vAlign w:val="top"/>
            <w:tcPrChange w:id="3446" w:author="吴潇" w:date="2014-12-23T08:47:00Z">
              <w:tcPr>
                <w:tcW w:w="2126" w:type="dxa"/>
                <w:vAlign w:val="top"/>
              </w:tcPr>
            </w:tcPrChange>
          </w:tcPr>
          <w:p>
            <w:pPr>
              <w:numPr>
                <w:ilvl w:val="0"/>
                <w:numId w:val="0"/>
              </w:numPr>
              <w:jc w:val="center"/>
              <w:rPr>
                <w:sz w:val="18"/>
                <w:szCs w:val="18"/>
                <w:rPrChange w:id="3447" w:author="吴潇" w:date="2014-12-23T08:50:00Z">
                  <w:rPr/>
                </w:rPrChange>
              </w:rPr>
            </w:pPr>
            <w:r>
              <w:rPr>
                <w:rFonts w:hint="eastAsia"/>
                <w:sz w:val="18"/>
                <w:szCs w:val="18"/>
                <w:rPrChange w:id="3448" w:author="吴潇" w:date="2014-12-23T08:50:00Z">
                  <w:rPr>
                    <w:rFonts w:hint="eastAsia"/>
                  </w:rPr>
                </w:rPrChange>
              </w:rPr>
              <w:t>标</w:t>
            </w:r>
            <w:r>
              <w:rPr>
                <w:sz w:val="18"/>
                <w:szCs w:val="18"/>
                <w:rPrChange w:id="3449" w:author="吴潇" w:date="2014-12-23T08:50:00Z">
                  <w:rPr/>
                </w:rPrChange>
              </w:rPr>
              <w:t xml:space="preserve">  </w:t>
            </w:r>
            <w:r>
              <w:rPr>
                <w:rFonts w:hint="eastAsia"/>
                <w:sz w:val="18"/>
                <w:szCs w:val="18"/>
                <w:rPrChange w:id="3450" w:author="吴潇" w:date="2014-12-23T08:50:00Z">
                  <w:rPr>
                    <w:rFonts w:hint="eastAsia"/>
                  </w:rPr>
                </w:rPrChange>
              </w:rPr>
              <w:t>识</w:t>
            </w:r>
          </w:p>
        </w:tc>
        <w:tc>
          <w:tcPr>
            <w:tcW w:w="1776" w:type="dxa"/>
            <w:vAlign w:val="top"/>
            <w:tcPrChange w:id="3451" w:author="吴潇" w:date="2014-12-23T08:47:00Z">
              <w:tcPr>
                <w:tcW w:w="1985" w:type="dxa"/>
                <w:vAlign w:val="top"/>
              </w:tcPr>
            </w:tcPrChange>
          </w:tcPr>
          <w:p>
            <w:pPr>
              <w:numPr>
                <w:ilvl w:val="0"/>
                <w:numId w:val="0"/>
              </w:numPr>
              <w:jc w:val="center"/>
              <w:rPr>
                <w:sz w:val="18"/>
                <w:szCs w:val="18"/>
                <w:rPrChange w:id="3452" w:author="吴潇" w:date="2014-12-23T08:50:00Z">
                  <w:rPr/>
                </w:rPrChange>
              </w:rPr>
            </w:pPr>
            <w:r>
              <w:rPr>
                <w:rFonts w:hint="eastAsia"/>
                <w:sz w:val="18"/>
                <w:szCs w:val="18"/>
                <w:rPrChange w:id="3453" w:author="吴潇" w:date="2014-12-23T08:50:00Z">
                  <w:rPr>
                    <w:rFonts w:hint="eastAsia"/>
                  </w:rPr>
                </w:rPrChange>
              </w:rPr>
              <w:t>子域格式</w:t>
            </w:r>
          </w:p>
        </w:tc>
        <w:tc>
          <w:tcPr>
            <w:tcW w:w="2860" w:type="dxa"/>
            <w:vAlign w:val="top"/>
            <w:tcPrChange w:id="3454" w:author="吴潇" w:date="2014-12-23T08:47:00Z">
              <w:tcPr>
                <w:tcW w:w="3509" w:type="dxa"/>
                <w:vAlign w:val="top"/>
              </w:tcPr>
            </w:tcPrChange>
          </w:tcPr>
          <w:p>
            <w:pPr>
              <w:numPr>
                <w:ilvl w:val="0"/>
                <w:numId w:val="0"/>
              </w:numPr>
              <w:jc w:val="center"/>
              <w:rPr>
                <w:sz w:val="18"/>
                <w:szCs w:val="18"/>
                <w:rPrChange w:id="3455" w:author="吴潇" w:date="2014-12-23T08:50:00Z">
                  <w:rPr/>
                </w:rPrChange>
              </w:rPr>
            </w:pPr>
            <w:r>
              <w:rPr>
                <w:rFonts w:hint="eastAsia"/>
                <w:sz w:val="18"/>
                <w:szCs w:val="18"/>
                <w:rPrChange w:id="3456" w:author="吴潇" w:date="2014-12-23T08:50:00Z">
                  <w:rPr>
                    <w:rFonts w:hint="eastAsia"/>
                  </w:rPr>
                </w:rPrChange>
              </w:rPr>
              <w:t>说</w:t>
            </w:r>
            <w:r>
              <w:rPr>
                <w:sz w:val="18"/>
                <w:szCs w:val="18"/>
                <w:rPrChange w:id="3457" w:author="吴潇" w:date="2014-12-23T08:50:00Z">
                  <w:rPr/>
                </w:rPrChange>
              </w:rPr>
              <w:t xml:space="preserve">  </w:t>
            </w:r>
            <w:r>
              <w:rPr>
                <w:rFonts w:hint="eastAsia"/>
                <w:sz w:val="18"/>
                <w:szCs w:val="18"/>
                <w:rPrChange w:id="3458"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459"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460" w:author="吴潇" w:date="2014-12-23T08:47:00Z">
              <w:tcPr>
                <w:tcW w:w="1951" w:type="dxa"/>
                <w:vAlign w:val="top"/>
              </w:tcPr>
            </w:tcPrChange>
          </w:tcPr>
          <w:p>
            <w:pPr>
              <w:pStyle w:val="120"/>
              <w:numPr>
                <w:ilvl w:val="0"/>
                <w:numId w:val="31"/>
              </w:numPr>
              <w:tabs>
                <w:tab w:val="left" w:pos="360"/>
              </w:tabs>
              <w:ind w:firstLineChars="0"/>
              <w:jc w:val="center"/>
              <w:rPr>
                <w:ins w:id="3462" w:author="吴潇" w:date="2014-12-23T08:47:00Z"/>
                <w:sz w:val="18"/>
                <w:szCs w:val="18"/>
                <w:rPrChange w:id="3463" w:author="吴潇" w:date="2014-12-23T08:50:00Z">
                  <w:rPr/>
                </w:rPrChange>
              </w:rPr>
              <w:pPrChange w:id="3461" w:author="吴潇" w:date="2014-12-23T08:47:00Z">
                <w:pPr>
                  <w:numPr>
                    <w:ilvl w:val="0"/>
                    <w:numId w:val="0"/>
                  </w:numPr>
                  <w:tabs>
                    <w:tab w:val="clear" w:pos="360"/>
                    <w:tab w:val="clear" w:pos="784"/>
                  </w:tabs>
                  <w:jc w:val="center"/>
                </w:pPr>
              </w:pPrChange>
            </w:pPr>
          </w:p>
        </w:tc>
        <w:tc>
          <w:tcPr>
            <w:tcW w:w="2047" w:type="dxa"/>
            <w:vAlign w:val="top"/>
            <w:tcPrChange w:id="3464" w:author="吴潇" w:date="2014-12-23T08:47:00Z">
              <w:tcPr>
                <w:tcW w:w="1951" w:type="dxa"/>
                <w:vAlign w:val="top"/>
              </w:tcPr>
            </w:tcPrChange>
          </w:tcPr>
          <w:p>
            <w:pPr>
              <w:numPr>
                <w:ilvl w:val="0"/>
                <w:numId w:val="0"/>
              </w:numPr>
              <w:jc w:val="center"/>
              <w:outlineLvl w:val="4"/>
              <w:rPr>
                <w:rFonts w:eastAsia="宋体"/>
                <w:sz w:val="18"/>
                <w:szCs w:val="18"/>
                <w:rPrChange w:id="3465" w:author="吴潇" w:date="2014-12-23T08:50:00Z">
                  <w:rPr>
                    <w:rFonts w:eastAsia="黑体"/>
                  </w:rPr>
                </w:rPrChange>
              </w:rPr>
            </w:pPr>
            <w:del w:id="3466" w:author="吴潇" w:date="2014-12-23T08:47:00Z">
              <w:r>
                <w:rPr>
                  <w:rFonts w:hint="eastAsia"/>
                  <w:sz w:val="18"/>
                  <w:szCs w:val="18"/>
                  <w:rPrChange w:id="3467" w:author="吴潇" w:date="2014-12-23T08:50:00Z">
                    <w:rPr>
                      <w:rFonts w:hint="eastAsia"/>
                    </w:rPr>
                  </w:rPrChange>
                </w:rPr>
                <w:delText>子域</w:delText>
              </w:r>
            </w:del>
            <w:del w:id="3468" w:author="吴潇" w:date="2014-12-23T08:47:00Z">
              <w:r>
                <w:rPr>
                  <w:sz w:val="18"/>
                  <w:szCs w:val="18"/>
                  <w:rPrChange w:id="3469" w:author="吴潇" w:date="2014-12-23T08:50:00Z">
                    <w:rPr/>
                  </w:rPrChange>
                </w:rPr>
                <w:delText>1</w:delText>
              </w:r>
            </w:del>
            <w:del w:id="3470" w:author="吴潇" w:date="2014-12-23T08:47:00Z">
              <w:r>
                <w:rPr>
                  <w:rFonts w:hint="eastAsia"/>
                  <w:sz w:val="18"/>
                  <w:szCs w:val="18"/>
                  <w:rPrChange w:id="3471" w:author="吴潇" w:date="2014-12-23T08:50:00Z">
                    <w:rPr>
                      <w:rFonts w:hint="eastAsia"/>
                    </w:rPr>
                  </w:rPrChange>
                </w:rPr>
                <w:delText>：</w:delText>
              </w:r>
            </w:del>
            <w:r>
              <w:rPr>
                <w:sz w:val="18"/>
                <w:szCs w:val="18"/>
                <w:rPrChange w:id="3472" w:author="吴潇" w:date="2014-12-23T08:50:00Z">
                  <w:rPr/>
                </w:rPrChange>
              </w:rPr>
              <w:t>IC</w:t>
            </w:r>
            <w:r>
              <w:rPr>
                <w:rFonts w:hint="eastAsia"/>
                <w:sz w:val="18"/>
                <w:szCs w:val="18"/>
                <w:rPrChange w:id="3473" w:author="吴潇" w:date="2014-12-23T08:50:00Z">
                  <w:rPr>
                    <w:rFonts w:hint="eastAsia"/>
                  </w:rPr>
                </w:rPrChange>
              </w:rPr>
              <w:t>卡数据</w:t>
            </w:r>
          </w:p>
        </w:tc>
        <w:tc>
          <w:tcPr>
            <w:tcW w:w="2071" w:type="dxa"/>
            <w:vAlign w:val="top"/>
            <w:tcPrChange w:id="3474" w:author="吴潇" w:date="2014-12-23T08:47:00Z">
              <w:tcPr>
                <w:tcW w:w="2126" w:type="dxa"/>
                <w:vAlign w:val="top"/>
              </w:tcPr>
            </w:tcPrChange>
          </w:tcPr>
          <w:p>
            <w:pPr>
              <w:numPr>
                <w:ilvl w:val="0"/>
                <w:numId w:val="0"/>
              </w:numPr>
              <w:jc w:val="center"/>
              <w:outlineLvl w:val="4"/>
              <w:rPr>
                <w:rFonts w:eastAsia="宋体"/>
                <w:sz w:val="18"/>
                <w:szCs w:val="18"/>
                <w:rPrChange w:id="3475" w:author="吴潇" w:date="2014-12-23T08:50:00Z">
                  <w:rPr>
                    <w:rFonts w:eastAsia="黑体"/>
                  </w:rPr>
                </w:rPrChange>
              </w:rPr>
            </w:pPr>
            <w:r>
              <w:rPr>
                <w:sz w:val="18"/>
                <w:szCs w:val="18"/>
                <w:rPrChange w:id="3476" w:author="吴潇" w:date="2014-12-23T08:50:00Z">
                  <w:rPr/>
                </w:rPrChange>
              </w:rPr>
              <w:t>ICCardData</w:t>
            </w:r>
          </w:p>
        </w:tc>
        <w:tc>
          <w:tcPr>
            <w:tcW w:w="1776" w:type="dxa"/>
            <w:vAlign w:val="top"/>
            <w:tcPrChange w:id="3477" w:author="吴潇" w:date="2014-12-23T08:47:00Z">
              <w:tcPr>
                <w:tcW w:w="1985" w:type="dxa"/>
                <w:vAlign w:val="top"/>
              </w:tcPr>
            </w:tcPrChange>
          </w:tcPr>
          <w:p>
            <w:pPr>
              <w:numPr>
                <w:ilvl w:val="0"/>
                <w:numId w:val="0"/>
              </w:numPr>
              <w:jc w:val="center"/>
              <w:outlineLvl w:val="4"/>
              <w:rPr>
                <w:rFonts w:eastAsia="宋体"/>
                <w:sz w:val="18"/>
                <w:szCs w:val="18"/>
                <w:rPrChange w:id="3478" w:author="吴潇" w:date="2014-12-23T08:50:00Z">
                  <w:rPr>
                    <w:rFonts w:eastAsia="黑体"/>
                  </w:rPr>
                </w:rPrChange>
              </w:rPr>
            </w:pPr>
            <w:r>
              <w:rPr>
                <w:sz w:val="18"/>
                <w:szCs w:val="18"/>
                <w:rPrChange w:id="3479" w:author="吴潇" w:date="2014-12-23T08:50:00Z">
                  <w:rPr/>
                </w:rPrChange>
              </w:rPr>
              <w:t>ANS1…1024</w:t>
            </w:r>
          </w:p>
        </w:tc>
        <w:tc>
          <w:tcPr>
            <w:tcW w:w="2860" w:type="dxa"/>
            <w:vAlign w:val="top"/>
            <w:tcPrChange w:id="3480" w:author="吴潇" w:date="2014-12-23T08:47:00Z">
              <w:tcPr>
                <w:tcW w:w="3509" w:type="dxa"/>
                <w:vAlign w:val="top"/>
              </w:tcPr>
            </w:tcPrChange>
          </w:tcPr>
          <w:p>
            <w:pPr>
              <w:numPr>
                <w:ilvl w:val="0"/>
                <w:numId w:val="0"/>
              </w:numPr>
              <w:outlineLvl w:val="4"/>
              <w:rPr>
                <w:rFonts w:eastAsia="宋体"/>
                <w:sz w:val="18"/>
                <w:szCs w:val="18"/>
                <w:rPrChange w:id="3481" w:author="吴潇" w:date="2014-12-23T08:50:00Z">
                  <w:rPr>
                    <w:rFonts w:eastAsia="黑体"/>
                  </w:rPr>
                </w:rPrChange>
              </w:rPr>
            </w:pPr>
            <w:r>
              <w:rPr>
                <w:rFonts w:hint="eastAsia"/>
                <w:sz w:val="18"/>
                <w:szCs w:val="18"/>
                <w:rPrChange w:id="3482" w:author="吴潇" w:date="2014-12-23T08:50:00Z">
                  <w:rPr>
                    <w:rFonts w:hint="eastAsia"/>
                  </w:rPr>
                </w:rPrChange>
              </w:rPr>
              <w:t>该域用于传输基于</w:t>
            </w:r>
            <w:r>
              <w:rPr>
                <w:sz w:val="18"/>
                <w:szCs w:val="18"/>
                <w:rPrChange w:id="3483" w:author="吴潇" w:date="2014-12-23T08:50:00Z">
                  <w:rPr/>
                </w:rPrChange>
              </w:rPr>
              <w:t>PBOC</w:t>
            </w:r>
            <w:r>
              <w:rPr>
                <w:rFonts w:hint="eastAsia"/>
                <w:sz w:val="18"/>
                <w:szCs w:val="18"/>
                <w:rPrChange w:id="3484" w:author="吴潇" w:date="2014-12-23T08:50:00Z">
                  <w:rPr>
                    <w:rFonts w:hint="eastAsia"/>
                  </w:rPr>
                </w:rPrChange>
              </w:rPr>
              <w:t>借贷记标准的</w:t>
            </w:r>
            <w:r>
              <w:rPr>
                <w:sz w:val="18"/>
                <w:szCs w:val="18"/>
                <w:rPrChange w:id="3485" w:author="吴潇" w:date="2014-12-23T08:50:00Z">
                  <w:rPr/>
                </w:rPrChange>
              </w:rPr>
              <w:t>IC</w:t>
            </w:r>
            <w:r>
              <w:rPr>
                <w:rFonts w:hint="eastAsia"/>
                <w:sz w:val="18"/>
                <w:szCs w:val="18"/>
                <w:rPrChange w:id="3486" w:author="吴潇" w:date="2014-12-23T08:50:00Z">
                  <w:rPr>
                    <w:rFonts w:hint="eastAsia"/>
                  </w:rPr>
                </w:rPrChange>
              </w:rPr>
              <w:t>卡数据，将透传至</w:t>
            </w:r>
            <w:r>
              <w:rPr>
                <w:sz w:val="18"/>
                <w:szCs w:val="18"/>
                <w:rPrChange w:id="3487" w:author="吴潇" w:date="2014-12-23T08:50:00Z">
                  <w:rPr/>
                </w:rPrChange>
              </w:rPr>
              <w:t>CUPS</w:t>
            </w:r>
            <w:r>
              <w:rPr>
                <w:rFonts w:hint="eastAsia"/>
                <w:sz w:val="18"/>
                <w:szCs w:val="18"/>
                <w:rPrChange w:id="3488" w:author="吴潇" w:date="2014-12-23T08:50:00Z">
                  <w:rPr>
                    <w:rFonts w:hint="eastAsia"/>
                  </w:rPr>
                </w:rPrChange>
              </w:rPr>
              <w:t>的</w:t>
            </w:r>
            <w:r>
              <w:rPr>
                <w:sz w:val="18"/>
                <w:szCs w:val="18"/>
                <w:rPrChange w:id="3489" w:author="吴潇" w:date="2014-12-23T08:50:00Z">
                  <w:rPr/>
                </w:rPrChange>
              </w:rPr>
              <w:t>55</w:t>
            </w:r>
            <w:r>
              <w:rPr>
                <w:rFonts w:hint="eastAsia"/>
                <w:sz w:val="18"/>
                <w:szCs w:val="18"/>
                <w:rPrChange w:id="3490" w:author="吴潇" w:date="2014-12-23T08:50:00Z">
                  <w:rPr>
                    <w:rFonts w:hint="eastAsia"/>
                  </w:rPr>
                </w:rPrChange>
              </w:rPr>
              <w:t>域（基于</w:t>
            </w:r>
            <w:r>
              <w:rPr>
                <w:sz w:val="18"/>
                <w:szCs w:val="18"/>
                <w:rPrChange w:id="3491" w:author="吴潇" w:date="2014-12-23T08:50:00Z">
                  <w:rPr/>
                </w:rPrChange>
              </w:rPr>
              <w:t>PBOC</w:t>
            </w:r>
            <w:r>
              <w:rPr>
                <w:rFonts w:hint="eastAsia"/>
                <w:sz w:val="18"/>
                <w:szCs w:val="18"/>
                <w:rPrChange w:id="3492" w:author="吴潇" w:date="2014-12-23T08:50:00Z">
                  <w:rPr>
                    <w:rFonts w:hint="eastAsia"/>
                  </w:rPr>
                </w:rPrChange>
              </w:rPr>
              <w:t>借贷记标准的</w:t>
            </w:r>
            <w:r>
              <w:rPr>
                <w:sz w:val="18"/>
                <w:szCs w:val="18"/>
                <w:rPrChange w:id="3493" w:author="吴潇" w:date="2014-12-23T08:50:00Z">
                  <w:rPr/>
                </w:rPrChange>
              </w:rPr>
              <w:t>IC</w:t>
            </w:r>
            <w:r>
              <w:rPr>
                <w:rFonts w:hint="eastAsia"/>
                <w:sz w:val="18"/>
                <w:szCs w:val="18"/>
                <w:rPrChange w:id="3494" w:author="吴潇" w:date="2014-12-23T08:50:00Z">
                  <w:rPr>
                    <w:rFonts w:hint="eastAsia"/>
                  </w:rPr>
                </w:rPrChange>
              </w:rPr>
              <w:t>卡数据域）</w:t>
            </w:r>
          </w:p>
          <w:p>
            <w:pPr>
              <w:numPr>
                <w:ilvl w:val="0"/>
                <w:numId w:val="0"/>
              </w:numPr>
              <w:rPr>
                <w:sz w:val="18"/>
                <w:szCs w:val="18"/>
                <w:rPrChange w:id="3495" w:author="吴潇" w:date="2014-12-23T08:50:00Z">
                  <w:rPr/>
                </w:rPrChange>
              </w:rPr>
            </w:pPr>
            <w:r>
              <w:rPr>
                <w:rFonts w:hint="eastAsia"/>
                <w:sz w:val="18"/>
                <w:szCs w:val="18"/>
                <w:rPrChange w:id="3496" w:author="吴潇" w:date="2014-12-23T08:50:00Z">
                  <w:rPr>
                    <w:rFonts w:hint="eastAsia"/>
                  </w:rPr>
                </w:rPrChange>
              </w:rPr>
              <w:t>请求返回时均需要</w:t>
            </w:r>
            <w:r>
              <w:rPr>
                <w:sz w:val="18"/>
                <w:szCs w:val="18"/>
                <w:rPrChange w:id="3497" w:author="吴潇" w:date="2014-12-23T08:50:00Z">
                  <w:rPr/>
                </w:rPrChange>
              </w:rPr>
              <w:t>BASE64</w:t>
            </w:r>
            <w:r>
              <w:rPr>
                <w:rFonts w:hint="eastAsia"/>
                <w:sz w:val="18"/>
                <w:szCs w:val="18"/>
                <w:rPrChange w:id="3498" w:author="吴潇" w:date="2014-12-23T08:50:00Z">
                  <w:rPr>
                    <w:rFonts w:hint="eastAsia"/>
                  </w:rPr>
                </w:rPrChange>
              </w:rPr>
              <w:t>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499"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500" w:author="吴潇" w:date="2014-12-23T08:47:00Z">
              <w:tcPr>
                <w:tcW w:w="1951" w:type="dxa"/>
                <w:vAlign w:val="top"/>
              </w:tcPr>
            </w:tcPrChange>
          </w:tcPr>
          <w:p>
            <w:pPr>
              <w:pStyle w:val="120"/>
              <w:numPr>
                <w:ilvl w:val="0"/>
                <w:numId w:val="31"/>
              </w:numPr>
              <w:tabs>
                <w:tab w:val="left" w:pos="360"/>
              </w:tabs>
              <w:ind w:firstLineChars="0"/>
              <w:jc w:val="center"/>
              <w:rPr>
                <w:ins w:id="3502" w:author="吴潇" w:date="2014-12-23T08:47:00Z"/>
                <w:sz w:val="18"/>
                <w:szCs w:val="18"/>
                <w:rPrChange w:id="3503" w:author="吴潇" w:date="2014-12-23T08:50:00Z">
                  <w:rPr/>
                </w:rPrChange>
              </w:rPr>
              <w:pPrChange w:id="3501" w:author="吴潇" w:date="2014-12-23T08:47:00Z">
                <w:pPr>
                  <w:numPr>
                    <w:ilvl w:val="0"/>
                    <w:numId w:val="0"/>
                  </w:numPr>
                  <w:tabs>
                    <w:tab w:val="clear" w:pos="360"/>
                    <w:tab w:val="clear" w:pos="784"/>
                  </w:tabs>
                  <w:jc w:val="center"/>
                </w:pPr>
              </w:pPrChange>
            </w:pPr>
          </w:p>
        </w:tc>
        <w:tc>
          <w:tcPr>
            <w:tcW w:w="2047" w:type="dxa"/>
            <w:vAlign w:val="top"/>
            <w:tcPrChange w:id="3504" w:author="吴潇" w:date="2014-12-23T08:47:00Z">
              <w:tcPr>
                <w:tcW w:w="1951" w:type="dxa"/>
                <w:vAlign w:val="top"/>
              </w:tcPr>
            </w:tcPrChange>
          </w:tcPr>
          <w:p>
            <w:pPr>
              <w:numPr>
                <w:ilvl w:val="0"/>
                <w:numId w:val="0"/>
              </w:numPr>
              <w:jc w:val="center"/>
              <w:outlineLvl w:val="4"/>
              <w:rPr>
                <w:rFonts w:eastAsia="宋体"/>
                <w:sz w:val="18"/>
                <w:szCs w:val="18"/>
                <w:rPrChange w:id="3505" w:author="吴潇" w:date="2014-12-23T08:50:00Z">
                  <w:rPr>
                    <w:rFonts w:eastAsia="黑体"/>
                  </w:rPr>
                </w:rPrChange>
              </w:rPr>
            </w:pPr>
            <w:del w:id="3506" w:author="吴潇" w:date="2014-12-23T08:47:00Z">
              <w:r>
                <w:rPr>
                  <w:rFonts w:hint="eastAsia"/>
                  <w:sz w:val="18"/>
                  <w:szCs w:val="18"/>
                  <w:rPrChange w:id="3507" w:author="吴潇" w:date="2014-12-23T08:50:00Z">
                    <w:rPr>
                      <w:rFonts w:hint="eastAsia"/>
                    </w:rPr>
                  </w:rPrChange>
                </w:rPr>
                <w:delText>子域</w:delText>
              </w:r>
            </w:del>
            <w:del w:id="3508" w:author="吴潇" w:date="2014-12-23T08:47:00Z">
              <w:r>
                <w:rPr>
                  <w:sz w:val="18"/>
                  <w:szCs w:val="18"/>
                  <w:rPrChange w:id="3509" w:author="吴潇" w:date="2014-12-23T08:50:00Z">
                    <w:rPr/>
                  </w:rPrChange>
                </w:rPr>
                <w:delText>2</w:delText>
              </w:r>
            </w:del>
            <w:del w:id="3510" w:author="吴潇" w:date="2014-12-23T08:47:00Z">
              <w:r>
                <w:rPr>
                  <w:rFonts w:hint="eastAsia"/>
                  <w:sz w:val="18"/>
                  <w:szCs w:val="18"/>
                  <w:rPrChange w:id="3511" w:author="吴潇" w:date="2014-12-23T08:50:00Z">
                    <w:rPr>
                      <w:rFonts w:hint="eastAsia"/>
                    </w:rPr>
                  </w:rPrChange>
                </w:rPr>
                <w:delText>：</w:delText>
              </w:r>
            </w:del>
            <w:r>
              <w:rPr>
                <w:sz w:val="18"/>
                <w:szCs w:val="18"/>
                <w:rPrChange w:id="3512" w:author="吴潇" w:date="2014-12-23T08:50:00Z">
                  <w:rPr/>
                </w:rPrChange>
              </w:rPr>
              <w:t>IC</w:t>
            </w:r>
            <w:r>
              <w:rPr>
                <w:rFonts w:hint="eastAsia"/>
                <w:sz w:val="18"/>
                <w:szCs w:val="18"/>
                <w:rPrChange w:id="3513" w:author="吴潇" w:date="2014-12-23T08:50:00Z">
                  <w:rPr>
                    <w:rFonts w:hint="eastAsia"/>
                  </w:rPr>
                </w:rPrChange>
              </w:rPr>
              <w:t>卡的序列号</w:t>
            </w:r>
          </w:p>
        </w:tc>
        <w:tc>
          <w:tcPr>
            <w:tcW w:w="2071" w:type="dxa"/>
            <w:vAlign w:val="top"/>
            <w:tcPrChange w:id="3514" w:author="吴潇" w:date="2014-12-23T08:47:00Z">
              <w:tcPr>
                <w:tcW w:w="2126" w:type="dxa"/>
                <w:vAlign w:val="top"/>
              </w:tcPr>
            </w:tcPrChange>
          </w:tcPr>
          <w:p>
            <w:pPr>
              <w:numPr>
                <w:ilvl w:val="0"/>
                <w:numId w:val="0"/>
              </w:numPr>
              <w:jc w:val="center"/>
              <w:outlineLvl w:val="4"/>
              <w:rPr>
                <w:rFonts w:eastAsia="宋体"/>
                <w:sz w:val="18"/>
                <w:szCs w:val="18"/>
                <w:rPrChange w:id="3515" w:author="吴潇" w:date="2014-12-23T08:50:00Z">
                  <w:rPr>
                    <w:rFonts w:eastAsia="黑体"/>
                  </w:rPr>
                </w:rPrChange>
              </w:rPr>
            </w:pPr>
            <w:r>
              <w:rPr>
                <w:sz w:val="18"/>
                <w:szCs w:val="18"/>
                <w:rPrChange w:id="3516" w:author="吴潇" w:date="2014-12-23T08:50:00Z">
                  <w:rPr/>
                </w:rPrChange>
              </w:rPr>
              <w:t>ICCardSeqNumber</w:t>
            </w:r>
          </w:p>
        </w:tc>
        <w:tc>
          <w:tcPr>
            <w:tcW w:w="1776" w:type="dxa"/>
            <w:vAlign w:val="top"/>
            <w:tcPrChange w:id="3517" w:author="吴潇" w:date="2014-12-23T08:47:00Z">
              <w:tcPr>
                <w:tcW w:w="1985" w:type="dxa"/>
                <w:vAlign w:val="top"/>
              </w:tcPr>
            </w:tcPrChange>
          </w:tcPr>
          <w:p>
            <w:pPr>
              <w:numPr>
                <w:ilvl w:val="0"/>
                <w:numId w:val="0"/>
              </w:numPr>
              <w:jc w:val="center"/>
              <w:outlineLvl w:val="4"/>
              <w:rPr>
                <w:rFonts w:eastAsia="宋体"/>
                <w:sz w:val="18"/>
                <w:szCs w:val="18"/>
                <w:rPrChange w:id="3518" w:author="吴潇" w:date="2014-12-23T08:50:00Z">
                  <w:rPr>
                    <w:rFonts w:eastAsia="黑体"/>
                  </w:rPr>
                </w:rPrChange>
              </w:rPr>
            </w:pPr>
            <w:r>
              <w:rPr>
                <w:sz w:val="18"/>
                <w:szCs w:val="18"/>
                <w:rPrChange w:id="3519" w:author="吴潇" w:date="2014-12-23T08:50:00Z">
                  <w:rPr/>
                </w:rPrChange>
              </w:rPr>
              <w:t>N3</w:t>
            </w:r>
          </w:p>
        </w:tc>
        <w:tc>
          <w:tcPr>
            <w:tcW w:w="2860" w:type="dxa"/>
            <w:vAlign w:val="top"/>
            <w:tcPrChange w:id="3520" w:author="吴潇" w:date="2014-12-23T08:47:00Z">
              <w:tcPr>
                <w:tcW w:w="3509" w:type="dxa"/>
                <w:vAlign w:val="top"/>
              </w:tcPr>
            </w:tcPrChange>
          </w:tcPr>
          <w:p>
            <w:pPr>
              <w:numPr>
                <w:ilvl w:val="0"/>
                <w:numId w:val="0"/>
              </w:numPr>
              <w:outlineLvl w:val="4"/>
              <w:rPr>
                <w:rFonts w:eastAsia="宋体"/>
                <w:sz w:val="18"/>
                <w:szCs w:val="18"/>
                <w:rPrChange w:id="3521" w:author="吴潇" w:date="2014-12-23T08:50:00Z">
                  <w:rPr>
                    <w:rFonts w:eastAsia="黑体"/>
                  </w:rPr>
                </w:rPrChange>
              </w:rPr>
            </w:pPr>
            <w:r>
              <w:rPr>
                <w:sz w:val="18"/>
                <w:szCs w:val="18"/>
                <w:rPrChange w:id="3522" w:author="吴潇" w:date="2014-12-23T08:50:00Z">
                  <w:rPr/>
                </w:rPrChange>
              </w:rPr>
              <w:t>IC</w:t>
            </w:r>
            <w:r>
              <w:rPr>
                <w:rFonts w:hint="eastAsia"/>
                <w:sz w:val="18"/>
                <w:szCs w:val="18"/>
                <w:rPrChange w:id="3523" w:author="吴潇" w:date="2014-12-23T08:50:00Z">
                  <w:rPr>
                    <w:rFonts w:hint="eastAsia"/>
                  </w:rPr>
                </w:rPrChange>
              </w:rPr>
              <w:t>卡的序列号，将透传至</w:t>
            </w:r>
            <w:r>
              <w:rPr>
                <w:sz w:val="18"/>
                <w:szCs w:val="18"/>
                <w:rPrChange w:id="3524" w:author="吴潇" w:date="2014-12-23T08:50:00Z">
                  <w:rPr/>
                </w:rPrChange>
              </w:rPr>
              <w:t>CUPS</w:t>
            </w:r>
            <w:r>
              <w:rPr>
                <w:rFonts w:hint="eastAsia"/>
                <w:sz w:val="18"/>
                <w:szCs w:val="18"/>
                <w:rPrChange w:id="3525" w:author="吴潇" w:date="2014-12-23T08:50:00Z">
                  <w:rPr>
                    <w:rFonts w:hint="eastAsia"/>
                  </w:rPr>
                </w:rPrChange>
              </w:rPr>
              <w:t>的</w:t>
            </w:r>
            <w:r>
              <w:rPr>
                <w:sz w:val="18"/>
                <w:szCs w:val="18"/>
                <w:rPrChange w:id="3526" w:author="吴潇" w:date="2014-12-23T08:50:00Z">
                  <w:rPr/>
                </w:rPrChange>
              </w:rPr>
              <w:t>23</w:t>
            </w:r>
            <w:r>
              <w:rPr>
                <w:rFonts w:hint="eastAsia"/>
                <w:sz w:val="18"/>
                <w:szCs w:val="18"/>
                <w:rPrChange w:id="3527" w:author="吴潇" w:date="2014-12-23T08:50:00Z">
                  <w:rPr>
                    <w:rFonts w:hint="eastAsia"/>
                  </w:rPr>
                </w:rPrChange>
              </w:rPr>
              <w:t>域</w:t>
            </w:r>
            <w:r>
              <w:rPr>
                <w:sz w:val="18"/>
                <w:szCs w:val="18"/>
                <w:rPrChange w:id="3528" w:author="吴潇" w:date="2014-12-23T08:50:00Z">
                  <w:rPr/>
                </w:rPrChange>
              </w:rPr>
              <w:t xml:space="preserve"> </w:t>
            </w:r>
            <w:r>
              <w:rPr>
                <w:rFonts w:hint="eastAsia"/>
                <w:sz w:val="18"/>
                <w:szCs w:val="18"/>
                <w:rPrChange w:id="3529" w:author="吴潇" w:date="2014-12-23T08:50:00Z">
                  <w:rPr>
                    <w:rFonts w:hint="eastAsia"/>
                  </w:rPr>
                </w:rPrChange>
              </w:rPr>
              <w:t>域</w:t>
            </w:r>
            <w:r>
              <w:rPr>
                <w:sz w:val="18"/>
                <w:szCs w:val="18"/>
                <w:rPrChange w:id="3530" w:author="吴潇" w:date="2014-12-23T08:50:00Z">
                  <w:rPr/>
                </w:rPrChange>
              </w:rPr>
              <w:t xml:space="preserve">23 </w:t>
            </w:r>
            <w:r>
              <w:rPr>
                <w:rFonts w:hint="eastAsia"/>
                <w:sz w:val="18"/>
                <w:szCs w:val="18"/>
                <w:rPrChange w:id="3531" w:author="吴潇" w:date="2014-12-23T08:50:00Z">
                  <w:rPr>
                    <w:rFonts w:hint="eastAsia"/>
                  </w:rPr>
                </w:rPrChange>
              </w:rPr>
              <w:t>卡序列号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532"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533" w:author="吴潇" w:date="2014-12-23T08:47:00Z">
              <w:tcPr>
                <w:tcW w:w="1951" w:type="dxa"/>
                <w:vAlign w:val="top"/>
              </w:tcPr>
            </w:tcPrChange>
          </w:tcPr>
          <w:p>
            <w:pPr>
              <w:pStyle w:val="120"/>
              <w:numPr>
                <w:ilvl w:val="0"/>
                <w:numId w:val="31"/>
              </w:numPr>
              <w:tabs>
                <w:tab w:val="left" w:pos="360"/>
              </w:tabs>
              <w:ind w:firstLineChars="0"/>
              <w:jc w:val="center"/>
              <w:rPr>
                <w:ins w:id="3535" w:author="吴潇" w:date="2014-12-23T08:47:00Z"/>
                <w:sz w:val="18"/>
                <w:szCs w:val="18"/>
                <w:rPrChange w:id="3536" w:author="吴潇" w:date="2014-12-23T08:50:00Z">
                  <w:rPr/>
                </w:rPrChange>
              </w:rPr>
              <w:pPrChange w:id="3534" w:author="吴潇" w:date="2014-12-23T08:47:00Z">
                <w:pPr>
                  <w:numPr>
                    <w:ilvl w:val="0"/>
                    <w:numId w:val="0"/>
                  </w:numPr>
                  <w:tabs>
                    <w:tab w:val="clear" w:pos="360"/>
                    <w:tab w:val="clear" w:pos="784"/>
                  </w:tabs>
                  <w:jc w:val="center"/>
                </w:pPr>
              </w:pPrChange>
            </w:pPr>
          </w:p>
        </w:tc>
        <w:tc>
          <w:tcPr>
            <w:tcW w:w="2047" w:type="dxa"/>
            <w:vAlign w:val="top"/>
            <w:tcPrChange w:id="3537" w:author="吴潇" w:date="2014-12-23T08:47:00Z">
              <w:tcPr>
                <w:tcW w:w="1951" w:type="dxa"/>
                <w:vAlign w:val="top"/>
              </w:tcPr>
            </w:tcPrChange>
          </w:tcPr>
          <w:p>
            <w:pPr>
              <w:numPr>
                <w:ilvl w:val="0"/>
                <w:numId w:val="0"/>
              </w:numPr>
              <w:jc w:val="center"/>
              <w:outlineLvl w:val="4"/>
              <w:rPr>
                <w:rFonts w:eastAsia="宋体"/>
                <w:sz w:val="18"/>
                <w:szCs w:val="18"/>
                <w:rPrChange w:id="3538" w:author="吴潇" w:date="2014-12-23T08:50:00Z">
                  <w:rPr>
                    <w:rFonts w:eastAsia="黑体"/>
                  </w:rPr>
                </w:rPrChange>
              </w:rPr>
            </w:pPr>
            <w:del w:id="3539" w:author="吴潇" w:date="2014-12-23T08:47:00Z">
              <w:r>
                <w:rPr>
                  <w:rFonts w:hint="eastAsia"/>
                  <w:sz w:val="18"/>
                  <w:szCs w:val="18"/>
                  <w:rPrChange w:id="3540" w:author="吴潇" w:date="2014-12-23T08:50:00Z">
                    <w:rPr>
                      <w:rFonts w:hint="eastAsia"/>
                    </w:rPr>
                  </w:rPrChange>
                </w:rPr>
                <w:delText>子域</w:delText>
              </w:r>
            </w:del>
            <w:del w:id="3541" w:author="吴潇" w:date="2014-12-23T08:47:00Z">
              <w:r>
                <w:rPr>
                  <w:sz w:val="18"/>
                  <w:szCs w:val="18"/>
                  <w:rPrChange w:id="3542" w:author="吴潇" w:date="2014-12-23T08:50:00Z">
                    <w:rPr/>
                  </w:rPrChange>
                </w:rPr>
                <w:delText>3</w:delText>
              </w:r>
            </w:del>
            <w:del w:id="3543" w:author="吴潇" w:date="2014-12-23T08:47:00Z">
              <w:r>
                <w:rPr>
                  <w:rFonts w:hint="eastAsia"/>
                  <w:sz w:val="18"/>
                  <w:szCs w:val="18"/>
                  <w:rPrChange w:id="3544" w:author="吴潇" w:date="2014-12-23T08:50:00Z">
                    <w:rPr>
                      <w:rFonts w:hint="eastAsia"/>
                    </w:rPr>
                  </w:rPrChange>
                </w:rPr>
                <w:delText>：</w:delText>
              </w:r>
            </w:del>
            <w:r>
              <w:rPr>
                <w:rFonts w:hint="eastAsia"/>
                <w:sz w:val="18"/>
                <w:szCs w:val="18"/>
                <w:rPrChange w:id="3545" w:author="吴潇" w:date="2014-12-23T08:50:00Z">
                  <w:rPr>
                    <w:rFonts w:hint="eastAsia"/>
                  </w:rPr>
                </w:rPrChange>
              </w:rPr>
              <w:t>第二磁道数据</w:t>
            </w:r>
          </w:p>
        </w:tc>
        <w:tc>
          <w:tcPr>
            <w:tcW w:w="2071" w:type="dxa"/>
            <w:vAlign w:val="top"/>
            <w:tcPrChange w:id="3546" w:author="吴潇" w:date="2014-12-23T08:47:00Z">
              <w:tcPr>
                <w:tcW w:w="2126" w:type="dxa"/>
                <w:vAlign w:val="top"/>
              </w:tcPr>
            </w:tcPrChange>
          </w:tcPr>
          <w:p>
            <w:pPr>
              <w:numPr>
                <w:ilvl w:val="0"/>
                <w:numId w:val="0"/>
              </w:numPr>
              <w:jc w:val="center"/>
              <w:outlineLvl w:val="4"/>
              <w:rPr>
                <w:rFonts w:eastAsia="宋体"/>
                <w:sz w:val="18"/>
                <w:szCs w:val="18"/>
                <w:rPrChange w:id="3547" w:author="吴潇" w:date="2014-12-23T08:50:00Z">
                  <w:rPr>
                    <w:rFonts w:eastAsia="黑体"/>
                  </w:rPr>
                </w:rPrChange>
              </w:rPr>
            </w:pPr>
            <w:r>
              <w:rPr>
                <w:sz w:val="18"/>
                <w:szCs w:val="18"/>
                <w:rPrChange w:id="3548" w:author="吴潇" w:date="2014-12-23T08:50:00Z">
                  <w:rPr/>
                </w:rPrChange>
              </w:rPr>
              <w:t>track2Data</w:t>
            </w:r>
          </w:p>
        </w:tc>
        <w:tc>
          <w:tcPr>
            <w:tcW w:w="1776" w:type="dxa"/>
            <w:vAlign w:val="top"/>
            <w:tcPrChange w:id="3549" w:author="吴潇" w:date="2014-12-23T08:47:00Z">
              <w:tcPr>
                <w:tcW w:w="1985" w:type="dxa"/>
                <w:vAlign w:val="top"/>
              </w:tcPr>
            </w:tcPrChange>
          </w:tcPr>
          <w:p>
            <w:pPr>
              <w:numPr>
                <w:ilvl w:val="0"/>
                <w:numId w:val="0"/>
              </w:numPr>
              <w:jc w:val="center"/>
              <w:outlineLvl w:val="4"/>
              <w:rPr>
                <w:rFonts w:eastAsia="宋体"/>
                <w:sz w:val="18"/>
                <w:szCs w:val="18"/>
                <w:rPrChange w:id="3550" w:author="吴潇" w:date="2014-12-23T08:50:00Z">
                  <w:rPr>
                    <w:rFonts w:eastAsia="黑体"/>
                  </w:rPr>
                </w:rPrChange>
              </w:rPr>
            </w:pPr>
            <w:r>
              <w:rPr>
                <w:sz w:val="18"/>
                <w:szCs w:val="18"/>
                <w:rPrChange w:id="3551" w:author="吴潇" w:date="2014-12-23T08:50:00Z">
                  <w:rPr/>
                </w:rPrChange>
              </w:rPr>
              <w:t>ANS1</w:t>
            </w:r>
            <w:r>
              <w:rPr>
                <w:rFonts w:hint="eastAsia"/>
                <w:sz w:val="18"/>
                <w:szCs w:val="18"/>
                <w:rPrChange w:id="3552" w:author="吴潇" w:date="2014-12-23T08:50:00Z">
                  <w:rPr>
                    <w:rFonts w:hint="eastAsia"/>
                  </w:rPr>
                </w:rPrChange>
              </w:rPr>
              <w:t>…</w:t>
            </w:r>
            <w:r>
              <w:rPr>
                <w:sz w:val="18"/>
                <w:szCs w:val="18"/>
                <w:rPrChange w:id="3553" w:author="吴潇" w:date="2014-12-23T08:50:00Z">
                  <w:rPr/>
                </w:rPrChange>
              </w:rPr>
              <w:t>37</w:t>
            </w:r>
          </w:p>
        </w:tc>
        <w:tc>
          <w:tcPr>
            <w:tcW w:w="2860" w:type="dxa"/>
            <w:vAlign w:val="top"/>
            <w:tcPrChange w:id="3554" w:author="吴潇" w:date="2014-12-23T08:47:00Z">
              <w:tcPr>
                <w:tcW w:w="3509" w:type="dxa"/>
                <w:vAlign w:val="top"/>
              </w:tcPr>
            </w:tcPrChange>
          </w:tcPr>
          <w:p>
            <w:pPr>
              <w:numPr>
                <w:ilvl w:val="0"/>
                <w:numId w:val="0"/>
              </w:numPr>
              <w:outlineLvl w:val="4"/>
              <w:rPr>
                <w:rFonts w:eastAsia="宋体"/>
                <w:sz w:val="18"/>
                <w:szCs w:val="18"/>
                <w:rPrChange w:id="3555" w:author="吴潇" w:date="2014-12-23T08:50:00Z">
                  <w:rPr>
                    <w:rFonts w:eastAsia="黑体"/>
                  </w:rPr>
                </w:rPrChange>
              </w:rPr>
            </w:pPr>
            <w:r>
              <w:rPr>
                <w:rFonts w:hint="eastAsia"/>
                <w:sz w:val="18"/>
                <w:szCs w:val="18"/>
                <w:rPrChange w:id="3556" w:author="吴潇" w:date="2014-12-23T08:50:00Z">
                  <w:rPr>
                    <w:rFonts w:hint="eastAsia"/>
                  </w:rPr>
                </w:rPrChange>
              </w:rPr>
              <w:t>卡上第二磁道数据，将透传至</w:t>
            </w:r>
            <w:r>
              <w:rPr>
                <w:sz w:val="18"/>
                <w:szCs w:val="18"/>
                <w:rPrChange w:id="3557" w:author="吴潇" w:date="2014-12-23T08:50:00Z">
                  <w:rPr/>
                </w:rPrChange>
              </w:rPr>
              <w:t>CUPS</w:t>
            </w:r>
            <w:r>
              <w:rPr>
                <w:rFonts w:hint="eastAsia"/>
                <w:sz w:val="18"/>
                <w:szCs w:val="18"/>
                <w:rPrChange w:id="3558" w:author="吴潇" w:date="2014-12-23T08:50:00Z">
                  <w:rPr>
                    <w:rFonts w:hint="eastAsia"/>
                  </w:rPr>
                </w:rPrChange>
              </w:rPr>
              <w:t>的</w:t>
            </w:r>
            <w:r>
              <w:rPr>
                <w:sz w:val="18"/>
                <w:szCs w:val="18"/>
                <w:rPrChange w:id="3559" w:author="吴潇" w:date="2014-12-23T08:50:00Z">
                  <w:rPr/>
                </w:rPrChange>
              </w:rPr>
              <w:t>35</w:t>
            </w:r>
            <w:r>
              <w:rPr>
                <w:rFonts w:hint="eastAsia"/>
                <w:sz w:val="18"/>
                <w:szCs w:val="18"/>
                <w:rPrChange w:id="3560" w:author="吴潇" w:date="2014-12-23T08:50:00Z">
                  <w:rPr>
                    <w:rFonts w:hint="eastAsia"/>
                  </w:rPr>
                </w:rPrChange>
              </w:rPr>
              <w:t>域</w:t>
            </w:r>
            <w:r>
              <w:rPr>
                <w:sz w:val="18"/>
                <w:szCs w:val="18"/>
                <w:rPrChange w:id="3561" w:author="吴潇" w:date="2014-12-23T08:50:00Z">
                  <w:rPr/>
                </w:rPrChange>
              </w:rPr>
              <w:t xml:space="preserve"> </w:t>
            </w:r>
            <w:r>
              <w:rPr>
                <w:rFonts w:hint="eastAsia"/>
                <w:sz w:val="18"/>
                <w:szCs w:val="18"/>
                <w:rPrChange w:id="3562" w:author="吴潇" w:date="2014-12-23T08:50:00Z">
                  <w:rPr>
                    <w:rFonts w:hint="eastAsia"/>
                  </w:rPr>
                </w:rPrChange>
              </w:rPr>
              <w:t>域</w:t>
            </w:r>
            <w:r>
              <w:rPr>
                <w:sz w:val="18"/>
                <w:szCs w:val="18"/>
                <w:rPrChange w:id="3563" w:author="吴潇" w:date="2014-12-23T08:50:00Z">
                  <w:rPr/>
                </w:rPrChange>
              </w:rPr>
              <w:t xml:space="preserve">35 </w:t>
            </w:r>
            <w:r>
              <w:rPr>
                <w:rFonts w:hint="eastAsia"/>
                <w:sz w:val="18"/>
                <w:szCs w:val="18"/>
                <w:rPrChange w:id="3564" w:author="吴潇" w:date="2014-12-23T08:50:00Z">
                  <w:rPr>
                    <w:rFonts w:hint="eastAsia"/>
                  </w:rPr>
                </w:rPrChange>
              </w:rPr>
              <w:t>第二磁道数据</w:t>
            </w:r>
          </w:p>
          <w:p>
            <w:pPr>
              <w:numPr>
                <w:ilvl w:val="0"/>
                <w:numId w:val="0"/>
              </w:numPr>
              <w:rPr>
                <w:sz w:val="18"/>
                <w:szCs w:val="18"/>
                <w:rPrChange w:id="3565"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566"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567" w:author="吴潇" w:date="2014-12-23T08:47:00Z">
              <w:tcPr>
                <w:tcW w:w="1951" w:type="dxa"/>
                <w:vAlign w:val="top"/>
              </w:tcPr>
            </w:tcPrChange>
          </w:tcPr>
          <w:p>
            <w:pPr>
              <w:pStyle w:val="120"/>
              <w:numPr>
                <w:ilvl w:val="0"/>
                <w:numId w:val="31"/>
              </w:numPr>
              <w:tabs>
                <w:tab w:val="left" w:pos="360"/>
              </w:tabs>
              <w:ind w:firstLineChars="0"/>
              <w:jc w:val="center"/>
              <w:rPr>
                <w:ins w:id="3569" w:author="吴潇" w:date="2014-12-23T08:47:00Z"/>
                <w:sz w:val="18"/>
                <w:szCs w:val="18"/>
                <w:rPrChange w:id="3570" w:author="吴潇" w:date="2014-12-23T08:50:00Z">
                  <w:rPr/>
                </w:rPrChange>
              </w:rPr>
              <w:pPrChange w:id="3568" w:author="吴潇" w:date="2014-12-23T08:47:00Z">
                <w:pPr>
                  <w:numPr>
                    <w:ilvl w:val="0"/>
                    <w:numId w:val="0"/>
                  </w:numPr>
                  <w:tabs>
                    <w:tab w:val="clear" w:pos="360"/>
                    <w:tab w:val="clear" w:pos="784"/>
                  </w:tabs>
                  <w:jc w:val="center"/>
                </w:pPr>
              </w:pPrChange>
            </w:pPr>
          </w:p>
        </w:tc>
        <w:tc>
          <w:tcPr>
            <w:tcW w:w="2047" w:type="dxa"/>
            <w:vAlign w:val="top"/>
            <w:tcPrChange w:id="3571" w:author="吴潇" w:date="2014-12-23T08:47:00Z">
              <w:tcPr>
                <w:tcW w:w="1951" w:type="dxa"/>
                <w:vAlign w:val="top"/>
              </w:tcPr>
            </w:tcPrChange>
          </w:tcPr>
          <w:p>
            <w:pPr>
              <w:numPr>
                <w:ilvl w:val="0"/>
                <w:numId w:val="0"/>
              </w:numPr>
              <w:jc w:val="center"/>
              <w:outlineLvl w:val="4"/>
              <w:rPr>
                <w:rFonts w:eastAsia="宋体"/>
                <w:sz w:val="18"/>
                <w:szCs w:val="18"/>
                <w:rPrChange w:id="3572" w:author="吴潇" w:date="2014-12-23T08:50:00Z">
                  <w:rPr>
                    <w:rFonts w:eastAsia="黑体"/>
                  </w:rPr>
                </w:rPrChange>
              </w:rPr>
            </w:pPr>
            <w:del w:id="3573" w:author="吴潇" w:date="2014-12-23T08:47:00Z">
              <w:r>
                <w:rPr>
                  <w:rFonts w:hint="eastAsia"/>
                  <w:sz w:val="18"/>
                  <w:szCs w:val="18"/>
                  <w:rPrChange w:id="3574" w:author="吴潇" w:date="2014-12-23T08:50:00Z">
                    <w:rPr>
                      <w:rFonts w:hint="eastAsia"/>
                    </w:rPr>
                  </w:rPrChange>
                </w:rPr>
                <w:delText>子域</w:delText>
              </w:r>
            </w:del>
            <w:del w:id="3575" w:author="吴潇" w:date="2014-12-23T08:47:00Z">
              <w:r>
                <w:rPr>
                  <w:sz w:val="18"/>
                  <w:szCs w:val="18"/>
                  <w:rPrChange w:id="3576" w:author="吴潇" w:date="2014-12-23T08:50:00Z">
                    <w:rPr/>
                  </w:rPrChange>
                </w:rPr>
                <w:delText>4</w:delText>
              </w:r>
            </w:del>
            <w:del w:id="3577" w:author="吴潇" w:date="2014-12-23T08:47:00Z">
              <w:r>
                <w:rPr>
                  <w:rFonts w:hint="eastAsia"/>
                  <w:sz w:val="18"/>
                  <w:szCs w:val="18"/>
                  <w:rPrChange w:id="3578" w:author="吴潇" w:date="2014-12-23T08:50:00Z">
                    <w:rPr>
                      <w:rFonts w:hint="eastAsia"/>
                    </w:rPr>
                  </w:rPrChange>
                </w:rPr>
                <w:delText>：</w:delText>
              </w:r>
            </w:del>
            <w:r>
              <w:rPr>
                <w:rFonts w:hint="eastAsia"/>
                <w:sz w:val="18"/>
                <w:szCs w:val="18"/>
                <w:rPrChange w:id="3579" w:author="吴潇" w:date="2014-12-23T08:50:00Z">
                  <w:rPr>
                    <w:rFonts w:hint="eastAsia"/>
                  </w:rPr>
                </w:rPrChange>
              </w:rPr>
              <w:t>第三磁道数据</w:t>
            </w:r>
          </w:p>
          <w:p>
            <w:pPr>
              <w:numPr>
                <w:ilvl w:val="0"/>
                <w:numId w:val="0"/>
              </w:numPr>
              <w:jc w:val="center"/>
              <w:rPr>
                <w:sz w:val="18"/>
                <w:szCs w:val="18"/>
                <w:rPrChange w:id="3580" w:author="吴潇" w:date="2014-12-23T08:50:00Z">
                  <w:rPr/>
                </w:rPrChange>
              </w:rPr>
            </w:pPr>
          </w:p>
        </w:tc>
        <w:tc>
          <w:tcPr>
            <w:tcW w:w="2071" w:type="dxa"/>
            <w:vAlign w:val="top"/>
            <w:tcPrChange w:id="3581" w:author="吴潇" w:date="2014-12-23T08:47:00Z">
              <w:tcPr>
                <w:tcW w:w="2126" w:type="dxa"/>
                <w:vAlign w:val="top"/>
              </w:tcPr>
            </w:tcPrChange>
          </w:tcPr>
          <w:p>
            <w:pPr>
              <w:numPr>
                <w:ilvl w:val="0"/>
                <w:numId w:val="0"/>
              </w:numPr>
              <w:jc w:val="center"/>
              <w:outlineLvl w:val="4"/>
              <w:rPr>
                <w:rFonts w:eastAsia="宋体"/>
                <w:sz w:val="18"/>
                <w:szCs w:val="18"/>
                <w:rPrChange w:id="3582" w:author="吴潇" w:date="2014-12-23T08:50:00Z">
                  <w:rPr>
                    <w:rFonts w:eastAsia="黑体"/>
                  </w:rPr>
                </w:rPrChange>
              </w:rPr>
            </w:pPr>
            <w:r>
              <w:rPr>
                <w:sz w:val="18"/>
                <w:szCs w:val="18"/>
                <w:rPrChange w:id="3583" w:author="吴潇" w:date="2014-12-23T08:50:00Z">
                  <w:rPr/>
                </w:rPrChange>
              </w:rPr>
              <w:t>track3Data</w:t>
            </w:r>
          </w:p>
        </w:tc>
        <w:tc>
          <w:tcPr>
            <w:tcW w:w="1776" w:type="dxa"/>
            <w:vAlign w:val="top"/>
            <w:tcPrChange w:id="3584" w:author="吴潇" w:date="2014-12-23T08:47:00Z">
              <w:tcPr>
                <w:tcW w:w="1985" w:type="dxa"/>
                <w:vAlign w:val="top"/>
              </w:tcPr>
            </w:tcPrChange>
          </w:tcPr>
          <w:p>
            <w:pPr>
              <w:numPr>
                <w:ilvl w:val="0"/>
                <w:numId w:val="0"/>
              </w:numPr>
              <w:jc w:val="center"/>
              <w:outlineLvl w:val="4"/>
              <w:rPr>
                <w:rFonts w:eastAsia="宋体"/>
                <w:sz w:val="18"/>
                <w:szCs w:val="18"/>
                <w:rPrChange w:id="3585" w:author="吴潇" w:date="2014-12-23T08:50:00Z">
                  <w:rPr>
                    <w:rFonts w:eastAsia="黑体"/>
                  </w:rPr>
                </w:rPrChange>
              </w:rPr>
            </w:pPr>
            <w:r>
              <w:rPr>
                <w:sz w:val="18"/>
                <w:szCs w:val="18"/>
                <w:rPrChange w:id="3586" w:author="吴潇" w:date="2014-12-23T08:50:00Z">
                  <w:rPr/>
                </w:rPrChange>
              </w:rPr>
              <w:t>ANS1</w:t>
            </w:r>
            <w:r>
              <w:rPr>
                <w:rFonts w:hint="eastAsia"/>
                <w:sz w:val="18"/>
                <w:szCs w:val="18"/>
                <w:rPrChange w:id="3587" w:author="吴潇" w:date="2014-12-23T08:50:00Z">
                  <w:rPr>
                    <w:rFonts w:hint="eastAsia"/>
                  </w:rPr>
                </w:rPrChange>
              </w:rPr>
              <w:t>…</w:t>
            </w:r>
            <w:r>
              <w:rPr>
                <w:sz w:val="18"/>
                <w:szCs w:val="18"/>
                <w:rPrChange w:id="3588" w:author="吴潇" w:date="2014-12-23T08:50:00Z">
                  <w:rPr/>
                </w:rPrChange>
              </w:rPr>
              <w:t>104</w:t>
            </w:r>
          </w:p>
        </w:tc>
        <w:tc>
          <w:tcPr>
            <w:tcW w:w="2860" w:type="dxa"/>
            <w:vAlign w:val="top"/>
            <w:tcPrChange w:id="3589" w:author="吴潇" w:date="2014-12-23T08:47:00Z">
              <w:tcPr>
                <w:tcW w:w="3509" w:type="dxa"/>
                <w:vAlign w:val="top"/>
              </w:tcPr>
            </w:tcPrChange>
          </w:tcPr>
          <w:p>
            <w:pPr>
              <w:numPr>
                <w:numId w:val="0"/>
              </w:numPr>
              <w:tabs>
                <w:tab w:val="left" w:pos="360"/>
                <w:tab w:val="left" w:pos="784"/>
              </w:tabs>
              <w:outlineLvl w:val="4"/>
              <w:rPr>
                <w:rFonts w:eastAsia="宋体"/>
                <w:sz w:val="18"/>
                <w:szCs w:val="18"/>
                <w:rPrChange w:id="3591" w:author="吴潇" w:date="2014-12-23T08:50:00Z">
                  <w:rPr>
                    <w:rFonts w:eastAsia="黑体"/>
                  </w:rPr>
                </w:rPrChange>
              </w:rPr>
              <w:pPrChange w:id="3590" w:author="吴潇" w:date="2014-12-23T08:48:00Z">
                <w:pPr>
                  <w:outlineLvl w:val="4"/>
                </w:pPr>
              </w:pPrChange>
            </w:pPr>
            <w:r>
              <w:rPr>
                <w:rFonts w:hint="eastAsia"/>
                <w:sz w:val="18"/>
                <w:szCs w:val="18"/>
                <w:rPrChange w:id="3592" w:author="吴潇" w:date="2014-12-23T08:50:00Z">
                  <w:rPr>
                    <w:rFonts w:hint="eastAsia"/>
                  </w:rPr>
                </w:rPrChange>
              </w:rPr>
              <w:t>卡上第三磁道数据，将透传至</w:t>
            </w:r>
            <w:r>
              <w:rPr>
                <w:sz w:val="18"/>
                <w:szCs w:val="18"/>
                <w:rPrChange w:id="3593" w:author="吴潇" w:date="2014-12-23T08:50:00Z">
                  <w:rPr/>
                </w:rPrChange>
              </w:rPr>
              <w:t>CUPS</w:t>
            </w:r>
            <w:r>
              <w:rPr>
                <w:rFonts w:hint="eastAsia"/>
                <w:sz w:val="18"/>
                <w:szCs w:val="18"/>
                <w:rPrChange w:id="3594" w:author="吴潇" w:date="2014-12-23T08:50:00Z">
                  <w:rPr>
                    <w:rFonts w:hint="eastAsia"/>
                  </w:rPr>
                </w:rPrChange>
              </w:rPr>
              <w:t>的</w:t>
            </w:r>
            <w:r>
              <w:rPr>
                <w:sz w:val="18"/>
                <w:szCs w:val="18"/>
                <w:rPrChange w:id="3595" w:author="吴潇" w:date="2014-12-23T08:50:00Z">
                  <w:rPr/>
                </w:rPrChange>
              </w:rPr>
              <w:t>36</w:t>
            </w:r>
            <w:r>
              <w:rPr>
                <w:rFonts w:hint="eastAsia"/>
                <w:sz w:val="18"/>
                <w:szCs w:val="18"/>
                <w:rPrChange w:id="3596" w:author="吴潇" w:date="2014-12-23T08:50:00Z">
                  <w:rPr>
                    <w:rFonts w:hint="eastAsia"/>
                  </w:rPr>
                </w:rPrChange>
              </w:rPr>
              <w:t>域</w:t>
            </w:r>
            <w:r>
              <w:rPr>
                <w:sz w:val="18"/>
                <w:szCs w:val="18"/>
                <w:rPrChange w:id="3597" w:author="吴潇" w:date="2014-12-23T08:50:00Z">
                  <w:rPr/>
                </w:rPrChange>
              </w:rPr>
              <w:t xml:space="preserve"> </w:t>
            </w:r>
            <w:r>
              <w:rPr>
                <w:rFonts w:hint="eastAsia"/>
                <w:sz w:val="18"/>
                <w:szCs w:val="18"/>
                <w:rPrChange w:id="3598" w:author="吴潇" w:date="2014-12-23T08:50:00Z">
                  <w:rPr>
                    <w:rFonts w:hint="eastAsia"/>
                  </w:rPr>
                </w:rPrChange>
              </w:rPr>
              <w:t>域</w:t>
            </w:r>
            <w:r>
              <w:rPr>
                <w:sz w:val="18"/>
                <w:szCs w:val="18"/>
                <w:rPrChange w:id="3599" w:author="吴潇" w:date="2014-12-23T08:50:00Z">
                  <w:rPr/>
                </w:rPrChange>
              </w:rPr>
              <w:t xml:space="preserve">36 </w:t>
            </w:r>
            <w:r>
              <w:rPr>
                <w:rFonts w:hint="eastAsia"/>
                <w:sz w:val="18"/>
                <w:szCs w:val="18"/>
                <w:rPrChange w:id="3600" w:author="吴潇" w:date="2014-12-23T08:50:00Z">
                  <w:rPr>
                    <w:rFonts w:hint="eastAsia"/>
                  </w:rPr>
                </w:rPrChange>
              </w:rPr>
              <w:t>第三磁道数据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601"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602" w:author="吴潇" w:date="2014-12-23T08:47:00Z">
              <w:tcPr>
                <w:tcW w:w="1951" w:type="dxa"/>
                <w:vAlign w:val="top"/>
              </w:tcPr>
            </w:tcPrChange>
          </w:tcPr>
          <w:p>
            <w:pPr>
              <w:pStyle w:val="120"/>
              <w:numPr>
                <w:ilvl w:val="0"/>
                <w:numId w:val="31"/>
              </w:numPr>
              <w:tabs>
                <w:tab w:val="left" w:pos="360"/>
              </w:tabs>
              <w:ind w:firstLineChars="0"/>
              <w:jc w:val="center"/>
              <w:rPr>
                <w:ins w:id="3604" w:author="吴潇" w:date="2014-12-23T08:47:00Z"/>
                <w:sz w:val="18"/>
                <w:szCs w:val="18"/>
                <w:rPrChange w:id="3605" w:author="吴潇" w:date="2014-12-23T08:50:00Z">
                  <w:rPr/>
                </w:rPrChange>
              </w:rPr>
              <w:pPrChange w:id="3603" w:author="吴潇" w:date="2014-12-23T08:47:00Z">
                <w:pPr>
                  <w:numPr>
                    <w:ilvl w:val="0"/>
                    <w:numId w:val="0"/>
                  </w:numPr>
                  <w:tabs>
                    <w:tab w:val="clear" w:pos="360"/>
                    <w:tab w:val="clear" w:pos="784"/>
                  </w:tabs>
                  <w:jc w:val="center"/>
                </w:pPr>
              </w:pPrChange>
            </w:pPr>
          </w:p>
        </w:tc>
        <w:tc>
          <w:tcPr>
            <w:tcW w:w="2047" w:type="dxa"/>
            <w:vAlign w:val="top"/>
            <w:tcPrChange w:id="3606" w:author="吴潇" w:date="2014-12-23T08:47:00Z">
              <w:tcPr>
                <w:tcW w:w="1951" w:type="dxa"/>
                <w:vAlign w:val="top"/>
              </w:tcPr>
            </w:tcPrChange>
          </w:tcPr>
          <w:p>
            <w:pPr>
              <w:numPr>
                <w:ilvl w:val="0"/>
                <w:numId w:val="0"/>
              </w:numPr>
              <w:jc w:val="center"/>
              <w:outlineLvl w:val="4"/>
              <w:rPr>
                <w:rFonts w:eastAsia="宋体"/>
                <w:sz w:val="18"/>
                <w:szCs w:val="18"/>
                <w:rPrChange w:id="3607" w:author="吴潇" w:date="2014-12-23T08:50:00Z">
                  <w:rPr>
                    <w:rFonts w:eastAsia="黑体"/>
                  </w:rPr>
                </w:rPrChange>
              </w:rPr>
            </w:pPr>
            <w:del w:id="3608" w:author="吴潇" w:date="2014-12-23T08:47:00Z">
              <w:r>
                <w:rPr>
                  <w:rFonts w:hint="eastAsia"/>
                  <w:sz w:val="18"/>
                  <w:szCs w:val="18"/>
                  <w:rPrChange w:id="3609" w:author="吴潇" w:date="2014-12-23T08:50:00Z">
                    <w:rPr>
                      <w:rFonts w:hint="eastAsia"/>
                    </w:rPr>
                  </w:rPrChange>
                </w:rPr>
                <w:delText>子域</w:delText>
              </w:r>
            </w:del>
            <w:del w:id="3610" w:author="吴潇" w:date="2014-12-23T08:47:00Z">
              <w:r>
                <w:rPr>
                  <w:sz w:val="18"/>
                  <w:szCs w:val="18"/>
                  <w:rPrChange w:id="3611" w:author="吴潇" w:date="2014-12-23T08:50:00Z">
                    <w:rPr/>
                  </w:rPrChange>
                </w:rPr>
                <w:delText>5</w:delText>
              </w:r>
            </w:del>
            <w:del w:id="3612" w:author="吴潇" w:date="2014-12-23T08:47:00Z">
              <w:r>
                <w:rPr>
                  <w:rFonts w:hint="eastAsia"/>
                  <w:sz w:val="18"/>
                  <w:szCs w:val="18"/>
                  <w:rPrChange w:id="3613" w:author="吴潇" w:date="2014-12-23T08:50:00Z">
                    <w:rPr>
                      <w:rFonts w:hint="eastAsia"/>
                    </w:rPr>
                  </w:rPrChange>
                </w:rPr>
                <w:delText>：</w:delText>
              </w:r>
            </w:del>
            <w:r>
              <w:rPr>
                <w:rFonts w:hint="eastAsia"/>
                <w:sz w:val="18"/>
                <w:szCs w:val="18"/>
                <w:rPrChange w:id="3614" w:author="吴潇" w:date="2014-12-23T08:50:00Z">
                  <w:rPr>
                    <w:rFonts w:hint="eastAsia"/>
                  </w:rPr>
                </w:rPrChange>
              </w:rPr>
              <w:t>服务点输入方式码</w:t>
            </w:r>
          </w:p>
        </w:tc>
        <w:tc>
          <w:tcPr>
            <w:tcW w:w="2071" w:type="dxa"/>
            <w:vAlign w:val="top"/>
            <w:tcPrChange w:id="3615" w:author="吴潇" w:date="2014-12-23T08:47:00Z">
              <w:tcPr>
                <w:tcW w:w="2126" w:type="dxa"/>
                <w:vAlign w:val="top"/>
              </w:tcPr>
            </w:tcPrChange>
          </w:tcPr>
          <w:p>
            <w:pPr>
              <w:numPr>
                <w:ilvl w:val="0"/>
                <w:numId w:val="0"/>
              </w:numPr>
              <w:jc w:val="center"/>
              <w:outlineLvl w:val="4"/>
              <w:rPr>
                <w:rFonts w:eastAsia="宋体"/>
                <w:sz w:val="18"/>
                <w:szCs w:val="18"/>
                <w:rPrChange w:id="3616" w:author="吴潇" w:date="2014-12-23T08:50:00Z">
                  <w:rPr>
                    <w:rFonts w:eastAsia="黑体"/>
                  </w:rPr>
                </w:rPrChange>
              </w:rPr>
            </w:pPr>
            <w:r>
              <w:rPr>
                <w:sz w:val="18"/>
                <w:szCs w:val="18"/>
                <w:rPrChange w:id="3617" w:author="吴潇" w:date="2014-12-23T08:50:00Z">
                  <w:rPr/>
                </w:rPrChange>
              </w:rPr>
              <w:t>POSentryModeCode</w:t>
            </w:r>
          </w:p>
        </w:tc>
        <w:tc>
          <w:tcPr>
            <w:tcW w:w="1776" w:type="dxa"/>
            <w:vAlign w:val="top"/>
            <w:tcPrChange w:id="3618" w:author="吴潇" w:date="2014-12-23T08:47:00Z">
              <w:tcPr>
                <w:tcW w:w="1985" w:type="dxa"/>
                <w:vAlign w:val="top"/>
              </w:tcPr>
            </w:tcPrChange>
          </w:tcPr>
          <w:p>
            <w:pPr>
              <w:numPr>
                <w:ilvl w:val="0"/>
                <w:numId w:val="0"/>
              </w:numPr>
              <w:jc w:val="center"/>
              <w:outlineLvl w:val="4"/>
              <w:rPr>
                <w:rFonts w:eastAsia="宋体"/>
                <w:sz w:val="18"/>
                <w:szCs w:val="18"/>
                <w:rPrChange w:id="3619" w:author="吴潇" w:date="2014-12-23T08:50:00Z">
                  <w:rPr>
                    <w:rFonts w:eastAsia="黑体"/>
                  </w:rPr>
                </w:rPrChange>
              </w:rPr>
            </w:pPr>
            <w:r>
              <w:rPr>
                <w:sz w:val="18"/>
                <w:szCs w:val="18"/>
                <w:rPrChange w:id="3620" w:author="吴潇" w:date="2014-12-23T08:50:00Z">
                  <w:rPr/>
                </w:rPrChange>
              </w:rPr>
              <w:t>N2</w:t>
            </w:r>
          </w:p>
        </w:tc>
        <w:tc>
          <w:tcPr>
            <w:tcW w:w="2860" w:type="dxa"/>
            <w:vAlign w:val="top"/>
            <w:tcPrChange w:id="3621" w:author="吴潇" w:date="2014-12-23T08:47:00Z">
              <w:tcPr>
                <w:tcW w:w="3509" w:type="dxa"/>
                <w:vAlign w:val="top"/>
              </w:tcPr>
            </w:tcPrChange>
          </w:tcPr>
          <w:p>
            <w:pPr>
              <w:numPr>
                <w:ilvl w:val="0"/>
                <w:numId w:val="0"/>
              </w:numPr>
              <w:outlineLvl w:val="4"/>
              <w:rPr>
                <w:rFonts w:eastAsia="宋体"/>
                <w:sz w:val="18"/>
                <w:szCs w:val="18"/>
                <w:rPrChange w:id="3622" w:author="吴潇" w:date="2014-12-23T08:50:00Z">
                  <w:rPr>
                    <w:rFonts w:eastAsia="黑体"/>
                  </w:rPr>
                </w:rPrChange>
              </w:rPr>
            </w:pPr>
            <w:r>
              <w:rPr>
                <w:rFonts w:hint="eastAsia"/>
                <w:sz w:val="18"/>
                <w:szCs w:val="18"/>
                <w:rPrChange w:id="3623" w:author="吴潇" w:date="2014-12-23T08:50:00Z">
                  <w:rPr>
                    <w:rFonts w:hint="eastAsia"/>
                  </w:rPr>
                </w:rPrChange>
              </w:rPr>
              <w:t>服务点输入方式码</w:t>
            </w:r>
            <w:r>
              <w:rPr>
                <w:sz w:val="18"/>
                <w:szCs w:val="18"/>
                <w:rPrChange w:id="3624" w:author="吴潇" w:date="2014-12-23T08:50:00Z">
                  <w:rPr/>
                </w:rPrChange>
              </w:rPr>
              <w:t>,</w:t>
            </w:r>
            <w:r>
              <w:rPr>
                <w:rFonts w:hint="eastAsia"/>
                <w:sz w:val="18"/>
                <w:szCs w:val="18"/>
                <w:rPrChange w:id="3625" w:author="吴潇" w:date="2014-12-23T08:50:00Z">
                  <w:rPr>
                    <w:rFonts w:hint="eastAsia"/>
                  </w:rPr>
                </w:rPrChange>
              </w:rPr>
              <w:t>即持卡人数据（如</w:t>
            </w:r>
            <w:r>
              <w:rPr>
                <w:sz w:val="18"/>
                <w:szCs w:val="18"/>
                <w:rPrChange w:id="3626" w:author="吴潇" w:date="2014-12-23T08:50:00Z">
                  <w:rPr/>
                </w:rPrChange>
              </w:rPr>
              <w:t>PAN</w:t>
            </w:r>
            <w:r>
              <w:rPr>
                <w:rFonts w:hint="eastAsia"/>
                <w:sz w:val="18"/>
                <w:szCs w:val="18"/>
                <w:rPrChange w:id="3627" w:author="吴潇" w:date="2014-12-23T08:50:00Z">
                  <w:rPr>
                    <w:rFonts w:hint="eastAsia"/>
                  </w:rPr>
                </w:rPrChange>
              </w:rPr>
              <w:t>和</w:t>
            </w:r>
            <w:r>
              <w:rPr>
                <w:sz w:val="18"/>
                <w:szCs w:val="18"/>
                <w:rPrChange w:id="3628" w:author="吴潇" w:date="2014-12-23T08:50:00Z">
                  <w:rPr/>
                </w:rPrChange>
              </w:rPr>
              <w:t>PIN</w:t>
            </w:r>
            <w:r>
              <w:rPr>
                <w:rFonts w:hint="eastAsia"/>
                <w:sz w:val="18"/>
                <w:szCs w:val="18"/>
                <w:rPrChange w:id="3629" w:author="吴潇" w:date="2014-12-23T08:50:00Z">
                  <w:rPr>
                    <w:rFonts w:hint="eastAsia"/>
                  </w:rPr>
                </w:rPrChange>
              </w:rPr>
              <w:t>）的输入方式</w:t>
            </w:r>
          </w:p>
          <w:p>
            <w:pPr>
              <w:numPr>
                <w:ilvl w:val="0"/>
                <w:numId w:val="0"/>
              </w:numPr>
              <w:rPr>
                <w:sz w:val="18"/>
                <w:szCs w:val="18"/>
                <w:rPrChange w:id="3630" w:author="吴潇" w:date="2014-12-23T08:50:00Z">
                  <w:rPr/>
                </w:rPrChange>
              </w:rPr>
            </w:pPr>
            <w:r>
              <w:rPr>
                <w:rFonts w:hint="eastAsia"/>
                <w:sz w:val="18"/>
                <w:szCs w:val="18"/>
                <w:rPrChange w:id="3631" w:author="吴潇" w:date="2014-12-23T08:50:00Z">
                  <w:rPr>
                    <w:rFonts w:hint="eastAsia"/>
                  </w:rPr>
                </w:rPrChange>
              </w:rPr>
              <w:t>服务点（</w:t>
            </w:r>
            <w:r>
              <w:rPr>
                <w:sz w:val="18"/>
                <w:szCs w:val="18"/>
                <w:rPrChange w:id="3632" w:author="吴潇" w:date="2014-12-23T08:50:00Z">
                  <w:rPr/>
                </w:rPrChange>
              </w:rPr>
              <w:t>Point Of Service</w:t>
            </w:r>
            <w:r>
              <w:rPr>
                <w:rFonts w:hint="eastAsia"/>
                <w:sz w:val="18"/>
                <w:szCs w:val="18"/>
                <w:rPrChange w:id="3633" w:author="吴潇" w:date="2014-12-23T08:50:00Z">
                  <w:rPr>
                    <w:rFonts w:hint="eastAsia"/>
                  </w:rPr>
                </w:rPrChange>
              </w:rPr>
              <w:t>）是指各种交易始发场合，透传至</w:t>
            </w:r>
            <w:r>
              <w:rPr>
                <w:sz w:val="18"/>
                <w:szCs w:val="18"/>
                <w:rPrChange w:id="3634" w:author="吴潇" w:date="2014-12-23T08:50:00Z">
                  <w:rPr/>
                </w:rPrChange>
              </w:rPr>
              <w:t>CUPS22</w:t>
            </w:r>
            <w:r>
              <w:rPr>
                <w:rFonts w:hint="eastAsia"/>
                <w:sz w:val="18"/>
                <w:szCs w:val="18"/>
                <w:rPrChange w:id="3635" w:author="吴潇" w:date="2014-12-23T08:50:00Z">
                  <w:rPr>
                    <w:rFonts w:hint="eastAsia"/>
                  </w:rPr>
                </w:rPrChange>
              </w:rPr>
              <w:t>域（服务点输入方式码）前两位</w:t>
            </w:r>
            <w:r>
              <w:rPr>
                <w:sz w:val="18"/>
                <w:szCs w:val="18"/>
                <w:rPrChange w:id="3636" w:author="吴潇" w:date="2014-12-23T08:50:00Z">
                  <w:rPr/>
                </w:rPrChang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637"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638" w:author="吴潇" w:date="2014-12-23T08:47:00Z">
              <w:tcPr>
                <w:tcW w:w="1951" w:type="dxa"/>
                <w:vAlign w:val="top"/>
              </w:tcPr>
            </w:tcPrChange>
          </w:tcPr>
          <w:p>
            <w:pPr>
              <w:pStyle w:val="120"/>
              <w:numPr>
                <w:ilvl w:val="0"/>
                <w:numId w:val="31"/>
              </w:numPr>
              <w:tabs>
                <w:tab w:val="left" w:pos="360"/>
              </w:tabs>
              <w:ind w:firstLineChars="0"/>
              <w:jc w:val="center"/>
              <w:rPr>
                <w:ins w:id="3640" w:author="吴潇" w:date="2014-12-23T08:47:00Z"/>
                <w:sz w:val="18"/>
                <w:szCs w:val="18"/>
                <w:rPrChange w:id="3641" w:author="吴潇" w:date="2014-12-23T08:50:00Z">
                  <w:rPr/>
                </w:rPrChange>
              </w:rPr>
              <w:pPrChange w:id="3639" w:author="吴潇" w:date="2014-12-23T08:47:00Z">
                <w:pPr>
                  <w:numPr>
                    <w:ilvl w:val="0"/>
                    <w:numId w:val="0"/>
                  </w:numPr>
                  <w:tabs>
                    <w:tab w:val="clear" w:pos="360"/>
                    <w:tab w:val="clear" w:pos="784"/>
                  </w:tabs>
                  <w:jc w:val="center"/>
                </w:pPr>
              </w:pPrChange>
            </w:pPr>
          </w:p>
        </w:tc>
        <w:tc>
          <w:tcPr>
            <w:tcW w:w="2047" w:type="dxa"/>
            <w:vAlign w:val="top"/>
            <w:tcPrChange w:id="3642" w:author="吴潇" w:date="2014-12-23T08:47:00Z">
              <w:tcPr>
                <w:tcW w:w="1951" w:type="dxa"/>
                <w:vAlign w:val="top"/>
              </w:tcPr>
            </w:tcPrChange>
          </w:tcPr>
          <w:p>
            <w:pPr>
              <w:numPr>
                <w:ilvl w:val="0"/>
                <w:numId w:val="0"/>
              </w:numPr>
              <w:jc w:val="center"/>
              <w:outlineLvl w:val="4"/>
              <w:rPr>
                <w:rFonts w:eastAsia="宋体"/>
                <w:sz w:val="18"/>
                <w:szCs w:val="18"/>
                <w:rPrChange w:id="3643" w:author="吴潇" w:date="2014-12-23T08:50:00Z">
                  <w:rPr>
                    <w:rFonts w:eastAsia="黑体"/>
                  </w:rPr>
                </w:rPrChange>
              </w:rPr>
            </w:pPr>
            <w:del w:id="3644" w:author="吴潇" w:date="2014-12-23T08:47:00Z">
              <w:r>
                <w:rPr>
                  <w:rFonts w:hint="eastAsia"/>
                  <w:sz w:val="18"/>
                  <w:szCs w:val="18"/>
                  <w:rPrChange w:id="3645" w:author="吴潇" w:date="2014-12-23T08:50:00Z">
                    <w:rPr>
                      <w:rFonts w:hint="eastAsia"/>
                    </w:rPr>
                  </w:rPrChange>
                </w:rPr>
                <w:delText>子域</w:delText>
              </w:r>
            </w:del>
            <w:del w:id="3646" w:author="吴潇" w:date="2014-12-23T08:47:00Z">
              <w:r>
                <w:rPr>
                  <w:sz w:val="18"/>
                  <w:szCs w:val="18"/>
                  <w:rPrChange w:id="3647" w:author="吴潇" w:date="2014-12-23T08:50:00Z">
                    <w:rPr/>
                  </w:rPrChange>
                </w:rPr>
                <w:delText>6</w:delText>
              </w:r>
            </w:del>
            <w:del w:id="3648" w:author="吴潇" w:date="2014-12-23T08:47:00Z">
              <w:r>
                <w:rPr>
                  <w:rFonts w:hint="eastAsia"/>
                  <w:sz w:val="18"/>
                  <w:szCs w:val="18"/>
                  <w:rPrChange w:id="3649" w:author="吴潇" w:date="2014-12-23T08:50:00Z">
                    <w:rPr>
                      <w:rFonts w:hint="eastAsia"/>
                    </w:rPr>
                  </w:rPrChange>
                </w:rPr>
                <w:delText>：</w:delText>
              </w:r>
            </w:del>
            <w:r>
              <w:rPr>
                <w:rFonts w:hint="eastAsia"/>
                <w:sz w:val="18"/>
                <w:szCs w:val="18"/>
                <w:rPrChange w:id="3650" w:author="吴潇" w:date="2014-12-23T08:50:00Z">
                  <w:rPr>
                    <w:rFonts w:hint="eastAsia"/>
                  </w:rPr>
                </w:rPrChange>
              </w:rPr>
              <w:t>终端读取能力</w:t>
            </w:r>
          </w:p>
        </w:tc>
        <w:tc>
          <w:tcPr>
            <w:tcW w:w="2071" w:type="dxa"/>
            <w:vAlign w:val="top"/>
            <w:tcPrChange w:id="3651" w:author="吴潇" w:date="2014-12-23T08:47:00Z">
              <w:tcPr>
                <w:tcW w:w="2126" w:type="dxa"/>
                <w:vAlign w:val="top"/>
              </w:tcPr>
            </w:tcPrChange>
          </w:tcPr>
          <w:p>
            <w:pPr>
              <w:numPr>
                <w:ilvl w:val="0"/>
                <w:numId w:val="0"/>
              </w:numPr>
              <w:jc w:val="center"/>
              <w:outlineLvl w:val="4"/>
              <w:rPr>
                <w:rFonts w:eastAsia="宋体"/>
                <w:sz w:val="18"/>
                <w:szCs w:val="18"/>
                <w:rPrChange w:id="3652" w:author="吴潇" w:date="2014-12-23T08:50:00Z">
                  <w:rPr>
                    <w:rFonts w:eastAsia="黑体"/>
                  </w:rPr>
                </w:rPrChange>
              </w:rPr>
            </w:pPr>
            <w:r>
              <w:rPr>
                <w:sz w:val="18"/>
                <w:szCs w:val="18"/>
                <w:rPrChange w:id="3653" w:author="吴潇" w:date="2014-12-23T08:50:00Z">
                  <w:rPr/>
                </w:rPrChange>
              </w:rPr>
              <w:t>termEntryCap</w:t>
            </w:r>
          </w:p>
        </w:tc>
        <w:tc>
          <w:tcPr>
            <w:tcW w:w="1776" w:type="dxa"/>
            <w:vAlign w:val="top"/>
            <w:tcPrChange w:id="3654" w:author="吴潇" w:date="2014-12-23T08:47:00Z">
              <w:tcPr>
                <w:tcW w:w="1985" w:type="dxa"/>
                <w:vAlign w:val="top"/>
              </w:tcPr>
            </w:tcPrChange>
          </w:tcPr>
          <w:p>
            <w:pPr>
              <w:numPr>
                <w:ilvl w:val="0"/>
                <w:numId w:val="0"/>
              </w:numPr>
              <w:jc w:val="center"/>
              <w:outlineLvl w:val="4"/>
              <w:rPr>
                <w:rFonts w:eastAsia="宋体"/>
                <w:sz w:val="18"/>
                <w:szCs w:val="18"/>
                <w:rPrChange w:id="3655" w:author="吴潇" w:date="2014-12-23T08:50:00Z">
                  <w:rPr>
                    <w:rFonts w:eastAsia="黑体"/>
                  </w:rPr>
                </w:rPrChange>
              </w:rPr>
            </w:pPr>
            <w:r>
              <w:rPr>
                <w:sz w:val="18"/>
                <w:szCs w:val="18"/>
                <w:rPrChange w:id="3656" w:author="吴潇" w:date="2014-12-23T08:50:00Z">
                  <w:rPr/>
                </w:rPrChange>
              </w:rPr>
              <w:t>ANS1</w:t>
            </w:r>
          </w:p>
        </w:tc>
        <w:tc>
          <w:tcPr>
            <w:tcW w:w="2860" w:type="dxa"/>
            <w:vAlign w:val="top"/>
            <w:tcPrChange w:id="3657" w:author="吴潇" w:date="2014-12-23T08:47:00Z">
              <w:tcPr>
                <w:tcW w:w="3509" w:type="dxa"/>
                <w:vAlign w:val="top"/>
              </w:tcPr>
            </w:tcPrChange>
          </w:tcPr>
          <w:p>
            <w:pPr>
              <w:numPr>
                <w:ilvl w:val="0"/>
                <w:numId w:val="0"/>
              </w:numPr>
              <w:outlineLvl w:val="4"/>
              <w:rPr>
                <w:rFonts w:eastAsia="宋体"/>
                <w:sz w:val="18"/>
                <w:szCs w:val="18"/>
                <w:rPrChange w:id="3658" w:author="吴潇" w:date="2014-12-23T08:50:00Z">
                  <w:rPr>
                    <w:rFonts w:eastAsia="黑体"/>
                  </w:rPr>
                </w:rPrChange>
              </w:rPr>
            </w:pPr>
            <w:r>
              <w:rPr>
                <w:rFonts w:hint="eastAsia"/>
                <w:sz w:val="18"/>
                <w:szCs w:val="18"/>
                <w:rPrChange w:id="3659" w:author="吴潇" w:date="2014-12-23T08:50:00Z">
                  <w:rPr>
                    <w:rFonts w:hint="eastAsia"/>
                  </w:rPr>
                </w:rPrChange>
              </w:rPr>
              <w:t>透传到</w:t>
            </w:r>
            <w:r>
              <w:rPr>
                <w:sz w:val="18"/>
                <w:szCs w:val="18"/>
                <w:rPrChange w:id="3660" w:author="吴潇" w:date="2014-12-23T08:50:00Z">
                  <w:rPr/>
                </w:rPrChange>
              </w:rPr>
              <w:t>CUPS</w:t>
            </w:r>
            <w:r>
              <w:rPr>
                <w:rFonts w:hint="eastAsia"/>
                <w:sz w:val="18"/>
                <w:szCs w:val="18"/>
                <w:rPrChange w:id="3661" w:author="吴潇" w:date="2014-12-23T08:50:00Z">
                  <w:rPr>
                    <w:rFonts w:hint="eastAsia"/>
                  </w:rPr>
                </w:rPrChange>
              </w:rPr>
              <w:t>的</w:t>
            </w:r>
            <w:r>
              <w:rPr>
                <w:sz w:val="18"/>
                <w:szCs w:val="18"/>
                <w:rPrChange w:id="3662" w:author="吴潇" w:date="2014-12-23T08:50:00Z">
                  <w:rPr/>
                </w:rPrChange>
              </w:rPr>
              <w:t xml:space="preserve"> F60.2.2/Position 2: Terminal Entry Capability</w:t>
            </w:r>
            <w:r>
              <w:rPr>
                <w:rFonts w:hint="eastAsia"/>
                <w:sz w:val="18"/>
                <w:szCs w:val="18"/>
                <w:rPrChange w:id="3663" w:author="吴潇" w:date="2014-12-23T08:50:00Z">
                  <w:rPr>
                    <w:rFonts w:hint="eastAsia"/>
                  </w:rPr>
                </w:rPrChange>
              </w:rPr>
              <w:t>：终端读取能力</w:t>
            </w:r>
          </w:p>
          <w:p>
            <w:pPr>
              <w:numPr>
                <w:ilvl w:val="0"/>
                <w:numId w:val="0"/>
              </w:numPr>
              <w:rPr>
                <w:sz w:val="18"/>
                <w:szCs w:val="18"/>
                <w:rPrChange w:id="3664" w:author="吴潇" w:date="2014-12-23T08:50:00Z">
                  <w:rPr/>
                </w:rPrChange>
              </w:rPr>
            </w:pPr>
            <w:r>
              <w:rPr>
                <w:sz w:val="18"/>
                <w:szCs w:val="18"/>
                <w:rPrChange w:id="3665" w:author="吴潇" w:date="2014-12-23T08:50:00Z">
                  <w:rPr/>
                </w:rPrChange>
              </w:rPr>
              <w:t>F60</w:t>
            </w:r>
            <w:r>
              <w:rPr>
                <w:rFonts w:hint="eastAsia"/>
                <w:sz w:val="18"/>
                <w:szCs w:val="18"/>
                <w:rPrChange w:id="3666" w:author="吴潇" w:date="2014-12-23T08:50:00Z">
                  <w:rPr>
                    <w:rFonts w:hint="eastAsia"/>
                  </w:rPr>
                </w:rPrChange>
              </w:rPr>
              <w:t>自定义域</w:t>
            </w:r>
          </w:p>
          <w:p>
            <w:pPr>
              <w:numPr>
                <w:ilvl w:val="0"/>
                <w:numId w:val="0"/>
              </w:numPr>
              <w:rPr>
                <w:sz w:val="18"/>
                <w:szCs w:val="18"/>
                <w:rPrChange w:id="3667" w:author="吴潇" w:date="2014-12-23T08:50:00Z">
                  <w:rPr/>
                </w:rPrChange>
              </w:rPr>
            </w:pPr>
            <w:r>
              <w:rPr>
                <w:sz w:val="18"/>
                <w:szCs w:val="18"/>
                <w:rPrChange w:id="3668" w:author="吴潇" w:date="2014-12-23T08:50:00Z">
                  <w:rPr/>
                </w:rPrChange>
              </w:rPr>
              <w:t>F60.2</w:t>
            </w:r>
            <w:r>
              <w:rPr>
                <w:rFonts w:hint="eastAsia"/>
                <w:sz w:val="18"/>
                <w:szCs w:val="18"/>
                <w:rPrChange w:id="3669" w:author="吴潇" w:date="2014-12-23T08:50:00Z">
                  <w:rPr>
                    <w:rFonts w:hint="eastAsia"/>
                  </w:rPr>
                </w:rPrChange>
              </w:rPr>
              <w:t>服务点附加信息</w:t>
            </w:r>
          </w:p>
          <w:p>
            <w:pPr>
              <w:numPr>
                <w:ilvl w:val="0"/>
                <w:numId w:val="0"/>
              </w:numPr>
              <w:rPr>
                <w:sz w:val="18"/>
                <w:szCs w:val="18"/>
                <w:rPrChange w:id="3670" w:author="吴潇" w:date="2014-12-23T08:50:00Z">
                  <w:rPr/>
                </w:rPrChange>
              </w:rPr>
            </w:pPr>
            <w:r>
              <w:rPr>
                <w:sz w:val="18"/>
                <w:szCs w:val="18"/>
                <w:rPrChange w:id="3671" w:author="吴潇" w:date="2014-12-23T08:50:00Z">
                  <w:rPr/>
                </w:rPrChange>
              </w:rPr>
              <w:t xml:space="preserve">F60.2.2 </w:t>
            </w:r>
            <w:r>
              <w:rPr>
                <w:rFonts w:hint="eastAsia"/>
                <w:sz w:val="18"/>
                <w:szCs w:val="18"/>
                <w:rPrChange w:id="3672" w:author="吴潇" w:date="2014-12-23T08:50:00Z">
                  <w:rPr>
                    <w:rFonts w:hint="eastAsia"/>
                  </w:rPr>
                </w:rPrChange>
              </w:rPr>
              <w:t>终端读取能力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673"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674" w:author="吴潇" w:date="2014-12-23T08:47:00Z">
              <w:tcPr>
                <w:tcW w:w="1951" w:type="dxa"/>
                <w:vAlign w:val="top"/>
              </w:tcPr>
            </w:tcPrChange>
          </w:tcPr>
          <w:p>
            <w:pPr>
              <w:pStyle w:val="120"/>
              <w:numPr>
                <w:ilvl w:val="0"/>
                <w:numId w:val="31"/>
              </w:numPr>
              <w:tabs>
                <w:tab w:val="left" w:pos="360"/>
              </w:tabs>
              <w:ind w:firstLineChars="0"/>
              <w:jc w:val="center"/>
              <w:rPr>
                <w:ins w:id="3676" w:author="吴潇" w:date="2014-12-23T08:47:00Z"/>
                <w:sz w:val="18"/>
                <w:szCs w:val="18"/>
                <w:rPrChange w:id="3677" w:author="吴潇" w:date="2014-12-23T08:50:00Z">
                  <w:rPr/>
                </w:rPrChange>
              </w:rPr>
              <w:pPrChange w:id="3675" w:author="吴潇" w:date="2014-12-23T08:47:00Z">
                <w:pPr>
                  <w:numPr>
                    <w:ilvl w:val="0"/>
                    <w:numId w:val="0"/>
                  </w:numPr>
                  <w:tabs>
                    <w:tab w:val="clear" w:pos="360"/>
                    <w:tab w:val="clear" w:pos="784"/>
                  </w:tabs>
                  <w:jc w:val="center"/>
                </w:pPr>
              </w:pPrChange>
            </w:pPr>
          </w:p>
        </w:tc>
        <w:tc>
          <w:tcPr>
            <w:tcW w:w="2047" w:type="dxa"/>
            <w:vAlign w:val="top"/>
            <w:tcPrChange w:id="3678" w:author="吴潇" w:date="2014-12-23T08:47:00Z">
              <w:tcPr>
                <w:tcW w:w="1951" w:type="dxa"/>
                <w:vAlign w:val="top"/>
              </w:tcPr>
            </w:tcPrChange>
          </w:tcPr>
          <w:p>
            <w:pPr>
              <w:numPr>
                <w:ilvl w:val="0"/>
                <w:numId w:val="0"/>
              </w:numPr>
              <w:jc w:val="center"/>
              <w:outlineLvl w:val="4"/>
              <w:rPr>
                <w:rFonts w:eastAsia="宋体"/>
                <w:sz w:val="18"/>
                <w:szCs w:val="18"/>
                <w:rPrChange w:id="3679" w:author="吴潇" w:date="2014-12-23T08:50:00Z">
                  <w:rPr>
                    <w:rFonts w:eastAsia="黑体"/>
                  </w:rPr>
                </w:rPrChange>
              </w:rPr>
            </w:pPr>
            <w:del w:id="3680" w:author="吴潇" w:date="2014-12-23T08:47:00Z">
              <w:r>
                <w:rPr>
                  <w:rFonts w:hint="eastAsia"/>
                  <w:sz w:val="18"/>
                  <w:szCs w:val="18"/>
                  <w:rPrChange w:id="3681" w:author="吴潇" w:date="2014-12-23T08:50:00Z">
                    <w:rPr>
                      <w:rFonts w:hint="eastAsia"/>
                    </w:rPr>
                  </w:rPrChange>
                </w:rPr>
                <w:delText>子域</w:delText>
              </w:r>
            </w:del>
            <w:del w:id="3682" w:author="吴潇" w:date="2014-12-23T08:47:00Z">
              <w:r>
                <w:rPr>
                  <w:sz w:val="18"/>
                  <w:szCs w:val="18"/>
                  <w:rPrChange w:id="3683" w:author="吴潇" w:date="2014-12-23T08:50:00Z">
                    <w:rPr/>
                  </w:rPrChange>
                </w:rPr>
                <w:delText>7</w:delText>
              </w:r>
            </w:del>
            <w:del w:id="3684" w:author="吴潇" w:date="2014-12-23T08:47:00Z">
              <w:r>
                <w:rPr>
                  <w:rFonts w:hint="eastAsia"/>
                  <w:sz w:val="18"/>
                  <w:szCs w:val="18"/>
                  <w:rPrChange w:id="3685" w:author="吴潇" w:date="2014-12-23T08:50:00Z">
                    <w:rPr>
                      <w:rFonts w:hint="eastAsia"/>
                    </w:rPr>
                  </w:rPrChange>
                </w:rPr>
                <w:delText>：</w:delText>
              </w:r>
            </w:del>
            <w:r>
              <w:rPr>
                <w:sz w:val="18"/>
                <w:szCs w:val="18"/>
                <w:rPrChange w:id="3686" w:author="吴潇" w:date="2014-12-23T08:50:00Z">
                  <w:rPr/>
                </w:rPrChange>
              </w:rPr>
              <w:t>IC</w:t>
            </w:r>
            <w:r>
              <w:rPr>
                <w:rFonts w:hint="eastAsia"/>
                <w:sz w:val="18"/>
                <w:szCs w:val="18"/>
                <w:rPrChange w:id="3687" w:author="吴潇" w:date="2014-12-23T08:50:00Z">
                  <w:rPr>
                    <w:rFonts w:hint="eastAsia"/>
                  </w:rPr>
                </w:rPrChange>
              </w:rPr>
              <w:t>卡条件代码</w:t>
            </w:r>
          </w:p>
        </w:tc>
        <w:tc>
          <w:tcPr>
            <w:tcW w:w="2071" w:type="dxa"/>
            <w:vAlign w:val="top"/>
            <w:tcPrChange w:id="3688" w:author="吴潇" w:date="2014-12-23T08:47:00Z">
              <w:tcPr>
                <w:tcW w:w="2126" w:type="dxa"/>
                <w:vAlign w:val="top"/>
              </w:tcPr>
            </w:tcPrChange>
          </w:tcPr>
          <w:p>
            <w:pPr>
              <w:numPr>
                <w:ilvl w:val="0"/>
                <w:numId w:val="0"/>
              </w:numPr>
              <w:jc w:val="center"/>
              <w:outlineLvl w:val="4"/>
              <w:rPr>
                <w:rFonts w:eastAsia="宋体"/>
                <w:sz w:val="18"/>
                <w:szCs w:val="18"/>
                <w:rPrChange w:id="3689" w:author="吴潇" w:date="2014-12-23T08:50:00Z">
                  <w:rPr>
                    <w:rFonts w:eastAsia="黑体"/>
                  </w:rPr>
                </w:rPrChange>
              </w:rPr>
            </w:pPr>
            <w:r>
              <w:rPr>
                <w:sz w:val="18"/>
                <w:szCs w:val="18"/>
                <w:rPrChange w:id="3690" w:author="吴潇" w:date="2014-12-23T08:50:00Z">
                  <w:rPr/>
                </w:rPrChange>
              </w:rPr>
              <w:t>chipCondCode</w:t>
            </w:r>
          </w:p>
        </w:tc>
        <w:tc>
          <w:tcPr>
            <w:tcW w:w="1776" w:type="dxa"/>
            <w:vAlign w:val="top"/>
            <w:tcPrChange w:id="3691" w:author="吴潇" w:date="2014-12-23T08:47:00Z">
              <w:tcPr>
                <w:tcW w:w="1985" w:type="dxa"/>
                <w:vAlign w:val="top"/>
              </w:tcPr>
            </w:tcPrChange>
          </w:tcPr>
          <w:p>
            <w:pPr>
              <w:numPr>
                <w:ilvl w:val="0"/>
                <w:numId w:val="0"/>
              </w:numPr>
              <w:jc w:val="center"/>
              <w:outlineLvl w:val="4"/>
              <w:rPr>
                <w:rFonts w:eastAsia="宋体"/>
                <w:sz w:val="18"/>
                <w:szCs w:val="18"/>
                <w:rPrChange w:id="3692" w:author="吴潇" w:date="2014-12-23T08:50:00Z">
                  <w:rPr>
                    <w:rFonts w:eastAsia="黑体"/>
                  </w:rPr>
                </w:rPrChange>
              </w:rPr>
            </w:pPr>
            <w:r>
              <w:rPr>
                <w:sz w:val="18"/>
                <w:szCs w:val="18"/>
                <w:rPrChange w:id="3693" w:author="吴潇" w:date="2014-12-23T08:50:00Z">
                  <w:rPr/>
                </w:rPrChange>
              </w:rPr>
              <w:t>ANS1</w:t>
            </w:r>
          </w:p>
        </w:tc>
        <w:tc>
          <w:tcPr>
            <w:tcW w:w="2860" w:type="dxa"/>
            <w:vAlign w:val="top"/>
            <w:tcPrChange w:id="3694" w:author="吴潇" w:date="2014-12-23T08:47:00Z">
              <w:tcPr>
                <w:tcW w:w="3509" w:type="dxa"/>
                <w:vAlign w:val="top"/>
              </w:tcPr>
            </w:tcPrChange>
          </w:tcPr>
          <w:p>
            <w:pPr>
              <w:numPr>
                <w:ilvl w:val="0"/>
                <w:numId w:val="0"/>
              </w:numPr>
              <w:outlineLvl w:val="4"/>
              <w:rPr>
                <w:rFonts w:eastAsia="宋体"/>
                <w:sz w:val="18"/>
                <w:szCs w:val="18"/>
                <w:rPrChange w:id="3695" w:author="吴潇" w:date="2014-12-23T08:50:00Z">
                  <w:rPr>
                    <w:rFonts w:eastAsia="黑体"/>
                  </w:rPr>
                </w:rPrChange>
              </w:rPr>
            </w:pPr>
            <w:r>
              <w:rPr>
                <w:rFonts w:hint="eastAsia"/>
                <w:sz w:val="18"/>
                <w:szCs w:val="18"/>
                <w:rPrChange w:id="3696" w:author="吴潇" w:date="2014-12-23T08:50:00Z">
                  <w:rPr>
                    <w:rFonts w:hint="eastAsia"/>
                  </w:rPr>
                </w:rPrChange>
              </w:rPr>
              <w:t>透传到</w:t>
            </w:r>
            <w:r>
              <w:rPr>
                <w:sz w:val="18"/>
                <w:szCs w:val="18"/>
                <w:rPrChange w:id="3697" w:author="吴潇" w:date="2014-12-23T08:50:00Z">
                  <w:rPr/>
                </w:rPrChange>
              </w:rPr>
              <w:t>CUPS</w:t>
            </w:r>
            <w:r>
              <w:rPr>
                <w:rFonts w:hint="eastAsia"/>
                <w:sz w:val="18"/>
                <w:szCs w:val="18"/>
                <w:rPrChange w:id="3698" w:author="吴潇" w:date="2014-12-23T08:50:00Z">
                  <w:rPr>
                    <w:rFonts w:hint="eastAsia"/>
                  </w:rPr>
                </w:rPrChange>
              </w:rPr>
              <w:t>的</w:t>
            </w:r>
            <w:r>
              <w:rPr>
                <w:sz w:val="18"/>
                <w:szCs w:val="18"/>
                <w:rPrChange w:id="3699" w:author="吴潇" w:date="2014-12-23T08:50:00Z">
                  <w:rPr/>
                </w:rPrChange>
              </w:rPr>
              <w:t xml:space="preserve"> F 60.2.3/Position </w:t>
            </w:r>
            <w:r>
              <w:rPr>
                <w:sz w:val="18"/>
                <w:szCs w:val="18"/>
                <w:rPrChange w:id="3700" w:author="吴潇" w:date="2014-12-23T08:50:00Z">
                  <w:rPr/>
                </w:rPrChange>
              </w:rPr>
              <w:t>3: Chip Condition Code</w:t>
            </w:r>
            <w:r>
              <w:rPr>
                <w:rFonts w:hint="eastAsia"/>
                <w:sz w:val="18"/>
                <w:szCs w:val="18"/>
                <w:rPrChange w:id="3701" w:author="吴潇" w:date="2014-12-23T08:50:00Z">
                  <w:rPr>
                    <w:rFonts w:hint="eastAsia"/>
                  </w:rPr>
                </w:rPrChange>
              </w:rPr>
              <w:t>：</w:t>
            </w:r>
            <w:r>
              <w:rPr>
                <w:sz w:val="18"/>
                <w:szCs w:val="18"/>
                <w:rPrChange w:id="3702" w:author="吴潇" w:date="2014-12-23T08:50:00Z">
                  <w:rPr/>
                </w:rPrChange>
              </w:rPr>
              <w:t>IC</w:t>
            </w:r>
            <w:r>
              <w:rPr>
                <w:rFonts w:hint="eastAsia"/>
                <w:sz w:val="18"/>
                <w:szCs w:val="18"/>
                <w:rPrChange w:id="3703" w:author="吴潇" w:date="2014-12-23T08:50:00Z">
                  <w:rPr>
                    <w:rFonts w:hint="eastAsia"/>
                  </w:rPr>
                </w:rPrChange>
              </w:rPr>
              <w:t>卡条件代码</w:t>
            </w:r>
          </w:p>
          <w:p>
            <w:pPr>
              <w:numPr>
                <w:ilvl w:val="0"/>
                <w:numId w:val="0"/>
              </w:numPr>
              <w:rPr>
                <w:sz w:val="18"/>
                <w:szCs w:val="18"/>
                <w:rPrChange w:id="3704" w:author="吴潇" w:date="2014-12-23T08:50:00Z">
                  <w:rPr/>
                </w:rPrChange>
              </w:rPr>
            </w:pPr>
            <w:r>
              <w:rPr>
                <w:sz w:val="18"/>
                <w:szCs w:val="18"/>
                <w:rPrChange w:id="3705" w:author="吴潇" w:date="2014-12-23T08:50:00Z">
                  <w:rPr/>
                </w:rPrChange>
              </w:rPr>
              <w:t>F60</w:t>
            </w:r>
            <w:r>
              <w:rPr>
                <w:rFonts w:hint="eastAsia"/>
                <w:sz w:val="18"/>
                <w:szCs w:val="18"/>
                <w:rPrChange w:id="3706" w:author="吴潇" w:date="2014-12-23T08:50:00Z">
                  <w:rPr>
                    <w:rFonts w:hint="eastAsia"/>
                  </w:rPr>
                </w:rPrChange>
              </w:rPr>
              <w:t>自定义域</w:t>
            </w:r>
          </w:p>
          <w:p>
            <w:pPr>
              <w:numPr>
                <w:ilvl w:val="0"/>
                <w:numId w:val="0"/>
              </w:numPr>
              <w:rPr>
                <w:sz w:val="18"/>
                <w:szCs w:val="18"/>
                <w:rPrChange w:id="3707" w:author="吴潇" w:date="2014-12-23T08:50:00Z">
                  <w:rPr/>
                </w:rPrChange>
              </w:rPr>
            </w:pPr>
            <w:r>
              <w:rPr>
                <w:sz w:val="18"/>
                <w:szCs w:val="18"/>
                <w:rPrChange w:id="3708" w:author="吴潇" w:date="2014-12-23T08:50:00Z">
                  <w:rPr/>
                </w:rPrChange>
              </w:rPr>
              <w:t>F60.2</w:t>
            </w:r>
            <w:r>
              <w:rPr>
                <w:rFonts w:hint="eastAsia"/>
                <w:sz w:val="18"/>
                <w:szCs w:val="18"/>
                <w:rPrChange w:id="3709" w:author="吴潇" w:date="2014-12-23T08:50:00Z">
                  <w:rPr>
                    <w:rFonts w:hint="eastAsia"/>
                  </w:rPr>
                </w:rPrChange>
              </w:rPr>
              <w:t>服务点附加信息</w:t>
            </w:r>
          </w:p>
          <w:p>
            <w:pPr>
              <w:numPr>
                <w:ilvl w:val="0"/>
                <w:numId w:val="0"/>
              </w:numPr>
              <w:rPr>
                <w:sz w:val="18"/>
                <w:szCs w:val="18"/>
                <w:rPrChange w:id="3710" w:author="吴潇" w:date="2014-12-23T08:50:00Z">
                  <w:rPr/>
                </w:rPrChange>
              </w:rPr>
            </w:pPr>
            <w:r>
              <w:rPr>
                <w:sz w:val="18"/>
                <w:szCs w:val="18"/>
                <w:rPrChange w:id="3711" w:author="吴潇" w:date="2014-12-23T08:50:00Z">
                  <w:rPr/>
                </w:rPrChange>
              </w:rPr>
              <w:t>F60.2.3 IC</w:t>
            </w:r>
            <w:r>
              <w:rPr>
                <w:rFonts w:hint="eastAsia"/>
                <w:sz w:val="18"/>
                <w:szCs w:val="18"/>
                <w:rPrChange w:id="3712" w:author="吴潇" w:date="2014-12-23T08:50:00Z">
                  <w:rPr>
                    <w:rFonts w:hint="eastAsia"/>
                  </w:rPr>
                </w:rPrChange>
              </w:rPr>
              <w:t>卡条件代码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713"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714" w:author="吴潇" w:date="2014-12-23T08:47:00Z">
              <w:tcPr>
                <w:tcW w:w="1951" w:type="dxa"/>
                <w:vAlign w:val="top"/>
              </w:tcPr>
            </w:tcPrChange>
          </w:tcPr>
          <w:p>
            <w:pPr>
              <w:pStyle w:val="120"/>
              <w:numPr>
                <w:ilvl w:val="0"/>
                <w:numId w:val="31"/>
              </w:numPr>
              <w:tabs>
                <w:tab w:val="left" w:pos="360"/>
              </w:tabs>
              <w:ind w:firstLineChars="0"/>
              <w:jc w:val="center"/>
              <w:rPr>
                <w:ins w:id="3716" w:author="吴潇" w:date="2014-12-23T08:47:00Z"/>
                <w:sz w:val="18"/>
                <w:szCs w:val="18"/>
                <w:rPrChange w:id="3717" w:author="吴潇" w:date="2014-12-23T08:50:00Z">
                  <w:rPr/>
                </w:rPrChange>
              </w:rPr>
              <w:pPrChange w:id="3715" w:author="吴潇" w:date="2014-12-23T08:47:00Z">
                <w:pPr>
                  <w:numPr>
                    <w:ilvl w:val="0"/>
                    <w:numId w:val="0"/>
                  </w:numPr>
                  <w:tabs>
                    <w:tab w:val="clear" w:pos="360"/>
                    <w:tab w:val="clear" w:pos="784"/>
                  </w:tabs>
                  <w:jc w:val="center"/>
                </w:pPr>
              </w:pPrChange>
            </w:pPr>
          </w:p>
        </w:tc>
        <w:tc>
          <w:tcPr>
            <w:tcW w:w="2047" w:type="dxa"/>
            <w:vAlign w:val="top"/>
            <w:tcPrChange w:id="3718" w:author="吴潇" w:date="2014-12-23T08:47:00Z">
              <w:tcPr>
                <w:tcW w:w="1951" w:type="dxa"/>
                <w:vAlign w:val="top"/>
              </w:tcPr>
            </w:tcPrChange>
          </w:tcPr>
          <w:p>
            <w:pPr>
              <w:numPr>
                <w:ilvl w:val="0"/>
                <w:numId w:val="0"/>
              </w:numPr>
              <w:jc w:val="center"/>
              <w:outlineLvl w:val="4"/>
              <w:rPr>
                <w:rFonts w:eastAsia="宋体"/>
                <w:sz w:val="18"/>
                <w:szCs w:val="18"/>
                <w:rPrChange w:id="3719" w:author="吴潇" w:date="2014-12-23T08:50:00Z">
                  <w:rPr>
                    <w:rFonts w:eastAsia="黑体"/>
                  </w:rPr>
                </w:rPrChange>
              </w:rPr>
            </w:pPr>
            <w:del w:id="3720" w:author="吴潇" w:date="2014-12-23T08:47:00Z">
              <w:r>
                <w:rPr>
                  <w:rFonts w:hint="eastAsia"/>
                  <w:sz w:val="18"/>
                  <w:szCs w:val="18"/>
                  <w:rPrChange w:id="3721" w:author="吴潇" w:date="2014-12-23T08:50:00Z">
                    <w:rPr>
                      <w:rFonts w:hint="eastAsia"/>
                    </w:rPr>
                  </w:rPrChange>
                </w:rPr>
                <w:delText>子域</w:delText>
              </w:r>
            </w:del>
            <w:del w:id="3722" w:author="吴潇" w:date="2014-12-23T08:47:00Z">
              <w:r>
                <w:rPr>
                  <w:sz w:val="18"/>
                  <w:szCs w:val="18"/>
                  <w:rPrChange w:id="3723" w:author="吴潇" w:date="2014-12-23T08:50:00Z">
                    <w:rPr/>
                  </w:rPrChange>
                </w:rPr>
                <w:delText>8</w:delText>
              </w:r>
            </w:del>
            <w:del w:id="3724" w:author="吴潇" w:date="2014-12-23T08:47:00Z">
              <w:r>
                <w:rPr>
                  <w:rFonts w:hint="eastAsia"/>
                  <w:sz w:val="18"/>
                  <w:szCs w:val="18"/>
                  <w:rPrChange w:id="3725" w:author="吴潇" w:date="2014-12-23T08:50:00Z">
                    <w:rPr>
                      <w:rFonts w:hint="eastAsia"/>
                    </w:rPr>
                  </w:rPrChange>
                </w:rPr>
                <w:delText>：</w:delText>
              </w:r>
            </w:del>
            <w:r>
              <w:rPr>
                <w:rFonts w:hint="eastAsia"/>
                <w:sz w:val="18"/>
                <w:szCs w:val="18"/>
                <w:rPrChange w:id="3726" w:author="吴潇" w:date="2014-12-23T08:50:00Z">
                  <w:rPr>
                    <w:rFonts w:hint="eastAsia"/>
                  </w:rPr>
                </w:rPrChange>
              </w:rPr>
              <w:t>交易发起方式</w:t>
            </w:r>
          </w:p>
        </w:tc>
        <w:tc>
          <w:tcPr>
            <w:tcW w:w="2071" w:type="dxa"/>
            <w:vAlign w:val="top"/>
            <w:tcPrChange w:id="3727" w:author="吴潇" w:date="2014-12-23T08:47:00Z">
              <w:tcPr>
                <w:tcW w:w="2126" w:type="dxa"/>
                <w:vAlign w:val="top"/>
              </w:tcPr>
            </w:tcPrChange>
          </w:tcPr>
          <w:p>
            <w:pPr>
              <w:numPr>
                <w:ilvl w:val="0"/>
                <w:numId w:val="0"/>
              </w:numPr>
              <w:jc w:val="center"/>
              <w:outlineLvl w:val="4"/>
              <w:rPr>
                <w:rFonts w:eastAsia="宋体"/>
                <w:sz w:val="18"/>
                <w:szCs w:val="18"/>
                <w:rPrChange w:id="3728" w:author="吴潇" w:date="2014-12-23T08:50:00Z">
                  <w:rPr>
                    <w:rFonts w:eastAsia="黑体"/>
                  </w:rPr>
                </w:rPrChange>
              </w:rPr>
            </w:pPr>
            <w:r>
              <w:rPr>
                <w:sz w:val="18"/>
                <w:szCs w:val="18"/>
                <w:rPrChange w:id="3729" w:author="吴潇" w:date="2014-12-23T08:50:00Z">
                  <w:rPr/>
                </w:rPrChange>
              </w:rPr>
              <w:t>transSendMode</w:t>
            </w:r>
          </w:p>
        </w:tc>
        <w:tc>
          <w:tcPr>
            <w:tcW w:w="1776" w:type="dxa"/>
            <w:vAlign w:val="top"/>
            <w:tcPrChange w:id="3730" w:author="吴潇" w:date="2014-12-23T08:47:00Z">
              <w:tcPr>
                <w:tcW w:w="1985" w:type="dxa"/>
                <w:vAlign w:val="top"/>
              </w:tcPr>
            </w:tcPrChange>
          </w:tcPr>
          <w:p>
            <w:pPr>
              <w:numPr>
                <w:ilvl w:val="0"/>
                <w:numId w:val="0"/>
              </w:numPr>
              <w:jc w:val="center"/>
              <w:outlineLvl w:val="4"/>
              <w:rPr>
                <w:rFonts w:eastAsia="宋体"/>
                <w:sz w:val="18"/>
                <w:szCs w:val="18"/>
                <w:rPrChange w:id="3731" w:author="吴潇" w:date="2014-12-23T08:50:00Z">
                  <w:rPr>
                    <w:rFonts w:eastAsia="黑体"/>
                  </w:rPr>
                </w:rPrChange>
              </w:rPr>
            </w:pPr>
            <w:r>
              <w:rPr>
                <w:sz w:val="18"/>
                <w:szCs w:val="18"/>
                <w:rPrChange w:id="3732" w:author="吴潇" w:date="2014-12-23T08:50:00Z">
                  <w:rPr/>
                </w:rPrChange>
              </w:rPr>
              <w:t>ANS1</w:t>
            </w:r>
          </w:p>
        </w:tc>
        <w:tc>
          <w:tcPr>
            <w:tcW w:w="2860" w:type="dxa"/>
            <w:vAlign w:val="top"/>
            <w:tcPrChange w:id="3733" w:author="吴潇" w:date="2014-12-23T08:47:00Z">
              <w:tcPr>
                <w:tcW w:w="3509" w:type="dxa"/>
                <w:vAlign w:val="top"/>
              </w:tcPr>
            </w:tcPrChange>
          </w:tcPr>
          <w:p>
            <w:pPr>
              <w:numPr>
                <w:ilvl w:val="0"/>
                <w:numId w:val="0"/>
              </w:numPr>
              <w:outlineLvl w:val="4"/>
              <w:rPr>
                <w:rFonts w:eastAsia="宋体"/>
                <w:sz w:val="18"/>
                <w:szCs w:val="18"/>
                <w:rPrChange w:id="3734" w:author="吴潇" w:date="2014-12-23T08:50:00Z">
                  <w:rPr>
                    <w:rFonts w:eastAsia="黑体"/>
                  </w:rPr>
                </w:rPrChange>
              </w:rPr>
            </w:pPr>
            <w:r>
              <w:rPr>
                <w:rFonts w:hint="eastAsia"/>
                <w:sz w:val="18"/>
                <w:szCs w:val="18"/>
                <w:rPrChange w:id="3735" w:author="吴潇" w:date="2014-12-23T08:50:00Z">
                  <w:rPr>
                    <w:rFonts w:hint="eastAsia"/>
                  </w:rPr>
                </w:rPrChange>
              </w:rPr>
              <w:t>透传到</w:t>
            </w:r>
            <w:r>
              <w:rPr>
                <w:sz w:val="18"/>
                <w:szCs w:val="18"/>
                <w:rPrChange w:id="3736" w:author="吴潇" w:date="2014-12-23T08:50:00Z">
                  <w:rPr/>
                </w:rPrChange>
              </w:rPr>
              <w:t>CUPS</w:t>
            </w:r>
            <w:r>
              <w:rPr>
                <w:rFonts w:hint="eastAsia"/>
                <w:sz w:val="18"/>
                <w:szCs w:val="18"/>
                <w:rPrChange w:id="3737" w:author="吴潇" w:date="2014-12-23T08:50:00Z">
                  <w:rPr>
                    <w:rFonts w:hint="eastAsia"/>
                  </w:rPr>
                </w:rPrChange>
              </w:rPr>
              <w:t>的</w:t>
            </w:r>
            <w:r>
              <w:rPr>
                <w:sz w:val="18"/>
                <w:szCs w:val="18"/>
                <w:rPrChange w:id="3738" w:author="吴潇" w:date="2014-12-23T08:50:00Z">
                  <w:rPr/>
                </w:rPrChange>
              </w:rPr>
              <w:t xml:space="preserve"> F60.3.5</w:t>
            </w:r>
            <w:r>
              <w:rPr>
                <w:rFonts w:hint="eastAsia"/>
                <w:sz w:val="18"/>
                <w:szCs w:val="18"/>
                <w:rPrChange w:id="3739" w:author="吴潇" w:date="2014-12-23T08:50:00Z">
                  <w:rPr>
                    <w:rFonts w:hint="eastAsia"/>
                  </w:rPr>
                </w:rPrChange>
              </w:rPr>
              <w:t>：交易发起方式</w:t>
            </w:r>
          </w:p>
          <w:p>
            <w:pPr>
              <w:numPr>
                <w:ilvl w:val="0"/>
                <w:numId w:val="0"/>
              </w:numPr>
              <w:rPr>
                <w:sz w:val="18"/>
                <w:szCs w:val="18"/>
                <w:rPrChange w:id="3740" w:author="吴潇" w:date="2014-12-23T08:50:00Z">
                  <w:rPr/>
                </w:rPrChange>
              </w:rPr>
            </w:pPr>
            <w:r>
              <w:rPr>
                <w:sz w:val="18"/>
                <w:szCs w:val="18"/>
                <w:rPrChange w:id="3741" w:author="吴潇" w:date="2014-12-23T08:50:00Z">
                  <w:rPr/>
                </w:rPrChange>
              </w:rPr>
              <w:t xml:space="preserve">F60 </w:t>
            </w:r>
            <w:r>
              <w:rPr>
                <w:rFonts w:hint="eastAsia"/>
                <w:sz w:val="18"/>
                <w:szCs w:val="18"/>
                <w:rPrChange w:id="3742" w:author="吴潇" w:date="2014-12-23T08:50:00Z">
                  <w:rPr>
                    <w:rFonts w:hint="eastAsia"/>
                  </w:rPr>
                </w:rPrChange>
              </w:rPr>
              <w:t>自定义域</w:t>
            </w:r>
          </w:p>
          <w:p>
            <w:pPr>
              <w:numPr>
                <w:ilvl w:val="0"/>
                <w:numId w:val="0"/>
              </w:numPr>
              <w:rPr>
                <w:sz w:val="18"/>
                <w:szCs w:val="18"/>
                <w:rPrChange w:id="3743" w:author="吴潇" w:date="2014-12-23T08:50:00Z">
                  <w:rPr/>
                </w:rPrChange>
              </w:rPr>
            </w:pPr>
            <w:r>
              <w:rPr>
                <w:sz w:val="18"/>
                <w:szCs w:val="18"/>
                <w:rPrChange w:id="3744" w:author="吴潇" w:date="2014-12-23T08:50:00Z">
                  <w:rPr/>
                </w:rPrChange>
              </w:rPr>
              <w:t xml:space="preserve">F60.3 </w:t>
            </w:r>
            <w:r>
              <w:rPr>
                <w:rFonts w:hint="eastAsia"/>
                <w:sz w:val="18"/>
                <w:szCs w:val="18"/>
                <w:rPrChange w:id="3745" w:author="吴潇" w:date="2014-12-23T08:50:00Z">
                  <w:rPr>
                    <w:rFonts w:hint="eastAsia"/>
                  </w:rPr>
                </w:rPrChange>
              </w:rPr>
              <w:t>交易发生附加信息</w:t>
            </w:r>
          </w:p>
          <w:p>
            <w:pPr>
              <w:numPr>
                <w:ilvl w:val="0"/>
                <w:numId w:val="0"/>
              </w:numPr>
              <w:rPr>
                <w:del w:id="3746" w:author="吴潇" w:date="2014-12-23T08:48:00Z"/>
                <w:sz w:val="18"/>
                <w:szCs w:val="18"/>
                <w:rPrChange w:id="3747" w:author="吴潇" w:date="2014-12-23T08:50:00Z">
                  <w:rPr/>
                </w:rPrChange>
              </w:rPr>
            </w:pPr>
            <w:r>
              <w:rPr>
                <w:sz w:val="18"/>
                <w:szCs w:val="18"/>
                <w:rPrChange w:id="3748" w:author="吴潇" w:date="2014-12-23T08:50:00Z">
                  <w:rPr/>
                </w:rPrChange>
              </w:rPr>
              <w:t xml:space="preserve">F60.3.5 </w:t>
            </w:r>
            <w:r>
              <w:rPr>
                <w:rFonts w:hint="eastAsia"/>
                <w:sz w:val="18"/>
                <w:szCs w:val="18"/>
                <w:rPrChange w:id="3749" w:author="吴潇" w:date="2014-12-23T08:50:00Z">
                  <w:rPr>
                    <w:rFonts w:hint="eastAsia"/>
                  </w:rPr>
                </w:rPrChange>
              </w:rPr>
              <w:t>交易发起方式</w:t>
            </w:r>
          </w:p>
          <w:p>
            <w:pPr>
              <w:numPr>
                <w:ilvl w:val="0"/>
                <w:numId w:val="0"/>
              </w:numPr>
              <w:rPr>
                <w:sz w:val="18"/>
                <w:szCs w:val="18"/>
                <w:rPrChange w:id="3750" w:author="吴潇" w:date="2014-12-23T08:50:00Z">
                  <w:rPr/>
                </w:rPrChang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751"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752" w:author="吴潇" w:date="2014-12-23T08:47:00Z">
              <w:tcPr>
                <w:tcW w:w="1951" w:type="dxa"/>
                <w:vAlign w:val="top"/>
              </w:tcPr>
            </w:tcPrChange>
          </w:tcPr>
          <w:p>
            <w:pPr>
              <w:pStyle w:val="120"/>
              <w:numPr>
                <w:ilvl w:val="0"/>
                <w:numId w:val="31"/>
              </w:numPr>
              <w:tabs>
                <w:tab w:val="left" w:pos="360"/>
              </w:tabs>
              <w:ind w:firstLineChars="0"/>
              <w:jc w:val="center"/>
              <w:rPr>
                <w:ins w:id="3754" w:author="吴潇" w:date="2014-12-23T08:47:00Z"/>
                <w:sz w:val="18"/>
                <w:szCs w:val="18"/>
                <w:rPrChange w:id="3755" w:author="吴潇" w:date="2014-12-23T08:50:00Z">
                  <w:rPr/>
                </w:rPrChange>
              </w:rPr>
              <w:pPrChange w:id="3753" w:author="吴潇" w:date="2014-12-23T08:47:00Z">
                <w:pPr>
                  <w:numPr>
                    <w:ilvl w:val="0"/>
                    <w:numId w:val="0"/>
                  </w:numPr>
                  <w:tabs>
                    <w:tab w:val="clear" w:pos="360"/>
                    <w:tab w:val="clear" w:pos="784"/>
                  </w:tabs>
                  <w:jc w:val="center"/>
                </w:pPr>
              </w:pPrChange>
            </w:pPr>
          </w:p>
        </w:tc>
        <w:tc>
          <w:tcPr>
            <w:tcW w:w="2047" w:type="dxa"/>
            <w:vAlign w:val="top"/>
            <w:tcPrChange w:id="3756" w:author="吴潇" w:date="2014-12-23T08:47:00Z">
              <w:tcPr>
                <w:tcW w:w="1951" w:type="dxa"/>
                <w:vAlign w:val="top"/>
              </w:tcPr>
            </w:tcPrChange>
          </w:tcPr>
          <w:p>
            <w:pPr>
              <w:numPr>
                <w:ilvl w:val="0"/>
                <w:numId w:val="0"/>
              </w:numPr>
              <w:jc w:val="center"/>
              <w:outlineLvl w:val="4"/>
              <w:rPr>
                <w:rFonts w:eastAsia="宋体"/>
                <w:sz w:val="18"/>
                <w:szCs w:val="18"/>
                <w:rPrChange w:id="3757" w:author="吴潇" w:date="2014-12-23T08:50:00Z">
                  <w:rPr>
                    <w:rFonts w:eastAsia="黑体"/>
                  </w:rPr>
                </w:rPrChange>
              </w:rPr>
            </w:pPr>
            <w:del w:id="3758" w:author="吴潇" w:date="2014-12-23T08:47:00Z">
              <w:r>
                <w:rPr>
                  <w:rFonts w:hint="eastAsia"/>
                  <w:sz w:val="18"/>
                  <w:szCs w:val="18"/>
                  <w:rPrChange w:id="3759" w:author="吴潇" w:date="2014-12-23T08:50:00Z">
                    <w:rPr>
                      <w:rFonts w:hint="eastAsia"/>
                    </w:rPr>
                  </w:rPrChange>
                </w:rPr>
                <w:delText>子域</w:delText>
              </w:r>
            </w:del>
            <w:del w:id="3760" w:author="吴潇" w:date="2014-12-23T08:47:00Z">
              <w:r>
                <w:rPr>
                  <w:sz w:val="18"/>
                  <w:szCs w:val="18"/>
                  <w:rPrChange w:id="3761" w:author="吴潇" w:date="2014-12-23T08:50:00Z">
                    <w:rPr/>
                  </w:rPrChange>
                </w:rPr>
                <w:delText>9</w:delText>
              </w:r>
            </w:del>
            <w:del w:id="3762" w:author="吴潇" w:date="2014-12-23T08:47:00Z">
              <w:r>
                <w:rPr>
                  <w:rFonts w:hint="eastAsia"/>
                  <w:sz w:val="18"/>
                  <w:szCs w:val="18"/>
                  <w:rPrChange w:id="3763" w:author="吴潇" w:date="2014-12-23T08:50:00Z">
                    <w:rPr>
                      <w:rFonts w:hint="eastAsia"/>
                    </w:rPr>
                  </w:rPrChange>
                </w:rPr>
                <w:delText>：</w:delText>
              </w:r>
            </w:del>
            <w:del w:id="3764" w:author="吴潇" w:date="2014-12-23T08:47:00Z">
              <w:r>
                <w:rPr>
                  <w:sz w:val="18"/>
                  <w:szCs w:val="18"/>
                  <w:rPrChange w:id="3765" w:author="吴潇" w:date="2014-12-23T08:50:00Z">
                    <w:rPr/>
                  </w:rPrChange>
                </w:rPr>
                <w:delText xml:space="preserve">  </w:delText>
              </w:r>
            </w:del>
            <w:r>
              <w:rPr>
                <w:rFonts w:hint="eastAsia"/>
                <w:sz w:val="18"/>
                <w:szCs w:val="18"/>
                <w:rPrChange w:id="3766" w:author="吴潇" w:date="2014-12-23T08:50:00Z">
                  <w:rPr>
                    <w:rFonts w:hint="eastAsia"/>
                  </w:rPr>
                </w:rPrChange>
              </w:rPr>
              <w:t>动态密钥</w:t>
            </w:r>
          </w:p>
        </w:tc>
        <w:tc>
          <w:tcPr>
            <w:tcW w:w="2071" w:type="dxa"/>
            <w:vAlign w:val="top"/>
            <w:tcPrChange w:id="3767" w:author="吴潇" w:date="2014-12-23T08:47:00Z">
              <w:tcPr>
                <w:tcW w:w="2126" w:type="dxa"/>
                <w:vAlign w:val="top"/>
              </w:tcPr>
            </w:tcPrChange>
          </w:tcPr>
          <w:p>
            <w:pPr>
              <w:numPr>
                <w:ilvl w:val="0"/>
                <w:numId w:val="0"/>
              </w:numPr>
              <w:jc w:val="center"/>
              <w:outlineLvl w:val="4"/>
              <w:rPr>
                <w:rFonts w:eastAsia="宋体"/>
                <w:sz w:val="18"/>
                <w:szCs w:val="18"/>
                <w:rPrChange w:id="3768" w:author="吴潇" w:date="2014-12-23T08:50:00Z">
                  <w:rPr>
                    <w:rFonts w:eastAsia="黑体"/>
                  </w:rPr>
                </w:rPrChange>
              </w:rPr>
            </w:pPr>
            <w:r>
              <w:rPr>
                <w:sz w:val="18"/>
                <w:szCs w:val="18"/>
                <w:rPrChange w:id="3769" w:author="吴潇" w:date="2014-12-23T08:50:00Z">
                  <w:rPr/>
                </w:rPrChange>
              </w:rPr>
              <w:t>dynamicKeyData</w:t>
            </w:r>
          </w:p>
        </w:tc>
        <w:tc>
          <w:tcPr>
            <w:tcW w:w="1776" w:type="dxa"/>
            <w:vAlign w:val="top"/>
            <w:tcPrChange w:id="3770" w:author="吴潇" w:date="2014-12-23T08:47:00Z">
              <w:tcPr>
                <w:tcW w:w="1985" w:type="dxa"/>
                <w:vAlign w:val="top"/>
              </w:tcPr>
            </w:tcPrChange>
          </w:tcPr>
          <w:p>
            <w:pPr>
              <w:numPr>
                <w:ilvl w:val="0"/>
                <w:numId w:val="0"/>
              </w:numPr>
              <w:jc w:val="center"/>
              <w:rPr>
                <w:sz w:val="18"/>
                <w:szCs w:val="18"/>
                <w:rPrChange w:id="3771" w:author="吴潇" w:date="2014-12-23T08:50:00Z">
                  <w:rPr/>
                </w:rPrChange>
              </w:rPr>
            </w:pPr>
          </w:p>
        </w:tc>
        <w:tc>
          <w:tcPr>
            <w:tcW w:w="2860" w:type="dxa"/>
            <w:vAlign w:val="top"/>
            <w:tcPrChange w:id="3772" w:author="吴潇" w:date="2014-12-23T08:47:00Z">
              <w:tcPr>
                <w:tcW w:w="3509" w:type="dxa"/>
                <w:vAlign w:val="top"/>
              </w:tcPr>
            </w:tcPrChange>
          </w:tcPr>
          <w:p>
            <w:pPr>
              <w:numPr>
                <w:ilvl w:val="0"/>
                <w:numId w:val="0"/>
              </w:numPr>
              <w:tabs>
                <w:tab w:val="left" w:pos="360"/>
                <w:tab w:val="left" w:pos="784"/>
              </w:tabs>
              <w:outlineLvl w:val="4"/>
              <w:rPr>
                <w:rFonts w:eastAsia="宋体"/>
                <w:sz w:val="18"/>
                <w:szCs w:val="18"/>
                <w:rPrChange w:id="3774" w:author="吴潇" w:date="2014-12-23T08:50:00Z">
                  <w:rPr>
                    <w:rFonts w:eastAsia="黑体"/>
                  </w:rPr>
                </w:rPrChange>
              </w:rPr>
              <w:pPrChange w:id="3773" w:author="吴潇" w:date="2014-12-23T08:48:00Z">
                <w:pPr>
                  <w:numPr>
                    <w:ilvl w:val="0"/>
                    <w:numId w:val="0"/>
                  </w:numPr>
                  <w:tabs>
                    <w:tab w:val="clear" w:pos="360"/>
                    <w:tab w:val="clear" w:pos="784"/>
                  </w:tabs>
                  <w:outlineLvl w:val="4"/>
                </w:pPr>
              </w:pPrChange>
            </w:pPr>
            <w:r>
              <w:rPr>
                <w:rFonts w:hint="eastAsia"/>
                <w:sz w:val="18"/>
                <w:szCs w:val="18"/>
                <w:rPrChange w:id="3775" w:author="吴潇" w:date="2014-12-23T08:50:00Z">
                  <w:rPr>
                    <w:rFonts w:hint="eastAsia"/>
                  </w:rPr>
                </w:rPrChange>
              </w:rPr>
              <w:t>可选</w:t>
            </w:r>
            <w:del w:id="3776" w:author="吴潇" w:date="2014-12-23T08:48:00Z">
              <w:r>
                <w:rPr>
                  <w:sz w:val="18"/>
                  <w:szCs w:val="18"/>
                  <w:rPrChange w:id="3777" w:author="吴潇" w:date="2014-12-23T08:50:00Z">
                    <w:rPr/>
                  </w:rPrChange>
                </w:rPr>
                <w:delText>,</w:delText>
              </w:r>
            </w:del>
            <w:ins w:id="3778" w:author="吴潇" w:date="2014-12-23T08:48:00Z">
              <w:r>
                <w:rPr>
                  <w:rFonts w:hint="eastAsia"/>
                  <w:sz w:val="18"/>
                  <w:szCs w:val="18"/>
                  <w:rPrChange w:id="3779" w:author="吴潇" w:date="2014-12-23T08:50:00Z">
                    <w:rPr>
                      <w:rFonts w:hint="eastAsia"/>
                    </w:rPr>
                  </w:rPrChange>
                </w:rPr>
                <w:t>，</w:t>
              </w:r>
            </w:ins>
            <w:r>
              <w:rPr>
                <w:rFonts w:hint="eastAsia"/>
                <w:sz w:val="18"/>
                <w:szCs w:val="18"/>
                <w:rPrChange w:id="3780" w:author="吴潇" w:date="2014-12-23T08:50:00Z">
                  <w:rPr>
                    <w:rFonts w:hint="eastAsia"/>
                  </w:rPr>
                </w:rPrChange>
              </w:rPr>
              <w:t>有卡交易上送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781"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782" w:author="吴潇" w:date="2014-12-23T08:47:00Z">
              <w:tcPr>
                <w:tcW w:w="1951" w:type="dxa"/>
                <w:vAlign w:val="top"/>
              </w:tcPr>
            </w:tcPrChange>
          </w:tcPr>
          <w:p>
            <w:pPr>
              <w:pStyle w:val="120"/>
              <w:numPr>
                <w:ilvl w:val="0"/>
                <w:numId w:val="31"/>
              </w:numPr>
              <w:tabs>
                <w:tab w:val="left" w:pos="360"/>
              </w:tabs>
              <w:ind w:firstLineChars="0"/>
              <w:jc w:val="center"/>
              <w:rPr>
                <w:ins w:id="3784" w:author="吴潇" w:date="2014-12-23T08:47:00Z"/>
                <w:sz w:val="18"/>
                <w:szCs w:val="18"/>
                <w:rPrChange w:id="3785" w:author="吴潇" w:date="2014-12-23T08:50:00Z">
                  <w:rPr/>
                </w:rPrChange>
              </w:rPr>
              <w:pPrChange w:id="3783" w:author="吴潇" w:date="2014-12-23T08:47:00Z">
                <w:pPr>
                  <w:numPr>
                    <w:ilvl w:val="0"/>
                    <w:numId w:val="0"/>
                  </w:numPr>
                  <w:tabs>
                    <w:tab w:val="clear" w:pos="360"/>
                    <w:tab w:val="clear" w:pos="784"/>
                  </w:tabs>
                  <w:jc w:val="center"/>
                </w:pPr>
              </w:pPrChange>
            </w:pPr>
          </w:p>
        </w:tc>
        <w:tc>
          <w:tcPr>
            <w:tcW w:w="2047" w:type="dxa"/>
            <w:vAlign w:val="top"/>
            <w:tcPrChange w:id="3786" w:author="吴潇" w:date="2014-12-23T08:47:00Z">
              <w:tcPr>
                <w:tcW w:w="1951" w:type="dxa"/>
                <w:vAlign w:val="top"/>
              </w:tcPr>
            </w:tcPrChange>
          </w:tcPr>
          <w:p>
            <w:pPr>
              <w:numPr>
                <w:ilvl w:val="0"/>
                <w:numId w:val="0"/>
              </w:numPr>
              <w:jc w:val="center"/>
              <w:outlineLvl w:val="4"/>
              <w:rPr>
                <w:rFonts w:eastAsia="宋体"/>
                <w:sz w:val="18"/>
                <w:szCs w:val="18"/>
                <w:rPrChange w:id="3787" w:author="吴潇" w:date="2014-12-23T08:50:00Z">
                  <w:rPr>
                    <w:rFonts w:eastAsia="黑体"/>
                  </w:rPr>
                </w:rPrChange>
              </w:rPr>
            </w:pPr>
            <w:del w:id="3788" w:author="吴潇" w:date="2014-12-23T08:47:00Z">
              <w:r>
                <w:rPr>
                  <w:rFonts w:hint="eastAsia"/>
                  <w:sz w:val="18"/>
                  <w:szCs w:val="18"/>
                  <w:rPrChange w:id="3789" w:author="吴潇" w:date="2014-12-23T08:50:00Z">
                    <w:rPr>
                      <w:rFonts w:hint="eastAsia"/>
                    </w:rPr>
                  </w:rPrChange>
                </w:rPr>
                <w:delText>子域</w:delText>
              </w:r>
            </w:del>
            <w:del w:id="3790" w:author="吴潇" w:date="2014-12-23T08:47:00Z">
              <w:r>
                <w:rPr>
                  <w:sz w:val="18"/>
                  <w:szCs w:val="18"/>
                  <w:rPrChange w:id="3791" w:author="吴潇" w:date="2014-12-23T08:50:00Z">
                    <w:rPr/>
                  </w:rPrChange>
                </w:rPr>
                <w:delText>10</w:delText>
              </w:r>
            </w:del>
            <w:del w:id="3792" w:author="吴潇" w:date="2014-12-23T08:47:00Z">
              <w:r>
                <w:rPr>
                  <w:rFonts w:hint="eastAsia"/>
                  <w:sz w:val="18"/>
                  <w:szCs w:val="18"/>
                  <w:rPrChange w:id="3793" w:author="吴潇" w:date="2014-12-23T08:50:00Z">
                    <w:rPr>
                      <w:rFonts w:hint="eastAsia"/>
                    </w:rPr>
                  </w:rPrChange>
                </w:rPr>
                <w:delText>：</w:delText>
              </w:r>
            </w:del>
            <w:del w:id="3794" w:author="吴潇" w:date="2014-12-23T08:47:00Z">
              <w:r>
                <w:rPr>
                  <w:sz w:val="18"/>
                  <w:szCs w:val="18"/>
                  <w:rPrChange w:id="3795" w:author="吴潇" w:date="2014-12-23T08:50:00Z">
                    <w:rPr/>
                  </w:rPrChange>
                </w:rPr>
                <w:delText xml:space="preserve"> </w:delText>
              </w:r>
            </w:del>
            <w:r>
              <w:rPr>
                <w:sz w:val="18"/>
                <w:szCs w:val="18"/>
                <w:rPrChange w:id="3796" w:author="吴潇" w:date="2014-12-23T08:50:00Z">
                  <w:rPr/>
                </w:rPrChange>
              </w:rPr>
              <w:t>sd</w:t>
            </w:r>
            <w:r>
              <w:rPr>
                <w:rFonts w:hint="eastAsia"/>
                <w:sz w:val="18"/>
                <w:szCs w:val="18"/>
                <w:rPrChange w:id="3797" w:author="吴潇" w:date="2014-12-23T08:50:00Z">
                  <w:rPr>
                    <w:rFonts w:hint="eastAsia"/>
                  </w:rPr>
                </w:rPrChange>
              </w:rPr>
              <w:t>卡序列号</w:t>
            </w:r>
            <w:del w:id="3798" w:author="吴潇" w:date="2014-12-25T17:03:00Z">
              <w:r>
                <w:rPr>
                  <w:sz w:val="18"/>
                  <w:szCs w:val="18"/>
                  <w:rPrChange w:id="3799" w:author="吴潇" w:date="2014-12-23T08:50:00Z">
                    <w:rPr/>
                  </w:rPrChange>
                </w:rPr>
                <w:tab/>
              </w:r>
            </w:del>
          </w:p>
        </w:tc>
        <w:tc>
          <w:tcPr>
            <w:tcW w:w="2071" w:type="dxa"/>
            <w:vAlign w:val="top"/>
            <w:tcPrChange w:id="3800" w:author="吴潇" w:date="2014-12-23T08:47:00Z">
              <w:tcPr>
                <w:tcW w:w="2126" w:type="dxa"/>
                <w:vAlign w:val="top"/>
              </w:tcPr>
            </w:tcPrChange>
          </w:tcPr>
          <w:p>
            <w:pPr>
              <w:numPr>
                <w:ilvl w:val="0"/>
                <w:numId w:val="0"/>
              </w:numPr>
              <w:jc w:val="center"/>
              <w:outlineLvl w:val="4"/>
              <w:rPr>
                <w:rFonts w:eastAsia="宋体"/>
                <w:sz w:val="18"/>
                <w:szCs w:val="18"/>
                <w:rPrChange w:id="3801" w:author="吴潇" w:date="2014-12-23T08:50:00Z">
                  <w:rPr>
                    <w:rFonts w:eastAsia="黑体"/>
                  </w:rPr>
                </w:rPrChange>
              </w:rPr>
            </w:pPr>
            <w:r>
              <w:rPr>
                <w:sz w:val="18"/>
                <w:szCs w:val="18"/>
                <w:rPrChange w:id="3802" w:author="吴潇" w:date="2014-12-23T08:50:00Z">
                  <w:rPr/>
                </w:rPrChange>
              </w:rPr>
              <w:t>csn</w:t>
            </w:r>
          </w:p>
        </w:tc>
        <w:tc>
          <w:tcPr>
            <w:tcW w:w="1776" w:type="dxa"/>
            <w:vAlign w:val="top"/>
            <w:tcPrChange w:id="3803" w:author="吴潇" w:date="2014-12-23T08:47:00Z">
              <w:tcPr>
                <w:tcW w:w="1985" w:type="dxa"/>
                <w:vAlign w:val="top"/>
              </w:tcPr>
            </w:tcPrChange>
          </w:tcPr>
          <w:p>
            <w:pPr>
              <w:numPr>
                <w:ilvl w:val="0"/>
                <w:numId w:val="0"/>
              </w:numPr>
              <w:jc w:val="center"/>
              <w:rPr>
                <w:sz w:val="18"/>
                <w:szCs w:val="18"/>
                <w:rPrChange w:id="3804" w:author="吴潇" w:date="2014-12-23T08:50:00Z">
                  <w:rPr/>
                </w:rPrChange>
              </w:rPr>
            </w:pPr>
          </w:p>
        </w:tc>
        <w:tc>
          <w:tcPr>
            <w:tcW w:w="2860" w:type="dxa"/>
            <w:vAlign w:val="top"/>
            <w:tcPrChange w:id="3805" w:author="吴潇" w:date="2014-12-23T08:47:00Z">
              <w:tcPr>
                <w:tcW w:w="3509" w:type="dxa"/>
                <w:vAlign w:val="top"/>
              </w:tcPr>
            </w:tcPrChange>
          </w:tcPr>
          <w:p>
            <w:pPr>
              <w:numPr>
                <w:ilvl w:val="0"/>
                <w:numId w:val="0"/>
              </w:numPr>
              <w:tabs>
                <w:tab w:val="left" w:pos="360"/>
                <w:tab w:val="left" w:pos="784"/>
              </w:tabs>
              <w:outlineLvl w:val="4"/>
              <w:rPr>
                <w:rFonts w:eastAsia="宋体"/>
                <w:sz w:val="18"/>
                <w:szCs w:val="18"/>
                <w:rPrChange w:id="3807" w:author="吴潇" w:date="2014-12-23T08:50:00Z">
                  <w:rPr>
                    <w:rFonts w:eastAsia="黑体"/>
                  </w:rPr>
                </w:rPrChange>
              </w:rPr>
              <w:pPrChange w:id="3806" w:author="吴潇" w:date="2014-12-23T08:48:00Z">
                <w:pPr>
                  <w:numPr>
                    <w:ilvl w:val="0"/>
                    <w:numId w:val="0"/>
                  </w:numPr>
                  <w:tabs>
                    <w:tab w:val="clear" w:pos="360"/>
                    <w:tab w:val="clear" w:pos="784"/>
                  </w:tabs>
                  <w:outlineLvl w:val="4"/>
                </w:pPr>
              </w:pPrChange>
            </w:pPr>
            <w:r>
              <w:rPr>
                <w:rFonts w:hint="eastAsia"/>
                <w:sz w:val="18"/>
                <w:szCs w:val="18"/>
                <w:rPrChange w:id="3808" w:author="吴潇" w:date="2014-12-23T08:50:00Z">
                  <w:rPr>
                    <w:rFonts w:hint="eastAsia"/>
                  </w:rPr>
                </w:rPrChange>
              </w:rPr>
              <w:t>可选</w:t>
            </w:r>
            <w:del w:id="3809" w:author="吴潇" w:date="2014-12-23T08:48:00Z">
              <w:r>
                <w:rPr>
                  <w:sz w:val="18"/>
                  <w:szCs w:val="18"/>
                  <w:rPrChange w:id="3810" w:author="吴潇" w:date="2014-12-23T08:50:00Z">
                    <w:rPr/>
                  </w:rPrChange>
                </w:rPr>
                <w:delText>,</w:delText>
              </w:r>
            </w:del>
            <w:ins w:id="3811" w:author="吴潇" w:date="2014-12-23T08:48:00Z">
              <w:r>
                <w:rPr>
                  <w:rFonts w:hint="eastAsia"/>
                  <w:sz w:val="18"/>
                  <w:szCs w:val="18"/>
                  <w:rPrChange w:id="3812" w:author="吴潇" w:date="2014-12-23T08:50:00Z">
                    <w:rPr>
                      <w:rFonts w:hint="eastAsia"/>
                    </w:rPr>
                  </w:rPrChange>
                </w:rPr>
                <w:t>，</w:t>
              </w:r>
            </w:ins>
            <w:r>
              <w:rPr>
                <w:rFonts w:hint="eastAsia"/>
                <w:sz w:val="18"/>
                <w:szCs w:val="18"/>
                <w:rPrChange w:id="3813" w:author="吴潇" w:date="2014-12-23T08:50:00Z">
                  <w:rPr>
                    <w:rFonts w:hint="eastAsia"/>
                  </w:rPr>
                </w:rPrChange>
              </w:rPr>
              <w:t>有卡交易上送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814"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815" w:author="吴潇" w:date="2014-12-23T08:47:00Z">
              <w:tcPr>
                <w:tcW w:w="1951" w:type="dxa"/>
                <w:vAlign w:val="top"/>
              </w:tcPr>
            </w:tcPrChange>
          </w:tcPr>
          <w:p>
            <w:pPr>
              <w:pStyle w:val="120"/>
              <w:numPr>
                <w:ilvl w:val="0"/>
                <w:numId w:val="31"/>
              </w:numPr>
              <w:tabs>
                <w:tab w:val="left" w:pos="360"/>
              </w:tabs>
              <w:ind w:firstLineChars="0"/>
              <w:jc w:val="center"/>
              <w:rPr>
                <w:ins w:id="3817" w:author="吴潇" w:date="2014-12-23T08:47:00Z"/>
                <w:sz w:val="18"/>
                <w:szCs w:val="18"/>
                <w:rPrChange w:id="3818" w:author="吴潇" w:date="2014-12-23T08:50:00Z">
                  <w:rPr/>
                </w:rPrChange>
              </w:rPr>
              <w:pPrChange w:id="3816" w:author="吴潇" w:date="2014-12-23T08:47:00Z">
                <w:pPr>
                  <w:numPr>
                    <w:ilvl w:val="0"/>
                    <w:numId w:val="0"/>
                  </w:numPr>
                  <w:tabs>
                    <w:tab w:val="clear" w:pos="360"/>
                    <w:tab w:val="clear" w:pos="784"/>
                  </w:tabs>
                  <w:jc w:val="center"/>
                </w:pPr>
              </w:pPrChange>
            </w:pPr>
          </w:p>
        </w:tc>
        <w:tc>
          <w:tcPr>
            <w:tcW w:w="2047" w:type="dxa"/>
            <w:vAlign w:val="top"/>
            <w:tcPrChange w:id="3819" w:author="吴潇" w:date="2014-12-23T08:47:00Z">
              <w:tcPr>
                <w:tcW w:w="1951" w:type="dxa"/>
                <w:vAlign w:val="top"/>
              </w:tcPr>
            </w:tcPrChange>
          </w:tcPr>
          <w:p>
            <w:pPr>
              <w:numPr>
                <w:ilvl w:val="0"/>
                <w:numId w:val="0"/>
              </w:numPr>
              <w:jc w:val="center"/>
              <w:outlineLvl w:val="4"/>
              <w:rPr>
                <w:rFonts w:eastAsia="宋体"/>
                <w:sz w:val="18"/>
                <w:szCs w:val="18"/>
                <w:rPrChange w:id="3820" w:author="吴潇" w:date="2014-12-23T08:50:00Z">
                  <w:rPr>
                    <w:rFonts w:eastAsia="黑体"/>
                  </w:rPr>
                </w:rPrChange>
              </w:rPr>
            </w:pPr>
            <w:del w:id="3821" w:author="吴潇" w:date="2014-12-23T08:47:00Z">
              <w:r>
                <w:rPr>
                  <w:rFonts w:hint="eastAsia"/>
                  <w:sz w:val="18"/>
                  <w:szCs w:val="18"/>
                  <w:rPrChange w:id="3822" w:author="吴潇" w:date="2014-12-23T08:50:00Z">
                    <w:rPr>
                      <w:rFonts w:hint="eastAsia"/>
                    </w:rPr>
                  </w:rPrChange>
                </w:rPr>
                <w:delText>子域</w:delText>
              </w:r>
            </w:del>
            <w:del w:id="3823" w:author="吴潇" w:date="2014-12-23T08:47:00Z">
              <w:r>
                <w:rPr>
                  <w:sz w:val="18"/>
                  <w:szCs w:val="18"/>
                  <w:rPrChange w:id="3824" w:author="吴潇" w:date="2014-12-23T08:50:00Z">
                    <w:rPr/>
                  </w:rPrChange>
                </w:rPr>
                <w:delText>11</w:delText>
              </w:r>
            </w:del>
            <w:del w:id="3825" w:author="吴潇" w:date="2014-12-23T08:47:00Z">
              <w:r>
                <w:rPr>
                  <w:rFonts w:hint="eastAsia"/>
                  <w:sz w:val="18"/>
                  <w:szCs w:val="18"/>
                  <w:rPrChange w:id="3826" w:author="吴潇" w:date="2014-12-23T08:50:00Z">
                    <w:rPr>
                      <w:rFonts w:hint="eastAsia"/>
                    </w:rPr>
                  </w:rPrChange>
                </w:rPr>
                <w:delText>：</w:delText>
              </w:r>
            </w:del>
            <w:del w:id="3827" w:author="吴潇" w:date="2014-12-23T08:47:00Z">
              <w:r>
                <w:rPr>
                  <w:sz w:val="18"/>
                  <w:szCs w:val="18"/>
                  <w:rPrChange w:id="3828" w:author="吴潇" w:date="2014-12-23T08:50:00Z">
                    <w:rPr/>
                  </w:rPrChange>
                </w:rPr>
                <w:delText xml:space="preserve"> </w:delText>
              </w:r>
            </w:del>
            <w:r>
              <w:rPr>
                <w:rFonts w:hint="eastAsia"/>
                <w:sz w:val="18"/>
                <w:szCs w:val="18"/>
                <w:rPrChange w:id="3829" w:author="吴潇" w:date="2014-12-23T08:50:00Z">
                  <w:rPr>
                    <w:rFonts w:hint="eastAsia"/>
                  </w:rPr>
                </w:rPrChange>
              </w:rPr>
              <w:t>客户端上送时间</w:t>
            </w:r>
          </w:p>
        </w:tc>
        <w:tc>
          <w:tcPr>
            <w:tcW w:w="2071" w:type="dxa"/>
            <w:vAlign w:val="top"/>
            <w:tcPrChange w:id="3830" w:author="吴潇" w:date="2014-12-23T08:47:00Z">
              <w:tcPr>
                <w:tcW w:w="2126" w:type="dxa"/>
                <w:vAlign w:val="top"/>
              </w:tcPr>
            </w:tcPrChange>
          </w:tcPr>
          <w:p>
            <w:pPr>
              <w:numPr>
                <w:ilvl w:val="0"/>
                <w:numId w:val="0"/>
              </w:numPr>
              <w:jc w:val="center"/>
              <w:outlineLvl w:val="4"/>
              <w:rPr>
                <w:rFonts w:eastAsia="宋体"/>
                <w:sz w:val="18"/>
                <w:szCs w:val="18"/>
                <w:rPrChange w:id="3831" w:author="吴潇" w:date="2014-12-23T08:50:00Z">
                  <w:rPr>
                    <w:rFonts w:eastAsia="黑体"/>
                  </w:rPr>
                </w:rPrChange>
              </w:rPr>
            </w:pPr>
            <w:r>
              <w:rPr>
                <w:sz w:val="18"/>
                <w:szCs w:val="18"/>
                <w:rPrChange w:id="3832" w:author="吴潇" w:date="2014-12-23T08:50:00Z">
                  <w:rPr/>
                </w:rPrChange>
              </w:rPr>
              <w:t>submitTime</w:t>
            </w:r>
          </w:p>
        </w:tc>
        <w:tc>
          <w:tcPr>
            <w:tcW w:w="1776" w:type="dxa"/>
            <w:vAlign w:val="top"/>
            <w:tcPrChange w:id="3833" w:author="吴潇" w:date="2014-12-23T08:47:00Z">
              <w:tcPr>
                <w:tcW w:w="1985" w:type="dxa"/>
                <w:vAlign w:val="top"/>
              </w:tcPr>
            </w:tcPrChange>
          </w:tcPr>
          <w:p>
            <w:pPr>
              <w:numPr>
                <w:ilvl w:val="0"/>
                <w:numId w:val="0"/>
              </w:numPr>
              <w:jc w:val="center"/>
              <w:rPr>
                <w:sz w:val="18"/>
                <w:szCs w:val="18"/>
                <w:rPrChange w:id="3834" w:author="吴潇" w:date="2014-12-23T08:50:00Z">
                  <w:rPr/>
                </w:rPrChange>
              </w:rPr>
            </w:pPr>
          </w:p>
        </w:tc>
        <w:tc>
          <w:tcPr>
            <w:tcW w:w="2860" w:type="dxa"/>
            <w:vAlign w:val="top"/>
            <w:tcPrChange w:id="3835" w:author="吴潇" w:date="2014-12-23T08:47:00Z">
              <w:tcPr>
                <w:tcW w:w="3509" w:type="dxa"/>
                <w:vAlign w:val="top"/>
              </w:tcPr>
            </w:tcPrChange>
          </w:tcPr>
          <w:p>
            <w:pPr>
              <w:numPr>
                <w:ilvl w:val="0"/>
                <w:numId w:val="0"/>
              </w:numPr>
              <w:tabs>
                <w:tab w:val="left" w:pos="360"/>
                <w:tab w:val="left" w:pos="784"/>
              </w:tabs>
              <w:outlineLvl w:val="4"/>
              <w:rPr>
                <w:rFonts w:eastAsia="宋体"/>
                <w:sz w:val="18"/>
                <w:szCs w:val="18"/>
                <w:rPrChange w:id="3837" w:author="吴潇" w:date="2014-12-23T08:50:00Z">
                  <w:rPr>
                    <w:rFonts w:eastAsia="黑体"/>
                  </w:rPr>
                </w:rPrChange>
              </w:rPr>
              <w:pPrChange w:id="3836" w:author="吴潇" w:date="2014-12-23T08:48:00Z">
                <w:pPr>
                  <w:numPr>
                    <w:ilvl w:val="0"/>
                    <w:numId w:val="0"/>
                  </w:numPr>
                  <w:tabs>
                    <w:tab w:val="clear" w:pos="360"/>
                    <w:tab w:val="clear" w:pos="784"/>
                  </w:tabs>
                  <w:outlineLvl w:val="4"/>
                </w:pPr>
              </w:pPrChange>
            </w:pPr>
            <w:r>
              <w:rPr>
                <w:rFonts w:hint="eastAsia"/>
                <w:sz w:val="18"/>
                <w:szCs w:val="18"/>
                <w:rPrChange w:id="3838" w:author="吴潇" w:date="2014-12-23T08:50:00Z">
                  <w:rPr>
                    <w:rFonts w:hint="eastAsia"/>
                  </w:rPr>
                </w:rPrChange>
              </w:rPr>
              <w:t>可选</w:t>
            </w:r>
            <w:del w:id="3839" w:author="吴潇" w:date="2014-12-23T08:48:00Z">
              <w:r>
                <w:rPr>
                  <w:sz w:val="18"/>
                  <w:szCs w:val="18"/>
                  <w:rPrChange w:id="3840" w:author="吴潇" w:date="2014-12-23T08:50:00Z">
                    <w:rPr/>
                  </w:rPrChange>
                </w:rPr>
                <w:delText>,</w:delText>
              </w:r>
            </w:del>
            <w:ins w:id="3841" w:author="吴潇" w:date="2014-12-23T08:48:00Z">
              <w:r>
                <w:rPr>
                  <w:rFonts w:hint="eastAsia"/>
                  <w:sz w:val="18"/>
                  <w:szCs w:val="18"/>
                  <w:rPrChange w:id="3842" w:author="吴潇" w:date="2014-12-23T08:50:00Z">
                    <w:rPr>
                      <w:rFonts w:hint="eastAsia"/>
                    </w:rPr>
                  </w:rPrChange>
                </w:rPr>
                <w:t>，</w:t>
              </w:r>
            </w:ins>
            <w:r>
              <w:rPr>
                <w:rFonts w:hint="eastAsia"/>
                <w:sz w:val="18"/>
                <w:szCs w:val="18"/>
                <w:rPrChange w:id="3843" w:author="吴潇" w:date="2014-12-23T08:50:00Z">
                  <w:rPr>
                    <w:rFonts w:hint="eastAsia"/>
                  </w:rPr>
                </w:rPrChange>
              </w:rPr>
              <w:t>有卡交易上送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844"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845" w:author="吴潇" w:date="2014-12-23T08:47:00Z">
              <w:tcPr>
                <w:tcW w:w="1951" w:type="dxa"/>
                <w:vAlign w:val="top"/>
              </w:tcPr>
            </w:tcPrChange>
          </w:tcPr>
          <w:p>
            <w:pPr>
              <w:pStyle w:val="120"/>
              <w:numPr>
                <w:ilvl w:val="0"/>
                <w:numId w:val="31"/>
              </w:numPr>
              <w:tabs>
                <w:tab w:val="left" w:pos="360"/>
              </w:tabs>
              <w:ind w:firstLineChars="0"/>
              <w:jc w:val="center"/>
              <w:rPr>
                <w:ins w:id="3847" w:author="吴潇" w:date="2014-12-23T08:47:00Z"/>
                <w:sz w:val="18"/>
                <w:szCs w:val="18"/>
                <w:rPrChange w:id="3848" w:author="吴潇" w:date="2014-12-23T08:50:00Z">
                  <w:rPr/>
                </w:rPrChange>
              </w:rPr>
              <w:pPrChange w:id="3846" w:author="吴潇" w:date="2014-12-23T08:47:00Z">
                <w:pPr>
                  <w:numPr>
                    <w:ilvl w:val="0"/>
                    <w:numId w:val="0"/>
                  </w:numPr>
                  <w:tabs>
                    <w:tab w:val="clear" w:pos="360"/>
                    <w:tab w:val="clear" w:pos="784"/>
                  </w:tabs>
                  <w:jc w:val="center"/>
                </w:pPr>
              </w:pPrChange>
            </w:pPr>
          </w:p>
        </w:tc>
        <w:tc>
          <w:tcPr>
            <w:tcW w:w="2047" w:type="dxa"/>
            <w:vAlign w:val="top"/>
            <w:tcPrChange w:id="3849" w:author="吴潇" w:date="2014-12-23T08:47:00Z">
              <w:tcPr>
                <w:tcW w:w="1951" w:type="dxa"/>
                <w:vAlign w:val="top"/>
              </w:tcPr>
            </w:tcPrChange>
          </w:tcPr>
          <w:p>
            <w:pPr>
              <w:numPr>
                <w:ilvl w:val="0"/>
                <w:numId w:val="0"/>
              </w:numPr>
              <w:jc w:val="center"/>
              <w:outlineLvl w:val="4"/>
              <w:rPr>
                <w:rFonts w:eastAsia="宋体"/>
                <w:sz w:val="18"/>
                <w:szCs w:val="18"/>
                <w:rPrChange w:id="3850" w:author="吴潇" w:date="2014-12-23T08:50:00Z">
                  <w:rPr>
                    <w:rFonts w:eastAsia="黑体"/>
                  </w:rPr>
                </w:rPrChange>
              </w:rPr>
            </w:pPr>
            <w:del w:id="3851" w:author="吴潇" w:date="2014-12-23T08:47:00Z">
              <w:r>
                <w:rPr>
                  <w:rFonts w:hint="eastAsia"/>
                  <w:sz w:val="18"/>
                  <w:szCs w:val="18"/>
                  <w:rPrChange w:id="3852" w:author="吴潇" w:date="2014-12-23T08:50:00Z">
                    <w:rPr>
                      <w:rFonts w:hint="eastAsia"/>
                    </w:rPr>
                  </w:rPrChange>
                </w:rPr>
                <w:delText>子域</w:delText>
              </w:r>
            </w:del>
            <w:del w:id="3853" w:author="吴潇" w:date="2014-12-23T08:47:00Z">
              <w:r>
                <w:rPr>
                  <w:sz w:val="18"/>
                  <w:szCs w:val="18"/>
                  <w:rPrChange w:id="3854" w:author="吴潇" w:date="2014-12-23T08:50:00Z">
                    <w:rPr/>
                  </w:rPrChange>
                </w:rPr>
                <w:delText>12</w:delText>
              </w:r>
            </w:del>
            <w:del w:id="3855" w:author="吴潇" w:date="2014-12-23T08:47:00Z">
              <w:r>
                <w:rPr>
                  <w:rFonts w:hint="eastAsia"/>
                  <w:sz w:val="18"/>
                  <w:szCs w:val="18"/>
                  <w:rPrChange w:id="3856" w:author="吴潇" w:date="2014-12-23T08:50:00Z">
                    <w:rPr>
                      <w:rFonts w:hint="eastAsia"/>
                    </w:rPr>
                  </w:rPrChange>
                </w:rPr>
                <w:delText>：</w:delText>
              </w:r>
            </w:del>
            <w:r>
              <w:rPr>
                <w:rFonts w:hint="eastAsia"/>
                <w:sz w:val="18"/>
                <w:szCs w:val="18"/>
                <w:rPrChange w:id="3857" w:author="吴潇" w:date="2014-12-23T08:50:00Z">
                  <w:rPr>
                    <w:rFonts w:hint="eastAsia"/>
                  </w:rPr>
                </w:rPrChange>
              </w:rPr>
              <w:t>系统支持方</w:t>
            </w:r>
          </w:p>
        </w:tc>
        <w:tc>
          <w:tcPr>
            <w:tcW w:w="2071" w:type="dxa"/>
            <w:vAlign w:val="top"/>
            <w:tcPrChange w:id="3858" w:author="吴潇" w:date="2014-12-23T08:47:00Z">
              <w:tcPr>
                <w:tcW w:w="2126" w:type="dxa"/>
                <w:vAlign w:val="top"/>
              </w:tcPr>
            </w:tcPrChange>
          </w:tcPr>
          <w:p>
            <w:pPr>
              <w:numPr>
                <w:ilvl w:val="0"/>
                <w:numId w:val="0"/>
              </w:numPr>
              <w:jc w:val="center"/>
              <w:outlineLvl w:val="4"/>
              <w:rPr>
                <w:rFonts w:eastAsia="宋体"/>
                <w:sz w:val="18"/>
                <w:szCs w:val="18"/>
                <w:rPrChange w:id="3859" w:author="吴潇" w:date="2014-12-23T08:50:00Z">
                  <w:rPr>
                    <w:rFonts w:eastAsia="黑体"/>
                  </w:rPr>
                </w:rPrChange>
              </w:rPr>
            </w:pPr>
            <w:r>
              <w:rPr>
                <w:sz w:val="18"/>
                <w:szCs w:val="18"/>
                <w:rPrChange w:id="3860" w:author="吴潇" w:date="2014-12-23T08:50:00Z">
                  <w:rPr/>
                </w:rPrChange>
              </w:rPr>
              <w:t>sysSpID</w:t>
            </w:r>
          </w:p>
        </w:tc>
        <w:tc>
          <w:tcPr>
            <w:tcW w:w="1776" w:type="dxa"/>
            <w:vAlign w:val="top"/>
            <w:tcPrChange w:id="3861" w:author="吴潇" w:date="2014-12-23T08:47:00Z">
              <w:tcPr>
                <w:tcW w:w="1985" w:type="dxa"/>
                <w:vAlign w:val="top"/>
              </w:tcPr>
            </w:tcPrChange>
          </w:tcPr>
          <w:p>
            <w:pPr>
              <w:numPr>
                <w:ilvl w:val="0"/>
                <w:numId w:val="0"/>
              </w:numPr>
              <w:jc w:val="center"/>
              <w:rPr>
                <w:sz w:val="18"/>
                <w:szCs w:val="18"/>
                <w:rPrChange w:id="3862" w:author="吴潇" w:date="2014-12-23T08:50:00Z">
                  <w:rPr/>
                </w:rPrChange>
              </w:rPr>
            </w:pPr>
          </w:p>
        </w:tc>
        <w:tc>
          <w:tcPr>
            <w:tcW w:w="2860" w:type="dxa"/>
            <w:vAlign w:val="top"/>
            <w:tcPrChange w:id="3863" w:author="吴潇" w:date="2014-12-23T08:47:00Z">
              <w:tcPr>
                <w:tcW w:w="3509" w:type="dxa"/>
                <w:vAlign w:val="top"/>
              </w:tcPr>
            </w:tcPrChange>
          </w:tcPr>
          <w:p>
            <w:pPr>
              <w:numPr>
                <w:ilvl w:val="0"/>
                <w:numId w:val="0"/>
              </w:numPr>
              <w:tabs>
                <w:tab w:val="left" w:pos="360"/>
                <w:tab w:val="left" w:pos="784"/>
              </w:tabs>
              <w:outlineLvl w:val="4"/>
              <w:rPr>
                <w:rFonts w:eastAsia="宋体"/>
                <w:sz w:val="18"/>
                <w:szCs w:val="18"/>
                <w:rPrChange w:id="3865" w:author="吴潇" w:date="2014-12-23T08:50:00Z">
                  <w:rPr>
                    <w:rFonts w:eastAsia="黑体"/>
                  </w:rPr>
                </w:rPrChange>
              </w:rPr>
              <w:pPrChange w:id="3864" w:author="吴潇" w:date="2014-12-23T08:48:00Z">
                <w:pPr>
                  <w:numPr>
                    <w:ilvl w:val="0"/>
                    <w:numId w:val="0"/>
                  </w:numPr>
                  <w:tabs>
                    <w:tab w:val="clear" w:pos="360"/>
                    <w:tab w:val="clear" w:pos="784"/>
                  </w:tabs>
                  <w:outlineLvl w:val="4"/>
                </w:pPr>
              </w:pPrChange>
            </w:pPr>
            <w:r>
              <w:rPr>
                <w:rFonts w:hint="eastAsia"/>
                <w:sz w:val="18"/>
                <w:szCs w:val="18"/>
                <w:rPrChange w:id="3866" w:author="吴潇" w:date="2014-12-23T08:50:00Z">
                  <w:rPr>
                    <w:rFonts w:hint="eastAsia"/>
                  </w:rPr>
                </w:rPrChange>
              </w:rPr>
              <w:t>可选</w:t>
            </w:r>
            <w:del w:id="3867" w:author="吴潇" w:date="2014-12-23T08:48:00Z">
              <w:r>
                <w:rPr>
                  <w:sz w:val="18"/>
                  <w:szCs w:val="18"/>
                  <w:rPrChange w:id="3868" w:author="吴潇" w:date="2014-12-23T08:50:00Z">
                    <w:rPr/>
                  </w:rPrChange>
                </w:rPr>
                <w:delText>,</w:delText>
              </w:r>
            </w:del>
            <w:ins w:id="3869" w:author="吴潇" w:date="2014-12-23T08:48:00Z">
              <w:r>
                <w:rPr>
                  <w:rFonts w:hint="eastAsia"/>
                  <w:sz w:val="18"/>
                  <w:szCs w:val="18"/>
                  <w:rPrChange w:id="3870" w:author="吴潇" w:date="2014-12-23T08:50:00Z">
                    <w:rPr>
                      <w:rFonts w:hint="eastAsia"/>
                    </w:rPr>
                  </w:rPrChange>
                </w:rPr>
                <w:t>，</w:t>
              </w:r>
            </w:ins>
            <w:r>
              <w:rPr>
                <w:rFonts w:hint="eastAsia"/>
                <w:sz w:val="18"/>
                <w:szCs w:val="18"/>
                <w:rPrChange w:id="3871" w:author="吴潇" w:date="2014-12-23T08:50:00Z">
                  <w:rPr>
                    <w:rFonts w:hint="eastAsia"/>
                  </w:rPr>
                </w:rPrChange>
              </w:rPr>
              <w:t>有卡交易多方分润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872"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873" w:author="吴潇" w:date="2014-12-23T08:47:00Z">
              <w:tcPr>
                <w:tcW w:w="1951" w:type="dxa"/>
                <w:vAlign w:val="top"/>
              </w:tcPr>
            </w:tcPrChange>
          </w:tcPr>
          <w:p>
            <w:pPr>
              <w:pStyle w:val="120"/>
              <w:numPr>
                <w:ilvl w:val="0"/>
                <w:numId w:val="31"/>
              </w:numPr>
              <w:tabs>
                <w:tab w:val="left" w:pos="360"/>
              </w:tabs>
              <w:ind w:firstLineChars="0"/>
              <w:jc w:val="center"/>
              <w:rPr>
                <w:ins w:id="3875" w:author="吴潇" w:date="2014-12-23T08:47:00Z"/>
                <w:sz w:val="18"/>
                <w:szCs w:val="18"/>
                <w:rPrChange w:id="3876" w:author="吴潇" w:date="2014-12-23T08:50:00Z">
                  <w:rPr/>
                </w:rPrChange>
              </w:rPr>
              <w:pPrChange w:id="3874" w:author="吴潇" w:date="2014-12-23T08:47:00Z">
                <w:pPr>
                  <w:numPr>
                    <w:ilvl w:val="0"/>
                    <w:numId w:val="0"/>
                  </w:numPr>
                  <w:tabs>
                    <w:tab w:val="clear" w:pos="360"/>
                    <w:tab w:val="clear" w:pos="784"/>
                  </w:tabs>
                  <w:jc w:val="center"/>
                </w:pPr>
              </w:pPrChange>
            </w:pPr>
          </w:p>
        </w:tc>
        <w:tc>
          <w:tcPr>
            <w:tcW w:w="2047" w:type="dxa"/>
            <w:vAlign w:val="top"/>
            <w:tcPrChange w:id="3877" w:author="吴潇" w:date="2014-12-23T08:47:00Z">
              <w:tcPr>
                <w:tcW w:w="1951" w:type="dxa"/>
                <w:vAlign w:val="top"/>
              </w:tcPr>
            </w:tcPrChange>
          </w:tcPr>
          <w:p>
            <w:pPr>
              <w:numPr>
                <w:ilvl w:val="0"/>
                <w:numId w:val="0"/>
              </w:numPr>
              <w:jc w:val="center"/>
              <w:outlineLvl w:val="4"/>
              <w:rPr>
                <w:rFonts w:eastAsia="宋体"/>
                <w:sz w:val="18"/>
                <w:szCs w:val="18"/>
                <w:rPrChange w:id="3878" w:author="吴潇" w:date="2014-12-23T08:50:00Z">
                  <w:rPr>
                    <w:rFonts w:eastAsia="黑体"/>
                  </w:rPr>
                </w:rPrChange>
              </w:rPr>
            </w:pPr>
            <w:del w:id="3879" w:author="吴潇" w:date="2014-12-23T08:47:00Z">
              <w:r>
                <w:rPr>
                  <w:rFonts w:hint="eastAsia"/>
                  <w:sz w:val="18"/>
                  <w:szCs w:val="18"/>
                  <w:rPrChange w:id="3880" w:author="吴潇" w:date="2014-12-23T08:50:00Z">
                    <w:rPr>
                      <w:rFonts w:hint="eastAsia"/>
                    </w:rPr>
                  </w:rPrChange>
                </w:rPr>
                <w:delText>子域</w:delText>
              </w:r>
            </w:del>
            <w:del w:id="3881" w:author="吴潇" w:date="2014-12-23T08:47:00Z">
              <w:r>
                <w:rPr>
                  <w:sz w:val="18"/>
                  <w:szCs w:val="18"/>
                  <w:rPrChange w:id="3882" w:author="吴潇" w:date="2014-12-23T08:50:00Z">
                    <w:rPr/>
                  </w:rPrChange>
                </w:rPr>
                <w:delText>13</w:delText>
              </w:r>
            </w:del>
            <w:del w:id="3883" w:author="吴潇" w:date="2014-12-23T08:47:00Z">
              <w:r>
                <w:rPr>
                  <w:rFonts w:hint="eastAsia"/>
                  <w:sz w:val="18"/>
                  <w:szCs w:val="18"/>
                  <w:rPrChange w:id="3884" w:author="吴潇" w:date="2014-12-23T08:50:00Z">
                    <w:rPr>
                      <w:rFonts w:hint="eastAsia"/>
                    </w:rPr>
                  </w:rPrChange>
                </w:rPr>
                <w:delText>：</w:delText>
              </w:r>
            </w:del>
            <w:del w:id="3885" w:author="吴潇" w:date="2014-12-23T08:47:00Z">
              <w:r>
                <w:rPr>
                  <w:sz w:val="18"/>
                  <w:szCs w:val="18"/>
                  <w:rPrChange w:id="3886" w:author="吴潇" w:date="2014-12-23T08:50:00Z">
                    <w:rPr/>
                  </w:rPrChange>
                </w:rPr>
                <w:delText xml:space="preserve"> </w:delText>
              </w:r>
            </w:del>
            <w:r>
              <w:rPr>
                <w:rFonts w:hint="eastAsia"/>
                <w:sz w:val="18"/>
                <w:szCs w:val="18"/>
                <w:rPrChange w:id="3887" w:author="吴潇" w:date="2014-12-23T08:50:00Z">
                  <w:rPr>
                    <w:rFonts w:hint="eastAsia"/>
                  </w:rPr>
                </w:rPrChange>
              </w:rPr>
              <w:t>用户拓展方</w:t>
            </w:r>
          </w:p>
        </w:tc>
        <w:tc>
          <w:tcPr>
            <w:tcW w:w="2071" w:type="dxa"/>
            <w:vAlign w:val="top"/>
            <w:tcPrChange w:id="3888" w:author="吴潇" w:date="2014-12-23T08:47:00Z">
              <w:tcPr>
                <w:tcW w:w="2126" w:type="dxa"/>
                <w:vAlign w:val="top"/>
              </w:tcPr>
            </w:tcPrChange>
          </w:tcPr>
          <w:p>
            <w:pPr>
              <w:numPr>
                <w:ilvl w:val="0"/>
                <w:numId w:val="0"/>
              </w:numPr>
              <w:jc w:val="center"/>
              <w:outlineLvl w:val="4"/>
              <w:rPr>
                <w:rFonts w:eastAsia="宋体"/>
                <w:sz w:val="18"/>
                <w:szCs w:val="18"/>
                <w:rPrChange w:id="3889" w:author="吴潇" w:date="2014-12-23T08:50:00Z">
                  <w:rPr>
                    <w:rFonts w:eastAsia="黑体"/>
                  </w:rPr>
                </w:rPrChange>
              </w:rPr>
            </w:pPr>
            <w:r>
              <w:rPr>
                <w:sz w:val="18"/>
                <w:szCs w:val="18"/>
                <w:rPrChange w:id="3890" w:author="吴潇" w:date="2014-12-23T08:50:00Z">
                  <w:rPr/>
                </w:rPrChange>
              </w:rPr>
              <w:t>udID</w:t>
            </w:r>
          </w:p>
        </w:tc>
        <w:tc>
          <w:tcPr>
            <w:tcW w:w="1776" w:type="dxa"/>
            <w:vAlign w:val="top"/>
            <w:tcPrChange w:id="3891" w:author="吴潇" w:date="2014-12-23T08:47:00Z">
              <w:tcPr>
                <w:tcW w:w="1985" w:type="dxa"/>
                <w:vAlign w:val="top"/>
              </w:tcPr>
            </w:tcPrChange>
          </w:tcPr>
          <w:p>
            <w:pPr>
              <w:numPr>
                <w:ilvl w:val="0"/>
                <w:numId w:val="0"/>
              </w:numPr>
              <w:jc w:val="center"/>
              <w:rPr>
                <w:sz w:val="18"/>
                <w:szCs w:val="18"/>
                <w:rPrChange w:id="3892" w:author="吴潇" w:date="2014-12-23T08:50:00Z">
                  <w:rPr/>
                </w:rPrChange>
              </w:rPr>
            </w:pPr>
          </w:p>
        </w:tc>
        <w:tc>
          <w:tcPr>
            <w:tcW w:w="2860" w:type="dxa"/>
            <w:vAlign w:val="top"/>
            <w:tcPrChange w:id="3893" w:author="吴潇" w:date="2014-12-23T08:47:00Z">
              <w:tcPr>
                <w:tcW w:w="3509" w:type="dxa"/>
                <w:vAlign w:val="top"/>
              </w:tcPr>
            </w:tcPrChange>
          </w:tcPr>
          <w:p>
            <w:pPr>
              <w:numPr>
                <w:ilvl w:val="0"/>
                <w:numId w:val="0"/>
              </w:numPr>
              <w:tabs>
                <w:tab w:val="left" w:pos="360"/>
                <w:tab w:val="left" w:pos="784"/>
              </w:tabs>
              <w:outlineLvl w:val="4"/>
              <w:rPr>
                <w:rFonts w:eastAsia="宋体"/>
                <w:sz w:val="18"/>
                <w:szCs w:val="18"/>
                <w:rPrChange w:id="3895" w:author="吴潇" w:date="2014-12-23T08:50:00Z">
                  <w:rPr>
                    <w:rFonts w:eastAsia="黑体"/>
                  </w:rPr>
                </w:rPrChange>
              </w:rPr>
              <w:pPrChange w:id="3894" w:author="吴潇" w:date="2014-12-23T08:48:00Z">
                <w:pPr>
                  <w:numPr>
                    <w:ilvl w:val="0"/>
                    <w:numId w:val="0"/>
                  </w:numPr>
                  <w:tabs>
                    <w:tab w:val="clear" w:pos="360"/>
                    <w:tab w:val="clear" w:pos="784"/>
                  </w:tabs>
                  <w:outlineLvl w:val="4"/>
                </w:pPr>
              </w:pPrChange>
            </w:pPr>
            <w:r>
              <w:rPr>
                <w:rFonts w:hint="eastAsia"/>
                <w:sz w:val="18"/>
                <w:szCs w:val="18"/>
                <w:rPrChange w:id="3896" w:author="吴潇" w:date="2014-12-23T08:50:00Z">
                  <w:rPr>
                    <w:rFonts w:hint="eastAsia"/>
                  </w:rPr>
                </w:rPrChange>
              </w:rPr>
              <w:t>可选</w:t>
            </w:r>
            <w:del w:id="3897" w:author="吴潇" w:date="2014-12-23T08:48:00Z">
              <w:r>
                <w:rPr>
                  <w:sz w:val="18"/>
                  <w:szCs w:val="18"/>
                  <w:rPrChange w:id="3898" w:author="吴潇" w:date="2014-12-23T08:50:00Z">
                    <w:rPr/>
                  </w:rPrChange>
                </w:rPr>
                <w:delText>,</w:delText>
              </w:r>
            </w:del>
            <w:ins w:id="3899" w:author="吴潇" w:date="2014-12-23T08:48:00Z">
              <w:r>
                <w:rPr>
                  <w:rFonts w:hint="eastAsia"/>
                  <w:sz w:val="18"/>
                  <w:szCs w:val="18"/>
                  <w:rPrChange w:id="3900" w:author="吴潇" w:date="2014-12-23T08:50:00Z">
                    <w:rPr>
                      <w:rFonts w:hint="eastAsia"/>
                    </w:rPr>
                  </w:rPrChange>
                </w:rPr>
                <w:t>，</w:t>
              </w:r>
            </w:ins>
            <w:r>
              <w:rPr>
                <w:rFonts w:hint="eastAsia"/>
                <w:sz w:val="18"/>
                <w:szCs w:val="18"/>
                <w:rPrChange w:id="3901" w:author="吴潇" w:date="2014-12-23T08:50:00Z">
                  <w:rPr>
                    <w:rFonts w:hint="eastAsia"/>
                  </w:rPr>
                </w:rPrChange>
              </w:rPr>
              <w:t>有卡交易多方分润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902"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903" w:author="吴潇" w:date="2014-12-23T08:47:00Z">
              <w:tcPr>
                <w:tcW w:w="1951" w:type="dxa"/>
                <w:vAlign w:val="top"/>
              </w:tcPr>
            </w:tcPrChange>
          </w:tcPr>
          <w:p>
            <w:pPr>
              <w:pStyle w:val="120"/>
              <w:numPr>
                <w:ilvl w:val="0"/>
                <w:numId w:val="31"/>
              </w:numPr>
              <w:tabs>
                <w:tab w:val="left" w:pos="360"/>
              </w:tabs>
              <w:ind w:firstLineChars="0"/>
              <w:jc w:val="center"/>
              <w:rPr>
                <w:ins w:id="3905" w:author="吴潇" w:date="2014-12-23T08:47:00Z"/>
                <w:sz w:val="18"/>
                <w:szCs w:val="18"/>
                <w:rPrChange w:id="3906" w:author="吴潇" w:date="2014-12-23T08:50:00Z">
                  <w:rPr/>
                </w:rPrChange>
              </w:rPr>
              <w:pPrChange w:id="3904" w:author="吴潇" w:date="2014-12-23T08:47:00Z">
                <w:pPr>
                  <w:numPr>
                    <w:ilvl w:val="0"/>
                    <w:numId w:val="0"/>
                  </w:numPr>
                  <w:tabs>
                    <w:tab w:val="clear" w:pos="360"/>
                    <w:tab w:val="clear" w:pos="784"/>
                  </w:tabs>
                  <w:jc w:val="center"/>
                </w:pPr>
              </w:pPrChange>
            </w:pPr>
          </w:p>
        </w:tc>
        <w:tc>
          <w:tcPr>
            <w:tcW w:w="2047" w:type="dxa"/>
            <w:vAlign w:val="top"/>
            <w:tcPrChange w:id="3907" w:author="吴潇" w:date="2014-12-23T08:47:00Z">
              <w:tcPr>
                <w:tcW w:w="1951" w:type="dxa"/>
                <w:vAlign w:val="top"/>
              </w:tcPr>
            </w:tcPrChange>
          </w:tcPr>
          <w:p>
            <w:pPr>
              <w:numPr>
                <w:ilvl w:val="0"/>
                <w:numId w:val="0"/>
              </w:numPr>
              <w:jc w:val="center"/>
              <w:outlineLvl w:val="4"/>
              <w:rPr>
                <w:rFonts w:eastAsia="宋体"/>
                <w:sz w:val="18"/>
                <w:szCs w:val="18"/>
                <w:rPrChange w:id="3908" w:author="吴潇" w:date="2014-12-23T08:50:00Z">
                  <w:rPr>
                    <w:rFonts w:eastAsia="黑体"/>
                  </w:rPr>
                </w:rPrChange>
              </w:rPr>
            </w:pPr>
            <w:del w:id="3909" w:author="吴潇" w:date="2014-12-23T08:47:00Z">
              <w:r>
                <w:rPr>
                  <w:rFonts w:hint="eastAsia"/>
                  <w:sz w:val="18"/>
                  <w:szCs w:val="18"/>
                  <w:rPrChange w:id="3910" w:author="吴潇" w:date="2014-12-23T08:50:00Z">
                    <w:rPr>
                      <w:rFonts w:hint="eastAsia"/>
                    </w:rPr>
                  </w:rPrChange>
                </w:rPr>
                <w:delText>子域</w:delText>
              </w:r>
            </w:del>
            <w:del w:id="3911" w:author="吴潇" w:date="2014-12-23T08:47:00Z">
              <w:r>
                <w:rPr>
                  <w:sz w:val="18"/>
                  <w:szCs w:val="18"/>
                  <w:rPrChange w:id="3912" w:author="吴潇" w:date="2014-12-23T08:50:00Z">
                    <w:rPr/>
                  </w:rPrChange>
                </w:rPr>
                <w:delText>14</w:delText>
              </w:r>
            </w:del>
            <w:del w:id="3913" w:author="吴潇" w:date="2014-12-23T08:47:00Z">
              <w:r>
                <w:rPr>
                  <w:rFonts w:hint="eastAsia"/>
                  <w:sz w:val="18"/>
                  <w:szCs w:val="18"/>
                  <w:rPrChange w:id="3914" w:author="吴潇" w:date="2014-12-23T08:50:00Z">
                    <w:rPr>
                      <w:rFonts w:hint="eastAsia"/>
                    </w:rPr>
                  </w:rPrChange>
                </w:rPr>
                <w:delText>：</w:delText>
              </w:r>
            </w:del>
            <w:del w:id="3915" w:author="吴潇" w:date="2014-12-23T08:47:00Z">
              <w:r>
                <w:rPr>
                  <w:sz w:val="18"/>
                  <w:szCs w:val="18"/>
                  <w:rPrChange w:id="3916" w:author="吴潇" w:date="2014-12-23T08:50:00Z">
                    <w:rPr/>
                  </w:rPrChange>
                </w:rPr>
                <w:delText xml:space="preserve"> </w:delText>
              </w:r>
            </w:del>
            <w:r>
              <w:rPr>
                <w:rFonts w:hint="eastAsia"/>
                <w:sz w:val="18"/>
                <w:szCs w:val="18"/>
                <w:rPrChange w:id="3917" w:author="吴潇" w:date="2014-12-23T08:50:00Z">
                  <w:rPr>
                    <w:rFonts w:hint="eastAsia"/>
                  </w:rPr>
                </w:rPrChange>
              </w:rPr>
              <w:t>合作方代码</w:t>
            </w:r>
          </w:p>
        </w:tc>
        <w:tc>
          <w:tcPr>
            <w:tcW w:w="2071" w:type="dxa"/>
            <w:vAlign w:val="top"/>
            <w:tcPrChange w:id="3918" w:author="吴潇" w:date="2014-12-23T08:47:00Z">
              <w:tcPr>
                <w:tcW w:w="2126" w:type="dxa"/>
                <w:vAlign w:val="top"/>
              </w:tcPr>
            </w:tcPrChange>
          </w:tcPr>
          <w:p>
            <w:pPr>
              <w:numPr>
                <w:ilvl w:val="0"/>
                <w:numId w:val="0"/>
              </w:numPr>
              <w:jc w:val="center"/>
              <w:outlineLvl w:val="4"/>
              <w:rPr>
                <w:rFonts w:eastAsia="宋体"/>
                <w:sz w:val="18"/>
                <w:szCs w:val="18"/>
                <w:rPrChange w:id="3919" w:author="吴潇" w:date="2014-12-23T08:50:00Z">
                  <w:rPr>
                    <w:rFonts w:eastAsia="黑体"/>
                  </w:rPr>
                </w:rPrChange>
              </w:rPr>
            </w:pPr>
            <w:r>
              <w:rPr>
                <w:sz w:val="18"/>
                <w:szCs w:val="18"/>
                <w:rPrChange w:id="3920" w:author="吴潇" w:date="2014-12-23T08:50:00Z">
                  <w:rPr/>
                </w:rPrChange>
              </w:rPr>
              <w:t>issueID</w:t>
            </w:r>
            <w:r>
              <w:rPr>
                <w:sz w:val="18"/>
                <w:szCs w:val="18"/>
                <w:rPrChange w:id="3921" w:author="吴潇" w:date="2014-12-23T08:50:00Z">
                  <w:rPr/>
                </w:rPrChange>
              </w:rPr>
              <w:tab/>
            </w:r>
          </w:p>
        </w:tc>
        <w:tc>
          <w:tcPr>
            <w:tcW w:w="1776" w:type="dxa"/>
            <w:vAlign w:val="top"/>
            <w:tcPrChange w:id="3922" w:author="吴潇" w:date="2014-12-23T08:47:00Z">
              <w:tcPr>
                <w:tcW w:w="1985" w:type="dxa"/>
                <w:vAlign w:val="top"/>
              </w:tcPr>
            </w:tcPrChange>
          </w:tcPr>
          <w:p>
            <w:pPr>
              <w:numPr>
                <w:ilvl w:val="0"/>
                <w:numId w:val="0"/>
              </w:numPr>
              <w:jc w:val="center"/>
              <w:rPr>
                <w:sz w:val="18"/>
                <w:szCs w:val="18"/>
                <w:rPrChange w:id="3923" w:author="吴潇" w:date="2014-12-23T08:50:00Z">
                  <w:rPr/>
                </w:rPrChange>
              </w:rPr>
            </w:pPr>
          </w:p>
        </w:tc>
        <w:tc>
          <w:tcPr>
            <w:tcW w:w="2860" w:type="dxa"/>
            <w:vAlign w:val="top"/>
            <w:tcPrChange w:id="3924" w:author="吴潇" w:date="2014-12-23T08:47:00Z">
              <w:tcPr>
                <w:tcW w:w="3509" w:type="dxa"/>
                <w:vAlign w:val="top"/>
              </w:tcPr>
            </w:tcPrChange>
          </w:tcPr>
          <w:p>
            <w:pPr>
              <w:numPr>
                <w:ilvl w:val="0"/>
                <w:numId w:val="0"/>
              </w:numPr>
              <w:tabs>
                <w:tab w:val="left" w:pos="360"/>
                <w:tab w:val="left" w:pos="784"/>
              </w:tabs>
              <w:outlineLvl w:val="4"/>
              <w:rPr>
                <w:rFonts w:eastAsia="宋体"/>
                <w:sz w:val="18"/>
                <w:szCs w:val="18"/>
                <w:rPrChange w:id="3926" w:author="吴潇" w:date="2014-12-23T08:50:00Z">
                  <w:rPr>
                    <w:rFonts w:eastAsia="黑体"/>
                  </w:rPr>
                </w:rPrChange>
              </w:rPr>
              <w:pPrChange w:id="3925" w:author="吴潇" w:date="2014-12-23T08:48:00Z">
                <w:pPr>
                  <w:numPr>
                    <w:ilvl w:val="0"/>
                    <w:numId w:val="0"/>
                  </w:numPr>
                  <w:tabs>
                    <w:tab w:val="clear" w:pos="360"/>
                    <w:tab w:val="clear" w:pos="784"/>
                  </w:tabs>
                  <w:outlineLvl w:val="4"/>
                </w:pPr>
              </w:pPrChange>
            </w:pPr>
            <w:r>
              <w:rPr>
                <w:rFonts w:hint="eastAsia"/>
                <w:sz w:val="18"/>
                <w:szCs w:val="18"/>
                <w:rPrChange w:id="3927" w:author="吴潇" w:date="2014-12-23T08:50:00Z">
                  <w:rPr>
                    <w:rFonts w:hint="eastAsia"/>
                  </w:rPr>
                </w:rPrChange>
              </w:rPr>
              <w:t>可选</w:t>
            </w:r>
            <w:del w:id="3928" w:author="吴潇" w:date="2014-12-23T08:48:00Z">
              <w:r>
                <w:rPr>
                  <w:sz w:val="18"/>
                  <w:szCs w:val="18"/>
                  <w:rPrChange w:id="3929" w:author="吴潇" w:date="2014-12-23T08:50:00Z">
                    <w:rPr/>
                  </w:rPrChange>
                </w:rPr>
                <w:delText>,</w:delText>
              </w:r>
            </w:del>
            <w:ins w:id="3930" w:author="吴潇" w:date="2014-12-23T08:48:00Z">
              <w:r>
                <w:rPr>
                  <w:rFonts w:hint="eastAsia"/>
                  <w:sz w:val="18"/>
                  <w:szCs w:val="18"/>
                  <w:rPrChange w:id="3931" w:author="吴潇" w:date="2014-12-23T08:50:00Z">
                    <w:rPr>
                      <w:rFonts w:hint="eastAsia"/>
                    </w:rPr>
                  </w:rPrChange>
                </w:rPr>
                <w:t>，</w:t>
              </w:r>
            </w:ins>
            <w:r>
              <w:rPr>
                <w:rFonts w:hint="eastAsia"/>
                <w:sz w:val="18"/>
                <w:szCs w:val="18"/>
                <w:rPrChange w:id="3932" w:author="吴潇" w:date="2014-12-23T08:50:00Z">
                  <w:rPr>
                    <w:rFonts w:hint="eastAsia"/>
                  </w:rPr>
                </w:rPrChange>
              </w:rPr>
              <w:t>有卡交易多方分润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933"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934" w:author="吴潇" w:date="2014-12-23T08:47:00Z">
              <w:tcPr>
                <w:tcW w:w="1951" w:type="dxa"/>
                <w:vAlign w:val="top"/>
              </w:tcPr>
            </w:tcPrChange>
          </w:tcPr>
          <w:p>
            <w:pPr>
              <w:pStyle w:val="120"/>
              <w:numPr>
                <w:ilvl w:val="0"/>
                <w:numId w:val="31"/>
              </w:numPr>
              <w:tabs>
                <w:tab w:val="left" w:pos="360"/>
              </w:tabs>
              <w:ind w:firstLineChars="0"/>
              <w:jc w:val="center"/>
              <w:rPr>
                <w:ins w:id="3936" w:author="吴潇" w:date="2014-12-23T08:47:00Z"/>
                <w:sz w:val="18"/>
                <w:szCs w:val="18"/>
                <w:rPrChange w:id="3937" w:author="吴潇" w:date="2014-12-23T08:50:00Z">
                  <w:rPr/>
                </w:rPrChange>
              </w:rPr>
              <w:pPrChange w:id="3935" w:author="吴潇" w:date="2014-12-23T08:47:00Z">
                <w:pPr>
                  <w:numPr>
                    <w:ilvl w:val="0"/>
                    <w:numId w:val="0"/>
                  </w:numPr>
                  <w:tabs>
                    <w:tab w:val="clear" w:pos="360"/>
                    <w:tab w:val="clear" w:pos="784"/>
                  </w:tabs>
                  <w:jc w:val="center"/>
                </w:pPr>
              </w:pPrChange>
            </w:pPr>
          </w:p>
        </w:tc>
        <w:tc>
          <w:tcPr>
            <w:tcW w:w="2047" w:type="dxa"/>
            <w:vAlign w:val="top"/>
            <w:tcPrChange w:id="3938" w:author="吴潇" w:date="2014-12-23T08:47:00Z">
              <w:tcPr>
                <w:tcW w:w="1951" w:type="dxa"/>
                <w:vAlign w:val="top"/>
              </w:tcPr>
            </w:tcPrChange>
          </w:tcPr>
          <w:p>
            <w:pPr>
              <w:numPr>
                <w:ilvl w:val="0"/>
                <w:numId w:val="0"/>
              </w:numPr>
              <w:jc w:val="center"/>
              <w:outlineLvl w:val="4"/>
              <w:rPr>
                <w:rFonts w:eastAsia="宋体"/>
                <w:sz w:val="18"/>
                <w:szCs w:val="18"/>
                <w:rPrChange w:id="3939" w:author="吴潇" w:date="2014-12-23T08:50:00Z">
                  <w:rPr>
                    <w:rFonts w:eastAsia="黑体"/>
                  </w:rPr>
                </w:rPrChange>
              </w:rPr>
            </w:pPr>
            <w:del w:id="3940" w:author="吴潇" w:date="2014-12-23T08:47:00Z">
              <w:r>
                <w:rPr>
                  <w:rFonts w:hint="eastAsia"/>
                  <w:sz w:val="18"/>
                  <w:szCs w:val="18"/>
                  <w:rPrChange w:id="3941" w:author="吴潇" w:date="2014-12-23T08:50:00Z">
                    <w:rPr>
                      <w:rFonts w:hint="eastAsia"/>
                    </w:rPr>
                  </w:rPrChange>
                </w:rPr>
                <w:delText>子域</w:delText>
              </w:r>
            </w:del>
            <w:del w:id="3942" w:author="吴潇" w:date="2014-12-23T08:47:00Z">
              <w:r>
                <w:rPr>
                  <w:sz w:val="18"/>
                  <w:szCs w:val="18"/>
                  <w:rPrChange w:id="3943" w:author="吴潇" w:date="2014-12-23T08:50:00Z">
                    <w:rPr/>
                  </w:rPrChange>
                </w:rPr>
                <w:delText>15</w:delText>
              </w:r>
            </w:del>
            <w:del w:id="3944" w:author="吴潇" w:date="2014-12-23T08:47:00Z">
              <w:r>
                <w:rPr>
                  <w:rFonts w:hint="eastAsia"/>
                  <w:sz w:val="18"/>
                  <w:szCs w:val="18"/>
                  <w:rPrChange w:id="3945" w:author="吴潇" w:date="2014-12-23T08:50:00Z">
                    <w:rPr>
                      <w:rFonts w:hint="eastAsia"/>
                    </w:rPr>
                  </w:rPrChange>
                </w:rPr>
                <w:delText>：</w:delText>
              </w:r>
            </w:del>
            <w:del w:id="3946" w:author="吴潇" w:date="2014-12-23T08:47:00Z">
              <w:r>
                <w:rPr>
                  <w:sz w:val="18"/>
                  <w:szCs w:val="18"/>
                  <w:rPrChange w:id="3947" w:author="吴潇" w:date="2014-12-23T08:50:00Z">
                    <w:rPr/>
                  </w:rPrChange>
                </w:rPr>
                <w:delText xml:space="preserve"> </w:delText>
              </w:r>
            </w:del>
            <w:r>
              <w:rPr>
                <w:rFonts w:hint="eastAsia"/>
                <w:sz w:val="18"/>
                <w:szCs w:val="18"/>
                <w:rPrChange w:id="3948" w:author="吴潇" w:date="2014-12-23T08:50:00Z">
                  <w:rPr>
                    <w:rFonts w:hint="eastAsia"/>
                  </w:rPr>
                </w:rPrChange>
              </w:rPr>
              <w:t>载体类型</w:t>
            </w:r>
          </w:p>
        </w:tc>
        <w:tc>
          <w:tcPr>
            <w:tcW w:w="2071" w:type="dxa"/>
            <w:vAlign w:val="top"/>
            <w:tcPrChange w:id="3949" w:author="吴潇" w:date="2014-12-23T08:47:00Z">
              <w:tcPr>
                <w:tcW w:w="2126" w:type="dxa"/>
                <w:vAlign w:val="top"/>
              </w:tcPr>
            </w:tcPrChange>
          </w:tcPr>
          <w:p>
            <w:pPr>
              <w:numPr>
                <w:ilvl w:val="0"/>
                <w:numId w:val="0"/>
              </w:numPr>
              <w:jc w:val="center"/>
              <w:outlineLvl w:val="4"/>
              <w:rPr>
                <w:rFonts w:eastAsia="宋体"/>
                <w:sz w:val="18"/>
                <w:szCs w:val="18"/>
                <w:rPrChange w:id="3950" w:author="吴潇" w:date="2014-12-23T08:50:00Z">
                  <w:rPr>
                    <w:rFonts w:eastAsia="黑体"/>
                  </w:rPr>
                </w:rPrChange>
              </w:rPr>
            </w:pPr>
            <w:r>
              <w:rPr>
                <w:sz w:val="18"/>
                <w:szCs w:val="18"/>
                <w:rPrChange w:id="3951" w:author="吴潇" w:date="2014-12-23T08:50:00Z">
                  <w:rPr/>
                </w:rPrChange>
              </w:rPr>
              <w:t>carrierTp</w:t>
            </w:r>
          </w:p>
        </w:tc>
        <w:tc>
          <w:tcPr>
            <w:tcW w:w="1776" w:type="dxa"/>
            <w:vAlign w:val="top"/>
            <w:tcPrChange w:id="3952" w:author="吴潇" w:date="2014-12-23T08:47:00Z">
              <w:tcPr>
                <w:tcW w:w="1985" w:type="dxa"/>
                <w:vAlign w:val="top"/>
              </w:tcPr>
            </w:tcPrChange>
          </w:tcPr>
          <w:p>
            <w:pPr>
              <w:numPr>
                <w:ilvl w:val="0"/>
                <w:numId w:val="0"/>
              </w:numPr>
              <w:jc w:val="center"/>
              <w:rPr>
                <w:sz w:val="18"/>
                <w:szCs w:val="18"/>
                <w:rPrChange w:id="3953" w:author="吴潇" w:date="2014-12-23T08:50:00Z">
                  <w:rPr/>
                </w:rPrChange>
              </w:rPr>
            </w:pPr>
          </w:p>
        </w:tc>
        <w:tc>
          <w:tcPr>
            <w:tcW w:w="2860" w:type="dxa"/>
            <w:vAlign w:val="top"/>
            <w:tcPrChange w:id="3954" w:author="吴潇" w:date="2014-12-23T08:47:00Z">
              <w:tcPr>
                <w:tcW w:w="3509" w:type="dxa"/>
                <w:vAlign w:val="top"/>
              </w:tcPr>
            </w:tcPrChange>
          </w:tcPr>
          <w:p>
            <w:pPr>
              <w:numPr>
                <w:ilvl w:val="0"/>
                <w:numId w:val="0"/>
              </w:numPr>
              <w:outlineLvl w:val="4"/>
              <w:rPr>
                <w:rFonts w:eastAsia="宋体"/>
                <w:sz w:val="18"/>
                <w:szCs w:val="18"/>
                <w:rPrChange w:id="3955" w:author="吴潇" w:date="2014-12-23T08:50:00Z">
                  <w:rPr>
                    <w:rFonts w:eastAsia="黑体"/>
                  </w:rPr>
                </w:rPrChange>
              </w:rPr>
            </w:pPr>
            <w:r>
              <w:rPr>
                <w:rFonts w:hint="eastAsia"/>
                <w:sz w:val="18"/>
                <w:szCs w:val="18"/>
                <w:rPrChange w:id="3956" w:author="吴潇" w:date="2014-12-23T08:50:00Z">
                  <w:rPr>
                    <w:rFonts w:hint="eastAsia"/>
                  </w:rPr>
                </w:rPrChange>
              </w:rPr>
              <w:t>可选</w:t>
            </w:r>
          </w:p>
          <w:p>
            <w:pPr>
              <w:numPr>
                <w:ilvl w:val="0"/>
                <w:numId w:val="0"/>
              </w:numPr>
              <w:rPr>
                <w:ins w:id="3957" w:author="吴潇" w:date="2014-12-23T08:48:00Z"/>
                <w:sz w:val="18"/>
                <w:szCs w:val="18"/>
                <w:rPrChange w:id="3958" w:author="吴潇" w:date="2014-12-23T08:50:00Z">
                  <w:rPr/>
                </w:rPrChange>
              </w:rPr>
            </w:pPr>
            <w:r>
              <w:rPr>
                <w:sz w:val="18"/>
                <w:szCs w:val="18"/>
                <w:rPrChange w:id="3959" w:author="吴潇" w:date="2014-12-23T08:50:00Z">
                  <w:rPr/>
                </w:rPrChange>
              </w:rPr>
              <w:t>0</w:t>
            </w:r>
            <w:r>
              <w:rPr>
                <w:rFonts w:hint="eastAsia"/>
                <w:sz w:val="18"/>
                <w:szCs w:val="18"/>
                <w:rPrChange w:id="3960" w:author="吴潇" w:date="2014-12-23T08:50:00Z">
                  <w:rPr>
                    <w:rFonts w:hint="eastAsia"/>
                  </w:rPr>
                </w:rPrChange>
              </w:rPr>
              <w:t>：缺省</w:t>
            </w:r>
            <w:del w:id="3961" w:author="吴潇" w:date="2014-12-23T08:48:00Z">
              <w:r>
                <w:rPr>
                  <w:rFonts w:hint="eastAsia"/>
                  <w:sz w:val="18"/>
                  <w:szCs w:val="18"/>
                  <w:rPrChange w:id="3962" w:author="吴潇" w:date="2014-12-23T08:50:00Z">
                    <w:rPr>
                      <w:rFonts w:hint="eastAsia"/>
                    </w:rPr>
                  </w:rPrChange>
                </w:rPr>
                <w:delText>；</w:delText>
              </w:r>
            </w:del>
          </w:p>
          <w:p>
            <w:pPr>
              <w:numPr>
                <w:ilvl w:val="0"/>
                <w:numId w:val="0"/>
              </w:numPr>
              <w:rPr>
                <w:ins w:id="3963" w:author="吴潇" w:date="2014-12-23T08:48:00Z"/>
                <w:sz w:val="18"/>
                <w:szCs w:val="18"/>
                <w:rPrChange w:id="3964" w:author="吴潇" w:date="2014-12-23T08:50:00Z">
                  <w:rPr/>
                </w:rPrChange>
              </w:rPr>
            </w:pPr>
            <w:r>
              <w:rPr>
                <w:sz w:val="18"/>
                <w:szCs w:val="18"/>
                <w:rPrChange w:id="3965" w:author="吴潇" w:date="2014-12-23T08:50:00Z">
                  <w:rPr/>
                </w:rPrChange>
              </w:rPr>
              <w:t>1</w:t>
            </w:r>
            <w:r>
              <w:rPr>
                <w:rFonts w:hint="eastAsia"/>
                <w:sz w:val="18"/>
                <w:szCs w:val="18"/>
                <w:rPrChange w:id="3966" w:author="吴潇" w:date="2014-12-23T08:50:00Z">
                  <w:rPr>
                    <w:rFonts w:hint="eastAsia"/>
                  </w:rPr>
                </w:rPrChange>
              </w:rPr>
              <w:t>：</w:t>
            </w:r>
            <w:r>
              <w:rPr>
                <w:sz w:val="18"/>
                <w:szCs w:val="18"/>
                <w:rPrChange w:id="3967" w:author="吴潇" w:date="2014-12-23T08:50:00Z">
                  <w:rPr/>
                </w:rPrChange>
              </w:rPr>
              <w:t>sd</w:t>
            </w:r>
            <w:r>
              <w:rPr>
                <w:rFonts w:hint="eastAsia"/>
                <w:sz w:val="18"/>
                <w:szCs w:val="18"/>
                <w:rPrChange w:id="3968" w:author="吴潇" w:date="2014-12-23T08:50:00Z">
                  <w:rPr>
                    <w:rFonts w:hint="eastAsia"/>
                  </w:rPr>
                </w:rPrChange>
              </w:rPr>
              <w:t>卡</w:t>
            </w:r>
            <w:del w:id="3969" w:author="吴潇" w:date="2014-12-23T08:48:00Z">
              <w:r>
                <w:rPr>
                  <w:rFonts w:hint="eastAsia"/>
                  <w:sz w:val="18"/>
                  <w:szCs w:val="18"/>
                  <w:rPrChange w:id="3970" w:author="吴潇" w:date="2014-12-23T08:50:00Z">
                    <w:rPr>
                      <w:rFonts w:hint="eastAsia"/>
                    </w:rPr>
                  </w:rPrChange>
                </w:rPr>
                <w:delText>；</w:delText>
              </w:r>
            </w:del>
          </w:p>
          <w:p>
            <w:pPr>
              <w:numPr>
                <w:ilvl w:val="0"/>
                <w:numId w:val="0"/>
              </w:numPr>
              <w:rPr>
                <w:ins w:id="3971" w:author="吴潇" w:date="2014-12-23T08:48:00Z"/>
                <w:sz w:val="18"/>
                <w:szCs w:val="18"/>
                <w:rPrChange w:id="3972" w:author="吴潇" w:date="2014-12-23T08:50:00Z">
                  <w:rPr/>
                </w:rPrChange>
              </w:rPr>
            </w:pPr>
            <w:r>
              <w:rPr>
                <w:sz w:val="18"/>
                <w:szCs w:val="18"/>
                <w:rPrChange w:id="3973" w:author="吴潇" w:date="2014-12-23T08:50:00Z">
                  <w:rPr/>
                </w:rPrChange>
              </w:rPr>
              <w:t>2</w:t>
            </w:r>
            <w:r>
              <w:rPr>
                <w:rFonts w:hint="eastAsia"/>
                <w:sz w:val="18"/>
                <w:szCs w:val="18"/>
                <w:rPrChange w:id="3974" w:author="吴潇" w:date="2014-12-23T08:50:00Z">
                  <w:rPr>
                    <w:rFonts w:hint="eastAsia"/>
                  </w:rPr>
                </w:rPrChange>
              </w:rPr>
              <w:t>：</w:t>
            </w:r>
            <w:r>
              <w:rPr>
                <w:sz w:val="18"/>
                <w:szCs w:val="18"/>
                <w:rPrChange w:id="3975" w:author="吴潇" w:date="2014-12-23T08:50:00Z">
                  <w:rPr/>
                </w:rPrChange>
              </w:rPr>
              <w:t>simpass</w:t>
            </w:r>
            <w:del w:id="3976" w:author="吴潇" w:date="2014-12-23T08:48:00Z">
              <w:r>
                <w:rPr>
                  <w:rFonts w:hint="eastAsia"/>
                  <w:sz w:val="18"/>
                  <w:szCs w:val="18"/>
                  <w:rPrChange w:id="3977" w:author="吴潇" w:date="2014-12-23T08:50:00Z">
                    <w:rPr>
                      <w:rFonts w:hint="eastAsia"/>
                    </w:rPr>
                  </w:rPrChange>
                </w:rPr>
                <w:delText>；</w:delText>
              </w:r>
            </w:del>
          </w:p>
          <w:p>
            <w:pPr>
              <w:numPr>
                <w:ilvl w:val="0"/>
                <w:numId w:val="0"/>
              </w:numPr>
              <w:rPr>
                <w:sz w:val="18"/>
                <w:szCs w:val="18"/>
                <w:rPrChange w:id="3978" w:author="吴潇" w:date="2014-12-23T08:50:00Z">
                  <w:rPr/>
                </w:rPrChange>
              </w:rPr>
            </w:pPr>
            <w:r>
              <w:rPr>
                <w:sz w:val="18"/>
                <w:szCs w:val="18"/>
                <w:rPrChange w:id="3979" w:author="吴潇" w:date="2014-12-23T08:50:00Z">
                  <w:rPr/>
                </w:rPrChange>
              </w:rPr>
              <w:t>3</w:t>
            </w:r>
            <w:r>
              <w:rPr>
                <w:rFonts w:hint="eastAsia"/>
                <w:sz w:val="18"/>
                <w:szCs w:val="18"/>
                <w:rPrChange w:id="3980" w:author="吴潇" w:date="2014-12-23T08:50:00Z">
                  <w:rPr>
                    <w:rFonts w:hint="eastAsia"/>
                  </w:rPr>
                </w:rPrChange>
              </w:rPr>
              <w:t>：</w:t>
            </w:r>
            <w:r>
              <w:rPr>
                <w:sz w:val="18"/>
                <w:szCs w:val="18"/>
                <w:rPrChange w:id="3981" w:author="吴潇" w:date="2014-12-23T08:50:00Z">
                  <w:rPr/>
                </w:rPrChange>
              </w:rPr>
              <w:t>vipos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3982"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3983" w:author="吴潇" w:date="2014-12-23T08:47:00Z">
              <w:tcPr>
                <w:tcW w:w="1951" w:type="dxa"/>
                <w:vAlign w:val="top"/>
              </w:tcPr>
            </w:tcPrChange>
          </w:tcPr>
          <w:p>
            <w:pPr>
              <w:pStyle w:val="120"/>
              <w:numPr>
                <w:ilvl w:val="0"/>
                <w:numId w:val="31"/>
              </w:numPr>
              <w:tabs>
                <w:tab w:val="left" w:pos="360"/>
              </w:tabs>
              <w:ind w:firstLineChars="0"/>
              <w:jc w:val="center"/>
              <w:rPr>
                <w:ins w:id="3985" w:author="吴潇" w:date="2014-12-23T08:47:00Z"/>
                <w:sz w:val="18"/>
                <w:szCs w:val="18"/>
                <w:rPrChange w:id="3986" w:author="吴潇" w:date="2014-12-23T08:50:00Z">
                  <w:rPr/>
                </w:rPrChange>
              </w:rPr>
              <w:pPrChange w:id="3984" w:author="吴潇" w:date="2014-12-23T08:47:00Z">
                <w:pPr>
                  <w:numPr>
                    <w:ilvl w:val="0"/>
                    <w:numId w:val="0"/>
                  </w:numPr>
                  <w:tabs>
                    <w:tab w:val="clear" w:pos="360"/>
                    <w:tab w:val="clear" w:pos="784"/>
                  </w:tabs>
                  <w:jc w:val="center"/>
                </w:pPr>
              </w:pPrChange>
            </w:pPr>
          </w:p>
        </w:tc>
        <w:tc>
          <w:tcPr>
            <w:tcW w:w="2047" w:type="dxa"/>
            <w:vAlign w:val="top"/>
            <w:tcPrChange w:id="3987" w:author="吴潇" w:date="2014-12-23T08:47:00Z">
              <w:tcPr>
                <w:tcW w:w="1951" w:type="dxa"/>
                <w:vAlign w:val="top"/>
              </w:tcPr>
            </w:tcPrChange>
          </w:tcPr>
          <w:p>
            <w:pPr>
              <w:numPr>
                <w:ilvl w:val="0"/>
                <w:numId w:val="0"/>
              </w:numPr>
              <w:jc w:val="center"/>
              <w:outlineLvl w:val="4"/>
              <w:rPr>
                <w:rFonts w:eastAsia="宋体"/>
                <w:sz w:val="18"/>
                <w:szCs w:val="18"/>
                <w:rPrChange w:id="3988" w:author="吴潇" w:date="2014-12-23T08:50:00Z">
                  <w:rPr>
                    <w:rFonts w:eastAsia="黑体"/>
                  </w:rPr>
                </w:rPrChange>
              </w:rPr>
            </w:pPr>
            <w:del w:id="3989" w:author="吴潇" w:date="2014-12-23T08:47:00Z">
              <w:r>
                <w:rPr>
                  <w:rFonts w:hint="eastAsia"/>
                  <w:sz w:val="18"/>
                  <w:szCs w:val="18"/>
                  <w:rPrChange w:id="3990" w:author="吴潇" w:date="2014-12-23T08:50:00Z">
                    <w:rPr>
                      <w:rFonts w:hint="eastAsia"/>
                    </w:rPr>
                  </w:rPrChange>
                </w:rPr>
                <w:delText>子域</w:delText>
              </w:r>
            </w:del>
            <w:del w:id="3991" w:author="吴潇" w:date="2014-12-23T08:47:00Z">
              <w:r>
                <w:rPr>
                  <w:sz w:val="18"/>
                  <w:szCs w:val="18"/>
                  <w:rPrChange w:id="3992" w:author="吴潇" w:date="2014-12-23T08:50:00Z">
                    <w:rPr/>
                  </w:rPrChange>
                </w:rPr>
                <w:delText>16</w:delText>
              </w:r>
            </w:del>
            <w:del w:id="3993" w:author="吴潇" w:date="2014-12-23T08:47:00Z">
              <w:r>
                <w:rPr>
                  <w:rFonts w:hint="eastAsia"/>
                  <w:sz w:val="18"/>
                  <w:szCs w:val="18"/>
                  <w:rPrChange w:id="3994" w:author="吴潇" w:date="2014-12-23T08:50:00Z">
                    <w:rPr>
                      <w:rFonts w:hint="eastAsia"/>
                    </w:rPr>
                  </w:rPrChange>
                </w:rPr>
                <w:delText>：</w:delText>
              </w:r>
            </w:del>
            <w:del w:id="3995" w:author="吴潇" w:date="2014-12-23T08:47:00Z">
              <w:r>
                <w:rPr>
                  <w:sz w:val="18"/>
                  <w:szCs w:val="18"/>
                  <w:rPrChange w:id="3996" w:author="吴潇" w:date="2014-12-23T08:50:00Z">
                    <w:rPr/>
                  </w:rPrChange>
                </w:rPr>
                <w:delText xml:space="preserve"> </w:delText>
              </w:r>
            </w:del>
            <w:r>
              <w:rPr>
                <w:rFonts w:hint="eastAsia"/>
                <w:sz w:val="18"/>
                <w:szCs w:val="18"/>
                <w:rPrChange w:id="3997" w:author="吴潇" w:date="2014-12-23T08:50:00Z">
                  <w:rPr>
                    <w:rFonts w:hint="eastAsia"/>
                  </w:rPr>
                </w:rPrChange>
              </w:rPr>
              <w:t>载体应用类型</w:t>
            </w:r>
          </w:p>
        </w:tc>
        <w:tc>
          <w:tcPr>
            <w:tcW w:w="2071" w:type="dxa"/>
            <w:vAlign w:val="top"/>
            <w:tcPrChange w:id="3998" w:author="吴潇" w:date="2014-12-23T08:47:00Z">
              <w:tcPr>
                <w:tcW w:w="2126" w:type="dxa"/>
                <w:vAlign w:val="top"/>
              </w:tcPr>
            </w:tcPrChange>
          </w:tcPr>
          <w:p>
            <w:pPr>
              <w:numPr>
                <w:ilvl w:val="0"/>
                <w:numId w:val="0"/>
              </w:numPr>
              <w:jc w:val="center"/>
              <w:outlineLvl w:val="4"/>
              <w:rPr>
                <w:rFonts w:eastAsia="宋体"/>
                <w:sz w:val="18"/>
                <w:szCs w:val="18"/>
                <w:rPrChange w:id="3999" w:author="吴潇" w:date="2014-12-23T08:50:00Z">
                  <w:rPr>
                    <w:rFonts w:eastAsia="黑体"/>
                  </w:rPr>
                </w:rPrChange>
              </w:rPr>
            </w:pPr>
            <w:del w:id="4000" w:author="吴潇" w:date="2014-12-23T08:49:00Z">
              <w:r>
                <w:rPr>
                  <w:sz w:val="18"/>
                  <w:szCs w:val="18"/>
                  <w:rPrChange w:id="4001" w:author="吴潇" w:date="2014-12-23T08:50:00Z">
                    <w:rPr/>
                  </w:rPrChange>
                </w:rPr>
                <w:delText>carrier_app_tp</w:delText>
              </w:r>
            </w:del>
            <w:del w:id="4002" w:author="吴潇" w:date="2014-12-23T08:49:00Z">
              <w:r>
                <w:rPr>
                  <w:sz w:val="18"/>
                  <w:szCs w:val="18"/>
                  <w:rPrChange w:id="4003" w:author="吴潇" w:date="2014-12-23T08:50:00Z">
                    <w:rPr/>
                  </w:rPrChange>
                </w:rPr>
                <w:tab/>
              </w:r>
            </w:del>
            <w:del w:id="4004" w:author="吴潇" w:date="2014-12-23T08:49:00Z">
              <w:r>
                <w:rPr>
                  <w:sz w:val="18"/>
                  <w:szCs w:val="18"/>
                  <w:rPrChange w:id="4005" w:author="吴潇" w:date="2014-12-23T08:50:00Z">
                    <w:rPr/>
                  </w:rPrChange>
                </w:rPr>
                <w:delText xml:space="preserve"> </w:delText>
              </w:r>
            </w:del>
            <w:r>
              <w:rPr>
                <w:sz w:val="18"/>
                <w:szCs w:val="18"/>
                <w:rPrChange w:id="4006" w:author="吴潇" w:date="2014-12-23T08:50:00Z">
                  <w:rPr/>
                </w:rPrChange>
              </w:rPr>
              <w:t>carrierAppTp</w:t>
            </w:r>
          </w:p>
        </w:tc>
        <w:tc>
          <w:tcPr>
            <w:tcW w:w="1776" w:type="dxa"/>
            <w:vAlign w:val="top"/>
            <w:tcPrChange w:id="4007" w:author="吴潇" w:date="2014-12-23T08:47:00Z">
              <w:tcPr>
                <w:tcW w:w="1985" w:type="dxa"/>
                <w:vAlign w:val="top"/>
              </w:tcPr>
            </w:tcPrChange>
          </w:tcPr>
          <w:p>
            <w:pPr>
              <w:numPr>
                <w:ilvl w:val="0"/>
                <w:numId w:val="0"/>
              </w:numPr>
              <w:jc w:val="center"/>
              <w:rPr>
                <w:sz w:val="18"/>
                <w:szCs w:val="18"/>
                <w:rPrChange w:id="4008" w:author="吴潇" w:date="2014-12-23T08:50:00Z">
                  <w:rPr/>
                </w:rPrChange>
              </w:rPr>
            </w:pPr>
          </w:p>
        </w:tc>
        <w:tc>
          <w:tcPr>
            <w:tcW w:w="2860" w:type="dxa"/>
            <w:vAlign w:val="top"/>
            <w:tcPrChange w:id="4009" w:author="吴潇" w:date="2014-12-23T08:47:00Z">
              <w:tcPr>
                <w:tcW w:w="3509" w:type="dxa"/>
                <w:vAlign w:val="top"/>
              </w:tcPr>
            </w:tcPrChange>
          </w:tcPr>
          <w:p>
            <w:pPr>
              <w:numPr>
                <w:ilvl w:val="0"/>
                <w:numId w:val="0"/>
              </w:numPr>
              <w:outlineLvl w:val="4"/>
              <w:rPr>
                <w:rFonts w:eastAsia="宋体"/>
                <w:sz w:val="18"/>
                <w:szCs w:val="18"/>
                <w:rPrChange w:id="4010" w:author="吴潇" w:date="2014-12-23T08:50:00Z">
                  <w:rPr>
                    <w:rFonts w:eastAsia="黑体"/>
                  </w:rPr>
                </w:rPrChange>
              </w:rPr>
            </w:pPr>
            <w:r>
              <w:rPr>
                <w:rFonts w:hint="eastAsia"/>
                <w:sz w:val="18"/>
                <w:szCs w:val="18"/>
                <w:rPrChange w:id="4011" w:author="吴潇" w:date="2014-12-23T08:50:00Z">
                  <w:rPr>
                    <w:rFonts w:hint="eastAsia"/>
                  </w:rPr>
                </w:rPrChange>
              </w:rPr>
              <w:t>可选</w:t>
            </w:r>
          </w:p>
          <w:p>
            <w:pPr>
              <w:numPr>
                <w:ilvl w:val="0"/>
                <w:numId w:val="0"/>
              </w:numPr>
              <w:rPr>
                <w:ins w:id="4012" w:author="吴潇" w:date="2014-12-23T08:48:00Z"/>
                <w:sz w:val="18"/>
                <w:szCs w:val="18"/>
                <w:rPrChange w:id="4013" w:author="吴潇" w:date="2014-12-23T08:50:00Z">
                  <w:rPr/>
                </w:rPrChange>
              </w:rPr>
            </w:pPr>
            <w:r>
              <w:rPr>
                <w:sz w:val="18"/>
                <w:szCs w:val="18"/>
                <w:rPrChange w:id="4014" w:author="吴潇" w:date="2014-12-23T08:50:00Z">
                  <w:rPr/>
                </w:rPrChange>
              </w:rPr>
              <w:t>0</w:t>
            </w:r>
            <w:r>
              <w:rPr>
                <w:rFonts w:hint="eastAsia"/>
                <w:sz w:val="18"/>
                <w:szCs w:val="18"/>
                <w:rPrChange w:id="4015" w:author="吴潇" w:date="2014-12-23T08:50:00Z">
                  <w:rPr>
                    <w:rFonts w:hint="eastAsia"/>
                  </w:rPr>
                </w:rPrChange>
              </w:rPr>
              <w:t>：缺省</w:t>
            </w:r>
            <w:del w:id="4016" w:author="吴潇" w:date="2014-12-23T08:48:00Z">
              <w:r>
                <w:rPr>
                  <w:rFonts w:hint="eastAsia"/>
                  <w:sz w:val="18"/>
                  <w:szCs w:val="18"/>
                  <w:rPrChange w:id="4017" w:author="吴潇" w:date="2014-12-23T08:50:00Z">
                    <w:rPr>
                      <w:rFonts w:hint="eastAsia"/>
                    </w:rPr>
                  </w:rPrChange>
                </w:rPr>
                <w:delText>；</w:delText>
              </w:r>
            </w:del>
          </w:p>
          <w:p>
            <w:pPr>
              <w:numPr>
                <w:ilvl w:val="0"/>
                <w:numId w:val="0"/>
              </w:numPr>
              <w:rPr>
                <w:ins w:id="4018" w:author="吴潇" w:date="2014-12-23T08:48:00Z"/>
                <w:sz w:val="18"/>
                <w:szCs w:val="18"/>
                <w:rPrChange w:id="4019" w:author="吴潇" w:date="2014-12-23T08:50:00Z">
                  <w:rPr/>
                </w:rPrChange>
              </w:rPr>
            </w:pPr>
            <w:r>
              <w:rPr>
                <w:sz w:val="18"/>
                <w:szCs w:val="18"/>
                <w:rPrChange w:id="4020" w:author="吴潇" w:date="2014-12-23T08:50:00Z">
                  <w:rPr/>
                </w:rPrChange>
              </w:rPr>
              <w:t>1</w:t>
            </w:r>
            <w:r>
              <w:rPr>
                <w:rFonts w:hint="eastAsia"/>
                <w:sz w:val="18"/>
                <w:szCs w:val="18"/>
                <w:rPrChange w:id="4021" w:author="吴潇" w:date="2014-12-23T08:50:00Z">
                  <w:rPr>
                    <w:rFonts w:hint="eastAsia"/>
                  </w:rPr>
                </w:rPrChange>
              </w:rPr>
              <w:t>：</w:t>
            </w:r>
            <w:r>
              <w:rPr>
                <w:sz w:val="18"/>
                <w:szCs w:val="18"/>
                <w:rPrChange w:id="4022" w:author="吴潇" w:date="2014-12-23T08:50:00Z">
                  <w:rPr/>
                </w:rPrChange>
              </w:rPr>
              <w:t>upcard</w:t>
            </w:r>
            <w:del w:id="4023" w:author="吴潇" w:date="2014-12-23T08:48:00Z">
              <w:r>
                <w:rPr>
                  <w:rFonts w:hint="eastAsia"/>
                  <w:sz w:val="18"/>
                  <w:szCs w:val="18"/>
                  <w:rPrChange w:id="4024" w:author="吴潇" w:date="2014-12-23T08:50:00Z">
                    <w:rPr>
                      <w:rFonts w:hint="eastAsia"/>
                    </w:rPr>
                  </w:rPrChange>
                </w:rPr>
                <w:delText>；</w:delText>
              </w:r>
            </w:del>
          </w:p>
          <w:p>
            <w:pPr>
              <w:numPr>
                <w:ilvl w:val="0"/>
                <w:numId w:val="0"/>
              </w:numPr>
              <w:rPr>
                <w:ins w:id="4025" w:author="吴潇" w:date="2014-12-23T08:48:00Z"/>
                <w:sz w:val="18"/>
                <w:szCs w:val="18"/>
                <w:rPrChange w:id="4026" w:author="吴潇" w:date="2014-12-23T08:50:00Z">
                  <w:rPr/>
                </w:rPrChange>
              </w:rPr>
            </w:pPr>
            <w:r>
              <w:rPr>
                <w:sz w:val="18"/>
                <w:szCs w:val="18"/>
                <w:rPrChange w:id="4027" w:author="吴潇" w:date="2014-12-23T08:50:00Z">
                  <w:rPr/>
                </w:rPrChange>
              </w:rPr>
              <w:t>2</w:t>
            </w:r>
            <w:r>
              <w:rPr>
                <w:rFonts w:hint="eastAsia"/>
                <w:sz w:val="18"/>
                <w:szCs w:val="18"/>
                <w:rPrChange w:id="4028" w:author="吴潇" w:date="2014-12-23T08:50:00Z">
                  <w:rPr>
                    <w:rFonts w:hint="eastAsia"/>
                  </w:rPr>
                </w:rPrChange>
              </w:rPr>
              <w:t>：</w:t>
            </w:r>
            <w:r>
              <w:rPr>
                <w:sz w:val="18"/>
                <w:szCs w:val="18"/>
                <w:rPrChange w:id="4029" w:author="吴潇" w:date="2014-12-23T08:50:00Z">
                  <w:rPr/>
                </w:rPrChange>
              </w:rPr>
              <w:t>pboc</w:t>
            </w:r>
            <w:del w:id="4030" w:author="吴潇" w:date="2014-12-23T08:48:00Z">
              <w:r>
                <w:rPr>
                  <w:rFonts w:hint="eastAsia"/>
                  <w:sz w:val="18"/>
                  <w:szCs w:val="18"/>
                  <w:rPrChange w:id="4031" w:author="吴潇" w:date="2014-12-23T08:50:00Z">
                    <w:rPr>
                      <w:rFonts w:hint="eastAsia"/>
                    </w:rPr>
                  </w:rPrChange>
                </w:rPr>
                <w:delText>，</w:delText>
              </w:r>
            </w:del>
          </w:p>
          <w:p>
            <w:pPr>
              <w:numPr>
                <w:ilvl w:val="0"/>
                <w:numId w:val="0"/>
              </w:numPr>
              <w:rPr>
                <w:sz w:val="18"/>
                <w:szCs w:val="18"/>
                <w:rPrChange w:id="4032" w:author="吴潇" w:date="2014-12-23T08:50:00Z">
                  <w:rPr/>
                </w:rPrChange>
              </w:rPr>
            </w:pPr>
            <w:r>
              <w:rPr>
                <w:sz w:val="18"/>
                <w:szCs w:val="18"/>
                <w:rPrChange w:id="4033" w:author="吴潇" w:date="2014-12-23T08:50:00Z">
                  <w:rPr/>
                </w:rPrChange>
              </w:rPr>
              <w:t>3</w:t>
            </w:r>
            <w:r>
              <w:rPr>
                <w:rFonts w:hint="eastAsia"/>
                <w:sz w:val="18"/>
                <w:szCs w:val="18"/>
                <w:rPrChange w:id="4034" w:author="吴潇" w:date="2014-12-23T08:50:00Z">
                  <w:rPr>
                    <w:rFonts w:hint="eastAsia"/>
                  </w:rPr>
                </w:rPrChange>
              </w:rPr>
              <w:t>：</w:t>
            </w:r>
            <w:del w:id="4035" w:author="吴潇" w:date="2014-12-23T08:48:00Z">
              <w:r>
                <w:rPr>
                  <w:sz w:val="18"/>
                  <w:szCs w:val="18"/>
                  <w:rPrChange w:id="4036" w:author="吴潇" w:date="2014-12-23T08:50:00Z">
                    <w:rPr/>
                  </w:rPrChange>
                </w:rPr>
                <w:delText>:</w:delText>
              </w:r>
            </w:del>
            <w:r>
              <w:rPr>
                <w:sz w:val="18"/>
                <w:szCs w:val="18"/>
                <w:rPrChange w:id="4037" w:author="吴潇" w:date="2014-12-23T08:50:00Z">
                  <w:rPr/>
                </w:rPrChange>
              </w:rPr>
              <w:t>instcard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038"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039" w:author="吴潇" w:date="2014-12-23T08:47:00Z">
              <w:tcPr>
                <w:tcW w:w="1951" w:type="dxa"/>
                <w:vAlign w:val="top"/>
              </w:tcPr>
            </w:tcPrChange>
          </w:tcPr>
          <w:p>
            <w:pPr>
              <w:pStyle w:val="120"/>
              <w:numPr>
                <w:ilvl w:val="0"/>
                <w:numId w:val="31"/>
              </w:numPr>
              <w:tabs>
                <w:tab w:val="left" w:pos="360"/>
              </w:tabs>
              <w:ind w:firstLineChars="0"/>
              <w:jc w:val="center"/>
              <w:rPr>
                <w:ins w:id="4041" w:author="吴潇" w:date="2014-12-23T08:47:00Z"/>
                <w:sz w:val="18"/>
                <w:szCs w:val="18"/>
                <w:rPrChange w:id="4042" w:author="吴潇" w:date="2014-12-23T08:50:00Z">
                  <w:rPr/>
                </w:rPrChange>
              </w:rPr>
              <w:pPrChange w:id="4040" w:author="吴潇" w:date="2014-12-23T08:47:00Z">
                <w:pPr>
                  <w:numPr>
                    <w:ilvl w:val="0"/>
                    <w:numId w:val="0"/>
                  </w:numPr>
                  <w:tabs>
                    <w:tab w:val="clear" w:pos="360"/>
                    <w:tab w:val="clear" w:pos="784"/>
                  </w:tabs>
                  <w:jc w:val="center"/>
                </w:pPr>
              </w:pPrChange>
            </w:pPr>
          </w:p>
        </w:tc>
        <w:tc>
          <w:tcPr>
            <w:tcW w:w="2047" w:type="dxa"/>
            <w:vAlign w:val="top"/>
            <w:tcPrChange w:id="4043" w:author="吴潇" w:date="2014-12-23T08:47:00Z">
              <w:tcPr>
                <w:tcW w:w="1951" w:type="dxa"/>
                <w:vAlign w:val="top"/>
              </w:tcPr>
            </w:tcPrChange>
          </w:tcPr>
          <w:p>
            <w:pPr>
              <w:numPr>
                <w:ilvl w:val="0"/>
                <w:numId w:val="0"/>
              </w:numPr>
              <w:jc w:val="center"/>
              <w:outlineLvl w:val="4"/>
              <w:rPr>
                <w:rFonts w:eastAsia="宋体"/>
                <w:sz w:val="18"/>
                <w:szCs w:val="18"/>
                <w:rPrChange w:id="4044" w:author="吴潇" w:date="2014-12-23T08:50:00Z">
                  <w:rPr>
                    <w:rFonts w:eastAsia="黑体"/>
                  </w:rPr>
                </w:rPrChange>
              </w:rPr>
            </w:pPr>
            <w:del w:id="4045" w:author="吴潇" w:date="2014-12-23T08:47:00Z">
              <w:r>
                <w:rPr>
                  <w:rFonts w:hint="eastAsia"/>
                  <w:sz w:val="18"/>
                  <w:szCs w:val="18"/>
                  <w:rPrChange w:id="4046" w:author="吴潇" w:date="2014-12-23T08:50:00Z">
                    <w:rPr>
                      <w:rFonts w:hint="eastAsia"/>
                    </w:rPr>
                  </w:rPrChange>
                </w:rPr>
                <w:delText>子域</w:delText>
              </w:r>
            </w:del>
            <w:del w:id="4047" w:author="吴潇" w:date="2014-12-23T08:47:00Z">
              <w:r>
                <w:rPr>
                  <w:sz w:val="18"/>
                  <w:szCs w:val="18"/>
                  <w:rPrChange w:id="4048" w:author="吴潇" w:date="2014-12-23T08:50:00Z">
                    <w:rPr/>
                  </w:rPrChange>
                </w:rPr>
                <w:delText>17</w:delText>
              </w:r>
            </w:del>
            <w:del w:id="4049" w:author="吴潇" w:date="2014-12-23T08:47:00Z">
              <w:r>
                <w:rPr>
                  <w:rFonts w:hint="eastAsia"/>
                  <w:sz w:val="18"/>
                  <w:szCs w:val="18"/>
                  <w:rPrChange w:id="4050" w:author="吴潇" w:date="2014-12-23T08:50:00Z">
                    <w:rPr>
                      <w:rFonts w:hint="eastAsia"/>
                    </w:rPr>
                  </w:rPrChange>
                </w:rPr>
                <w:delText>：</w:delText>
              </w:r>
            </w:del>
            <w:del w:id="4051" w:author="吴潇" w:date="2014-12-23T08:47:00Z">
              <w:r>
                <w:rPr>
                  <w:sz w:val="18"/>
                  <w:szCs w:val="18"/>
                  <w:rPrChange w:id="4052" w:author="吴潇" w:date="2014-12-23T08:50:00Z">
                    <w:rPr/>
                  </w:rPrChange>
                </w:rPr>
                <w:delText xml:space="preserve"> </w:delText>
              </w:r>
            </w:del>
            <w:r>
              <w:rPr>
                <w:sz w:val="18"/>
                <w:szCs w:val="18"/>
                <w:rPrChange w:id="4053" w:author="吴潇" w:date="2014-12-23T08:50:00Z">
                  <w:rPr/>
                </w:rPrChange>
              </w:rPr>
              <w:t>SP</w:t>
            </w:r>
            <w:r>
              <w:rPr>
                <w:rFonts w:hint="eastAsia"/>
                <w:sz w:val="18"/>
                <w:szCs w:val="18"/>
                <w:rPrChange w:id="4054" w:author="吴潇" w:date="2014-12-23T08:50:00Z">
                  <w:rPr>
                    <w:rFonts w:hint="eastAsia"/>
                  </w:rPr>
                </w:rPrChange>
              </w:rPr>
              <w:t>代码</w:t>
            </w:r>
          </w:p>
        </w:tc>
        <w:tc>
          <w:tcPr>
            <w:tcW w:w="2071" w:type="dxa"/>
            <w:vAlign w:val="top"/>
            <w:tcPrChange w:id="4055" w:author="吴潇" w:date="2014-12-23T08:47:00Z">
              <w:tcPr>
                <w:tcW w:w="2126" w:type="dxa"/>
                <w:vAlign w:val="top"/>
              </w:tcPr>
            </w:tcPrChange>
          </w:tcPr>
          <w:p>
            <w:pPr>
              <w:numPr>
                <w:ilvl w:val="0"/>
                <w:numId w:val="0"/>
              </w:numPr>
              <w:jc w:val="center"/>
              <w:outlineLvl w:val="4"/>
              <w:rPr>
                <w:rFonts w:eastAsia="宋体"/>
                <w:sz w:val="18"/>
                <w:szCs w:val="18"/>
                <w:rPrChange w:id="4056" w:author="吴潇" w:date="2014-12-23T08:50:00Z">
                  <w:rPr>
                    <w:rFonts w:eastAsia="黑体"/>
                  </w:rPr>
                </w:rPrChange>
              </w:rPr>
            </w:pPr>
            <w:r>
              <w:rPr>
                <w:sz w:val="18"/>
                <w:szCs w:val="18"/>
                <w:rPrChange w:id="4057" w:author="吴潇" w:date="2014-12-23T08:50:00Z">
                  <w:rPr/>
                </w:rPrChange>
              </w:rPr>
              <w:t>spID</w:t>
            </w:r>
          </w:p>
        </w:tc>
        <w:tc>
          <w:tcPr>
            <w:tcW w:w="1776" w:type="dxa"/>
            <w:vAlign w:val="top"/>
            <w:tcPrChange w:id="4058" w:author="吴潇" w:date="2014-12-23T08:47:00Z">
              <w:tcPr>
                <w:tcW w:w="1985" w:type="dxa"/>
                <w:vAlign w:val="top"/>
              </w:tcPr>
            </w:tcPrChange>
          </w:tcPr>
          <w:p>
            <w:pPr>
              <w:numPr>
                <w:ilvl w:val="0"/>
                <w:numId w:val="0"/>
              </w:numPr>
              <w:jc w:val="center"/>
              <w:rPr>
                <w:sz w:val="18"/>
                <w:szCs w:val="18"/>
                <w:rPrChange w:id="4059" w:author="吴潇" w:date="2014-12-23T08:50:00Z">
                  <w:rPr/>
                </w:rPrChange>
              </w:rPr>
            </w:pPr>
          </w:p>
        </w:tc>
        <w:tc>
          <w:tcPr>
            <w:tcW w:w="2860" w:type="dxa"/>
            <w:vAlign w:val="top"/>
            <w:tcPrChange w:id="4060" w:author="吴潇" w:date="2014-12-23T08:47:00Z">
              <w:tcPr>
                <w:tcW w:w="3509" w:type="dxa"/>
                <w:vAlign w:val="top"/>
              </w:tcPr>
            </w:tcPrChange>
          </w:tcPr>
          <w:p>
            <w:pPr>
              <w:numPr>
                <w:ilvl w:val="0"/>
                <w:numId w:val="0"/>
              </w:numPr>
              <w:outlineLvl w:val="4"/>
              <w:rPr>
                <w:rFonts w:eastAsia="宋体"/>
                <w:sz w:val="18"/>
                <w:szCs w:val="18"/>
                <w:rPrChange w:id="4061" w:author="吴潇" w:date="2014-12-23T08:50:00Z">
                  <w:rPr>
                    <w:rFonts w:eastAsia="黑体"/>
                  </w:rPr>
                </w:rPrChange>
              </w:rPr>
            </w:pPr>
            <w:r>
              <w:rPr>
                <w:rFonts w:hint="eastAsia"/>
                <w:sz w:val="18"/>
                <w:szCs w:val="18"/>
                <w:rPrChange w:id="4062" w:author="吴潇" w:date="2014-12-23T08:50:00Z">
                  <w:rPr>
                    <w:rFonts w:hint="eastAsia"/>
                  </w:rPr>
                </w:rPrChange>
              </w:rPr>
              <w:t>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063" w:author="吴潇" w:date="2014-12-23T08:4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064" w:author="吴潇" w:date="2014-12-23T08:47:00Z">
              <w:tcPr>
                <w:tcW w:w="1951" w:type="dxa"/>
                <w:vAlign w:val="top"/>
              </w:tcPr>
            </w:tcPrChange>
          </w:tcPr>
          <w:p>
            <w:pPr>
              <w:pStyle w:val="120"/>
              <w:numPr>
                <w:ilvl w:val="0"/>
                <w:numId w:val="31"/>
              </w:numPr>
              <w:tabs>
                <w:tab w:val="left" w:pos="360"/>
              </w:tabs>
              <w:ind w:firstLineChars="0"/>
              <w:jc w:val="center"/>
              <w:rPr>
                <w:ins w:id="4066" w:author="吴潇" w:date="2014-12-23T08:47:00Z"/>
                <w:sz w:val="18"/>
                <w:szCs w:val="18"/>
                <w:rPrChange w:id="4067" w:author="吴潇" w:date="2014-12-23T08:50:00Z">
                  <w:rPr/>
                </w:rPrChange>
              </w:rPr>
              <w:pPrChange w:id="4065" w:author="吴潇" w:date="2014-12-23T08:47:00Z">
                <w:pPr>
                  <w:numPr>
                    <w:ilvl w:val="0"/>
                    <w:numId w:val="0"/>
                  </w:numPr>
                  <w:tabs>
                    <w:tab w:val="clear" w:pos="360"/>
                    <w:tab w:val="clear" w:pos="784"/>
                  </w:tabs>
                  <w:jc w:val="center"/>
                </w:pPr>
              </w:pPrChange>
            </w:pPr>
          </w:p>
        </w:tc>
        <w:tc>
          <w:tcPr>
            <w:tcW w:w="2047" w:type="dxa"/>
            <w:vAlign w:val="top"/>
            <w:tcPrChange w:id="4068" w:author="吴潇" w:date="2014-12-23T08:47:00Z">
              <w:tcPr>
                <w:tcW w:w="1951" w:type="dxa"/>
                <w:vAlign w:val="top"/>
              </w:tcPr>
            </w:tcPrChange>
          </w:tcPr>
          <w:p>
            <w:pPr>
              <w:numPr>
                <w:ilvl w:val="0"/>
                <w:numId w:val="0"/>
              </w:numPr>
              <w:jc w:val="center"/>
              <w:outlineLvl w:val="4"/>
              <w:rPr>
                <w:rFonts w:eastAsia="宋体"/>
                <w:sz w:val="18"/>
                <w:szCs w:val="18"/>
                <w:rPrChange w:id="4069" w:author="吴潇" w:date="2014-12-23T08:50:00Z">
                  <w:rPr>
                    <w:rFonts w:eastAsia="黑体"/>
                  </w:rPr>
                </w:rPrChange>
              </w:rPr>
            </w:pPr>
            <w:del w:id="4070" w:author="吴潇" w:date="2014-12-23T08:47:00Z">
              <w:r>
                <w:rPr>
                  <w:rFonts w:hint="eastAsia"/>
                  <w:sz w:val="18"/>
                  <w:szCs w:val="18"/>
                  <w:rPrChange w:id="4071" w:author="吴潇" w:date="2014-12-23T08:50:00Z">
                    <w:rPr>
                      <w:rFonts w:hint="eastAsia"/>
                    </w:rPr>
                  </w:rPrChange>
                </w:rPr>
                <w:delText>子域</w:delText>
              </w:r>
            </w:del>
            <w:del w:id="4072" w:author="吴潇" w:date="2014-12-23T08:47:00Z">
              <w:r>
                <w:rPr>
                  <w:sz w:val="18"/>
                  <w:szCs w:val="18"/>
                  <w:rPrChange w:id="4073" w:author="吴潇" w:date="2014-12-23T08:50:00Z">
                    <w:rPr/>
                  </w:rPrChange>
                </w:rPr>
                <w:delText>18</w:delText>
              </w:r>
            </w:del>
            <w:del w:id="4074" w:author="吴潇" w:date="2014-12-23T08:47:00Z">
              <w:r>
                <w:rPr>
                  <w:rFonts w:hint="eastAsia"/>
                  <w:sz w:val="18"/>
                  <w:szCs w:val="18"/>
                  <w:rPrChange w:id="4075" w:author="吴潇" w:date="2014-12-23T08:50:00Z">
                    <w:rPr>
                      <w:rFonts w:hint="eastAsia"/>
                    </w:rPr>
                  </w:rPrChange>
                </w:rPr>
                <w:delText>：</w:delText>
              </w:r>
            </w:del>
            <w:r>
              <w:rPr>
                <w:rFonts w:hint="eastAsia"/>
                <w:sz w:val="18"/>
                <w:szCs w:val="18"/>
                <w:rPrChange w:id="4076" w:author="吴潇" w:date="2014-12-23T08:50:00Z">
                  <w:rPr>
                    <w:rFonts w:hint="eastAsia"/>
                  </w:rPr>
                </w:rPrChange>
              </w:rPr>
              <w:t>报文鉴别码</w:t>
            </w:r>
          </w:p>
        </w:tc>
        <w:tc>
          <w:tcPr>
            <w:tcW w:w="2071" w:type="dxa"/>
            <w:vAlign w:val="top"/>
            <w:tcPrChange w:id="4077" w:author="吴潇" w:date="2014-12-23T08:47:00Z">
              <w:tcPr>
                <w:tcW w:w="2126" w:type="dxa"/>
                <w:vAlign w:val="top"/>
              </w:tcPr>
            </w:tcPrChange>
          </w:tcPr>
          <w:p>
            <w:pPr>
              <w:numPr>
                <w:ilvl w:val="0"/>
                <w:numId w:val="0"/>
              </w:numPr>
              <w:jc w:val="center"/>
              <w:outlineLvl w:val="4"/>
              <w:rPr>
                <w:rFonts w:eastAsia="宋体"/>
                <w:sz w:val="18"/>
                <w:szCs w:val="18"/>
                <w:rPrChange w:id="4078" w:author="吴潇" w:date="2014-12-23T08:50:00Z">
                  <w:rPr>
                    <w:rFonts w:eastAsia="黑体"/>
                  </w:rPr>
                </w:rPrChange>
              </w:rPr>
            </w:pPr>
            <w:r>
              <w:rPr>
                <w:sz w:val="18"/>
                <w:szCs w:val="18"/>
                <w:rPrChange w:id="4079" w:author="吴潇" w:date="2014-12-23T08:50:00Z">
                  <w:rPr/>
                </w:rPrChange>
              </w:rPr>
              <w:t>mac</w:t>
            </w:r>
          </w:p>
        </w:tc>
        <w:tc>
          <w:tcPr>
            <w:tcW w:w="1776" w:type="dxa"/>
            <w:vAlign w:val="top"/>
            <w:tcPrChange w:id="4080" w:author="吴潇" w:date="2014-12-23T08:47:00Z">
              <w:tcPr>
                <w:tcW w:w="1985" w:type="dxa"/>
                <w:vAlign w:val="top"/>
              </w:tcPr>
            </w:tcPrChange>
          </w:tcPr>
          <w:p>
            <w:pPr>
              <w:numPr>
                <w:ilvl w:val="0"/>
                <w:numId w:val="0"/>
              </w:numPr>
              <w:jc w:val="center"/>
              <w:rPr>
                <w:sz w:val="18"/>
                <w:szCs w:val="18"/>
                <w:rPrChange w:id="4081" w:author="吴潇" w:date="2014-12-23T08:50:00Z">
                  <w:rPr/>
                </w:rPrChange>
              </w:rPr>
            </w:pPr>
          </w:p>
        </w:tc>
        <w:tc>
          <w:tcPr>
            <w:tcW w:w="2860" w:type="dxa"/>
            <w:vAlign w:val="top"/>
            <w:tcPrChange w:id="4082" w:author="吴潇" w:date="2014-12-23T08:47:00Z">
              <w:tcPr>
                <w:tcW w:w="3509" w:type="dxa"/>
                <w:vAlign w:val="top"/>
              </w:tcPr>
            </w:tcPrChange>
          </w:tcPr>
          <w:p>
            <w:pPr>
              <w:numPr>
                <w:ilvl w:val="0"/>
                <w:numId w:val="0"/>
              </w:numPr>
              <w:outlineLvl w:val="4"/>
              <w:rPr>
                <w:rFonts w:eastAsia="宋体"/>
                <w:sz w:val="18"/>
                <w:szCs w:val="18"/>
                <w:rPrChange w:id="4083" w:author="吴潇" w:date="2014-12-23T08:50:00Z">
                  <w:rPr>
                    <w:rFonts w:eastAsia="黑体"/>
                  </w:rPr>
                </w:rPrChange>
              </w:rPr>
            </w:pPr>
            <w:r>
              <w:rPr>
                <w:rFonts w:hint="eastAsia"/>
                <w:sz w:val="18"/>
                <w:szCs w:val="18"/>
                <w:rPrChange w:id="4084" w:author="吴潇" w:date="2014-12-23T08:50:00Z">
                  <w:rPr>
                    <w:rFonts w:hint="eastAsia"/>
                  </w:rPr>
                </w:rPrChange>
              </w:rPr>
              <w:t>可选</w:t>
            </w:r>
          </w:p>
        </w:tc>
      </w:tr>
    </w:tbl>
    <w:p>
      <w:pPr>
        <w:numPr>
          <w:ilvl w:val="0"/>
          <w:numId w:val="0"/>
        </w:numPr>
        <w:rPr>
          <w:sz w:val="18"/>
          <w:szCs w:val="18"/>
          <w:rPrChange w:id="4085" w:author="吴潇" w:date="2014-12-23T08:50:00Z">
            <w:rPr/>
          </w:rPrChange>
        </w:rPr>
      </w:pPr>
    </w:p>
    <w:p>
      <w:pPr>
        <w:numPr>
          <w:ilvl w:val="0"/>
          <w:numId w:val="0"/>
        </w:numPr>
        <w:rPr>
          <w:sz w:val="18"/>
          <w:szCs w:val="18"/>
          <w:rPrChange w:id="4086" w:author="吴潇" w:date="2014-12-23T08:50:00Z">
            <w:rPr/>
          </w:rPrChange>
        </w:rPr>
      </w:pPr>
      <w:r>
        <w:rPr>
          <w:rFonts w:hint="eastAsia"/>
          <w:sz w:val="18"/>
          <w:szCs w:val="18"/>
          <w:rPrChange w:id="4087" w:author="吴潇" w:date="2014-12-23T08:50:00Z">
            <w:rPr>
              <w:rFonts w:hint="eastAsia"/>
            </w:rPr>
          </w:rPrChange>
        </w:rPr>
        <w:t>注</w:t>
      </w:r>
      <w:del w:id="4088" w:author="吴潇" w:date="2014-12-19T15:30:00Z">
        <w:r>
          <w:rPr>
            <w:sz w:val="18"/>
            <w:szCs w:val="18"/>
            <w:rPrChange w:id="4089" w:author="吴潇" w:date="2014-12-23T08:50:00Z">
              <w:rPr/>
            </w:rPrChange>
          </w:rPr>
          <w:delText>8</w:delText>
        </w:r>
      </w:del>
      <w:ins w:id="4090" w:author="吴潇" w:date="2014-12-19T15:30:00Z">
        <w:r>
          <w:rPr>
            <w:sz w:val="18"/>
            <w:szCs w:val="18"/>
            <w:rPrChange w:id="4091" w:author="吴潇" w:date="2014-12-23T08:50:00Z">
              <w:rPr/>
            </w:rPrChange>
          </w:rPr>
          <w:t>7</w:t>
        </w:r>
      </w:ins>
      <w:r>
        <w:rPr>
          <w:rFonts w:hint="eastAsia"/>
          <w:sz w:val="18"/>
          <w:szCs w:val="18"/>
          <w:rPrChange w:id="4092" w:author="吴潇" w:date="2014-12-23T08:50:00Z">
            <w:rPr>
              <w:rFonts w:hint="eastAsia"/>
            </w:rPr>
          </w:rPrChange>
        </w:rPr>
        <w:t>：</w:t>
      </w:r>
    </w:p>
    <w:p>
      <w:pPr>
        <w:numPr>
          <w:ilvl w:val="0"/>
          <w:numId w:val="0"/>
        </w:numPr>
        <w:rPr>
          <w:sz w:val="18"/>
          <w:szCs w:val="18"/>
          <w:rPrChange w:id="4093" w:author="吴潇" w:date="2014-12-23T08:50:00Z">
            <w:rPr/>
          </w:rPrChange>
        </w:rPr>
      </w:pPr>
      <w:r>
        <w:rPr>
          <w:sz w:val="18"/>
          <w:szCs w:val="18"/>
          <w:rPrChange w:id="4094" w:author="吴潇" w:date="2014-12-23T08:50:00Z">
            <w:rPr/>
          </w:rPrChange>
        </w:rPr>
        <w:t>VPC</w:t>
      </w:r>
      <w:r>
        <w:rPr>
          <w:rFonts w:hint="eastAsia"/>
          <w:sz w:val="18"/>
          <w:szCs w:val="18"/>
          <w:rPrChange w:id="4095" w:author="吴潇" w:date="2014-12-23T08:50:00Z">
            <w:rPr>
              <w:rFonts w:hint="eastAsia"/>
            </w:rPr>
          </w:rPrChange>
        </w:rPr>
        <w:t>交易信息域（</w:t>
      </w:r>
      <w:r>
        <w:rPr>
          <w:sz w:val="18"/>
          <w:szCs w:val="18"/>
          <w:rPrChange w:id="4096" w:author="吴潇" w:date="2014-12-23T08:50:00Z">
            <w:rPr/>
          </w:rPrChange>
        </w:rPr>
        <w:t>vpcTransData</w:t>
      </w:r>
      <w:r>
        <w:rPr>
          <w:rFonts w:hint="eastAsia"/>
          <w:sz w:val="18"/>
          <w:szCs w:val="18"/>
          <w:rPrChange w:id="4097" w:author="吴潇" w:date="2014-12-23T08:50:00Z">
            <w:rPr>
              <w:rFonts w:hint="eastAsia"/>
            </w:rPr>
          </w:rPrChange>
        </w:rPr>
        <w:t>）数据元相关子域说明</w:t>
      </w:r>
      <w:r>
        <w:rPr>
          <w:rFonts w:hint="eastAsia"/>
          <w:sz w:val="18"/>
          <w:szCs w:val="18"/>
          <w:rPrChange w:id="4098" w:author="吴潇" w:date="2014-12-23T08:50:00Z">
            <w:rPr>
              <w:rFonts w:hint="eastAsia"/>
            </w:rPr>
          </w:rPrChange>
        </w:rPr>
        <w:t>：</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4099" w:author="吴潇" w:date="2014-12-23T08:49:00Z">
          <w:tblPr>
            <w:tblStyle w:val="55"/>
            <w:tblW w:w="114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2027"/>
        <w:gridCol w:w="1990"/>
        <w:gridCol w:w="2200"/>
        <w:gridCol w:w="2537"/>
        <w:tblGridChange w:id="4100">
          <w:tblGrid>
            <w:gridCol w:w="1876"/>
            <w:gridCol w:w="1876"/>
            <w:gridCol w:w="2093"/>
            <w:gridCol w:w="2200"/>
            <w:gridCol w:w="3402"/>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101" w:author="吴潇" w:date="2014-12-23T08:4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102" w:author="吴潇" w:date="2014-12-23T08:49:00Z">
              <w:tcPr>
                <w:tcW w:w="1876" w:type="dxa"/>
                <w:vAlign w:val="top"/>
              </w:tcPr>
            </w:tcPrChange>
          </w:tcPr>
          <w:p>
            <w:pPr>
              <w:numPr>
                <w:ilvl w:val="0"/>
                <w:numId w:val="0"/>
              </w:numPr>
              <w:jc w:val="center"/>
              <w:rPr>
                <w:ins w:id="4103" w:author="吴潇" w:date="2014-12-23T08:49:00Z"/>
                <w:sz w:val="18"/>
                <w:szCs w:val="18"/>
                <w:rPrChange w:id="4104" w:author="吴潇" w:date="2014-12-23T08:50:00Z">
                  <w:rPr/>
                </w:rPrChange>
              </w:rPr>
            </w:pPr>
            <w:ins w:id="4105" w:author="吴潇" w:date="2014-12-23T08:49:00Z">
              <w:r>
                <w:rPr>
                  <w:rFonts w:hint="eastAsia"/>
                  <w:sz w:val="18"/>
                  <w:szCs w:val="18"/>
                  <w:rPrChange w:id="4106" w:author="吴潇" w:date="2014-12-23T08:50:00Z">
                    <w:rPr>
                      <w:rFonts w:hint="eastAsia"/>
                    </w:rPr>
                  </w:rPrChange>
                </w:rPr>
                <w:t>序号</w:t>
              </w:r>
            </w:ins>
          </w:p>
        </w:tc>
        <w:tc>
          <w:tcPr>
            <w:tcW w:w="2027" w:type="dxa"/>
            <w:vAlign w:val="top"/>
            <w:tcPrChange w:id="4107" w:author="吴潇" w:date="2014-12-23T08:49:00Z">
              <w:tcPr>
                <w:tcW w:w="1876" w:type="dxa"/>
                <w:vAlign w:val="top"/>
              </w:tcPr>
            </w:tcPrChange>
          </w:tcPr>
          <w:p>
            <w:pPr>
              <w:numPr>
                <w:ilvl w:val="0"/>
                <w:numId w:val="0"/>
              </w:numPr>
              <w:jc w:val="center"/>
              <w:rPr>
                <w:sz w:val="18"/>
                <w:szCs w:val="18"/>
                <w:rPrChange w:id="4108" w:author="吴潇" w:date="2014-12-23T08:50:00Z">
                  <w:rPr/>
                </w:rPrChange>
              </w:rPr>
            </w:pPr>
            <w:r>
              <w:rPr>
                <w:rFonts w:hint="eastAsia"/>
                <w:sz w:val="18"/>
                <w:szCs w:val="18"/>
                <w:rPrChange w:id="4109" w:author="吴潇" w:date="2014-12-23T08:50:00Z">
                  <w:rPr>
                    <w:rFonts w:hint="eastAsia"/>
                  </w:rPr>
                </w:rPrChange>
              </w:rPr>
              <w:t>子域名</w:t>
            </w:r>
          </w:p>
        </w:tc>
        <w:tc>
          <w:tcPr>
            <w:tcW w:w="1990" w:type="dxa"/>
            <w:vAlign w:val="top"/>
            <w:tcPrChange w:id="4110" w:author="吴潇" w:date="2014-12-23T08:49:00Z">
              <w:tcPr>
                <w:tcW w:w="2093" w:type="dxa"/>
                <w:vAlign w:val="top"/>
              </w:tcPr>
            </w:tcPrChange>
          </w:tcPr>
          <w:p>
            <w:pPr>
              <w:numPr>
                <w:ilvl w:val="0"/>
                <w:numId w:val="0"/>
              </w:numPr>
              <w:jc w:val="center"/>
              <w:rPr>
                <w:sz w:val="18"/>
                <w:szCs w:val="18"/>
                <w:rPrChange w:id="4111" w:author="吴潇" w:date="2014-12-23T08:50:00Z">
                  <w:rPr/>
                </w:rPrChange>
              </w:rPr>
            </w:pPr>
            <w:r>
              <w:rPr>
                <w:rFonts w:hint="eastAsia"/>
                <w:sz w:val="18"/>
                <w:szCs w:val="18"/>
                <w:rPrChange w:id="4112" w:author="吴潇" w:date="2014-12-23T08:50:00Z">
                  <w:rPr>
                    <w:rFonts w:hint="eastAsia"/>
                  </w:rPr>
                </w:rPrChange>
              </w:rPr>
              <w:t>标</w:t>
            </w:r>
            <w:r>
              <w:rPr>
                <w:sz w:val="18"/>
                <w:szCs w:val="18"/>
                <w:rPrChange w:id="4113" w:author="吴潇" w:date="2014-12-23T08:50:00Z">
                  <w:rPr/>
                </w:rPrChange>
              </w:rPr>
              <w:t xml:space="preserve">  </w:t>
            </w:r>
            <w:r>
              <w:rPr>
                <w:rFonts w:hint="eastAsia"/>
                <w:sz w:val="18"/>
                <w:szCs w:val="18"/>
                <w:rPrChange w:id="4114" w:author="吴潇" w:date="2014-12-23T08:50:00Z">
                  <w:rPr>
                    <w:rFonts w:hint="eastAsia"/>
                  </w:rPr>
                </w:rPrChange>
              </w:rPr>
              <w:t>识</w:t>
            </w:r>
          </w:p>
        </w:tc>
        <w:tc>
          <w:tcPr>
            <w:tcW w:w="2200" w:type="dxa"/>
            <w:vAlign w:val="top"/>
            <w:tcPrChange w:id="4115" w:author="吴潇" w:date="2014-12-23T08:49:00Z">
              <w:tcPr>
                <w:tcW w:w="2200" w:type="dxa"/>
                <w:vAlign w:val="top"/>
              </w:tcPr>
            </w:tcPrChange>
          </w:tcPr>
          <w:p>
            <w:pPr>
              <w:numPr>
                <w:ilvl w:val="0"/>
                <w:numId w:val="0"/>
              </w:numPr>
              <w:jc w:val="center"/>
              <w:rPr>
                <w:sz w:val="18"/>
                <w:szCs w:val="18"/>
                <w:rPrChange w:id="4116" w:author="吴潇" w:date="2014-12-23T08:50:00Z">
                  <w:rPr/>
                </w:rPrChange>
              </w:rPr>
            </w:pPr>
            <w:r>
              <w:rPr>
                <w:rFonts w:hint="eastAsia"/>
                <w:sz w:val="18"/>
                <w:szCs w:val="18"/>
                <w:rPrChange w:id="4117" w:author="吴潇" w:date="2014-12-23T08:50:00Z">
                  <w:rPr>
                    <w:rFonts w:hint="eastAsia"/>
                  </w:rPr>
                </w:rPrChange>
              </w:rPr>
              <w:t>子域格式</w:t>
            </w:r>
          </w:p>
        </w:tc>
        <w:tc>
          <w:tcPr>
            <w:tcW w:w="2537" w:type="dxa"/>
            <w:vAlign w:val="top"/>
            <w:tcPrChange w:id="4118" w:author="吴潇" w:date="2014-12-23T08:49:00Z">
              <w:tcPr>
                <w:tcW w:w="3402" w:type="dxa"/>
                <w:vAlign w:val="top"/>
              </w:tcPr>
            </w:tcPrChange>
          </w:tcPr>
          <w:p>
            <w:pPr>
              <w:numPr>
                <w:ilvl w:val="0"/>
                <w:numId w:val="0"/>
              </w:numPr>
              <w:jc w:val="center"/>
              <w:rPr>
                <w:sz w:val="18"/>
                <w:szCs w:val="18"/>
                <w:rPrChange w:id="4119" w:author="吴潇" w:date="2014-12-23T08:50:00Z">
                  <w:rPr/>
                </w:rPrChange>
              </w:rPr>
            </w:pPr>
            <w:r>
              <w:rPr>
                <w:rFonts w:hint="eastAsia"/>
                <w:sz w:val="18"/>
                <w:szCs w:val="18"/>
                <w:rPrChange w:id="4120" w:author="吴潇" w:date="2014-12-23T08:50:00Z">
                  <w:rPr>
                    <w:rFonts w:hint="eastAsia"/>
                  </w:rPr>
                </w:rPrChange>
              </w:rPr>
              <w:t>说</w:t>
            </w:r>
            <w:r>
              <w:rPr>
                <w:sz w:val="18"/>
                <w:szCs w:val="18"/>
                <w:rPrChange w:id="4121" w:author="吴潇" w:date="2014-12-23T08:50:00Z">
                  <w:rPr/>
                </w:rPrChange>
              </w:rPr>
              <w:t xml:space="preserve">  </w:t>
            </w:r>
            <w:r>
              <w:rPr>
                <w:rFonts w:hint="eastAsia"/>
                <w:sz w:val="18"/>
                <w:szCs w:val="18"/>
                <w:rPrChange w:id="4122"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123" w:author="吴潇" w:date="2014-12-23T08:4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124" w:author="吴潇" w:date="2014-12-23T08:49:00Z">
              <w:tcPr>
                <w:tcW w:w="1876" w:type="dxa"/>
                <w:vAlign w:val="top"/>
              </w:tcPr>
            </w:tcPrChange>
          </w:tcPr>
          <w:p>
            <w:pPr>
              <w:pStyle w:val="120"/>
              <w:numPr>
                <w:ilvl w:val="0"/>
                <w:numId w:val="32"/>
              </w:numPr>
              <w:tabs>
                <w:tab w:val="left" w:pos="360"/>
              </w:tabs>
              <w:ind w:firstLineChars="0"/>
              <w:jc w:val="center"/>
              <w:rPr>
                <w:ins w:id="4126" w:author="吴潇" w:date="2014-12-23T08:49:00Z"/>
                <w:sz w:val="18"/>
                <w:szCs w:val="18"/>
                <w:rPrChange w:id="4127" w:author="吴潇" w:date="2014-12-23T08:50:00Z">
                  <w:rPr/>
                </w:rPrChange>
              </w:rPr>
              <w:pPrChange w:id="4125" w:author="吴潇" w:date="2014-12-23T08:49:00Z">
                <w:pPr>
                  <w:numPr>
                    <w:ilvl w:val="0"/>
                    <w:numId w:val="0"/>
                  </w:numPr>
                  <w:tabs>
                    <w:tab w:val="clear" w:pos="360"/>
                    <w:tab w:val="clear" w:pos="784"/>
                  </w:tabs>
                  <w:jc w:val="center"/>
                </w:pPr>
              </w:pPrChange>
            </w:pPr>
          </w:p>
        </w:tc>
        <w:tc>
          <w:tcPr>
            <w:tcW w:w="2027" w:type="dxa"/>
            <w:vAlign w:val="top"/>
            <w:tcPrChange w:id="4128" w:author="吴潇" w:date="2014-12-23T08:49:00Z">
              <w:tcPr>
                <w:tcW w:w="1876" w:type="dxa"/>
                <w:vAlign w:val="top"/>
              </w:tcPr>
            </w:tcPrChange>
          </w:tcPr>
          <w:p>
            <w:pPr>
              <w:numPr>
                <w:ilvl w:val="0"/>
                <w:numId w:val="0"/>
              </w:numPr>
              <w:jc w:val="center"/>
              <w:outlineLvl w:val="4"/>
              <w:rPr>
                <w:rFonts w:eastAsia="宋体"/>
                <w:sz w:val="18"/>
                <w:szCs w:val="18"/>
                <w:rPrChange w:id="4129" w:author="吴潇" w:date="2014-12-23T08:50:00Z">
                  <w:rPr>
                    <w:rFonts w:eastAsia="黑体"/>
                  </w:rPr>
                </w:rPrChange>
              </w:rPr>
            </w:pPr>
            <w:del w:id="4130" w:author="吴潇" w:date="2014-12-23T08:49:00Z">
              <w:r>
                <w:rPr>
                  <w:rFonts w:hint="eastAsia"/>
                  <w:sz w:val="18"/>
                  <w:szCs w:val="18"/>
                  <w:rPrChange w:id="4131" w:author="吴潇" w:date="2014-12-23T08:50:00Z">
                    <w:rPr>
                      <w:rFonts w:hint="eastAsia"/>
                    </w:rPr>
                  </w:rPrChange>
                </w:rPr>
                <w:delText>子域</w:delText>
              </w:r>
            </w:del>
            <w:del w:id="4132" w:author="吴潇" w:date="2014-12-23T08:49:00Z">
              <w:r>
                <w:rPr>
                  <w:sz w:val="18"/>
                  <w:szCs w:val="18"/>
                  <w:rPrChange w:id="4133" w:author="吴潇" w:date="2014-12-23T08:50:00Z">
                    <w:rPr/>
                  </w:rPrChange>
                </w:rPr>
                <w:delText>1</w:delText>
              </w:r>
            </w:del>
            <w:del w:id="4134" w:author="吴潇" w:date="2014-12-23T08:49:00Z">
              <w:r>
                <w:rPr>
                  <w:rFonts w:hint="eastAsia"/>
                  <w:sz w:val="18"/>
                  <w:szCs w:val="18"/>
                  <w:rPrChange w:id="4135" w:author="吴潇" w:date="2014-12-23T08:50:00Z">
                    <w:rPr>
                      <w:rFonts w:hint="eastAsia"/>
                    </w:rPr>
                  </w:rPrChange>
                </w:rPr>
                <w:delText>：</w:delText>
              </w:r>
            </w:del>
            <w:r>
              <w:rPr>
                <w:rFonts w:hint="eastAsia"/>
                <w:sz w:val="18"/>
                <w:szCs w:val="18"/>
                <w:rPrChange w:id="4136" w:author="吴潇" w:date="2014-12-23T08:50:00Z">
                  <w:rPr>
                    <w:rFonts w:hint="eastAsia"/>
                  </w:rPr>
                </w:rPrChange>
              </w:rPr>
              <w:t>交易发起方类型</w:t>
            </w:r>
          </w:p>
        </w:tc>
        <w:tc>
          <w:tcPr>
            <w:tcW w:w="1990" w:type="dxa"/>
            <w:vAlign w:val="top"/>
            <w:tcPrChange w:id="4137" w:author="吴潇" w:date="2014-12-23T08:49:00Z">
              <w:tcPr>
                <w:tcW w:w="2093" w:type="dxa"/>
                <w:vAlign w:val="top"/>
              </w:tcPr>
            </w:tcPrChange>
          </w:tcPr>
          <w:p>
            <w:pPr>
              <w:numPr>
                <w:ilvl w:val="0"/>
                <w:numId w:val="0"/>
              </w:numPr>
              <w:jc w:val="center"/>
              <w:outlineLvl w:val="4"/>
              <w:rPr>
                <w:rFonts w:eastAsia="宋体"/>
                <w:sz w:val="18"/>
                <w:szCs w:val="18"/>
                <w:rPrChange w:id="4138" w:author="吴潇" w:date="2014-12-23T08:50:00Z">
                  <w:rPr>
                    <w:rFonts w:eastAsia="黑体"/>
                  </w:rPr>
                </w:rPrChange>
              </w:rPr>
            </w:pPr>
            <w:ins w:id="4139" w:author="齐宁" w:date="2014-09-28T19:22:00Z">
              <w:r>
                <w:rPr>
                  <w:sz w:val="18"/>
                  <w:szCs w:val="18"/>
                  <w:rPrChange w:id="4140" w:author="吴潇" w:date="2014-12-23T08:50:00Z">
                    <w:rPr/>
                  </w:rPrChange>
                </w:rPr>
                <w:t>vpc</w:t>
              </w:r>
            </w:ins>
            <w:del w:id="4141" w:author="齐宁" w:date="2014-09-28T19:22:00Z">
              <w:r>
                <w:rPr>
                  <w:sz w:val="18"/>
                  <w:szCs w:val="18"/>
                  <w:rPrChange w:id="4142" w:author="吴潇" w:date="2014-12-23T08:50:00Z">
                    <w:rPr/>
                  </w:rPrChange>
                </w:rPr>
                <w:delText>VPC</w:delText>
              </w:r>
            </w:del>
            <w:r>
              <w:rPr>
                <w:sz w:val="18"/>
                <w:szCs w:val="18"/>
                <w:rPrChange w:id="4143" w:author="吴潇" w:date="2014-12-23T08:50:00Z">
                  <w:rPr/>
                </w:rPrChange>
              </w:rPr>
              <w:t>SendType</w:t>
            </w:r>
          </w:p>
        </w:tc>
        <w:tc>
          <w:tcPr>
            <w:tcW w:w="2200" w:type="dxa"/>
            <w:vAlign w:val="top"/>
            <w:tcPrChange w:id="4144" w:author="吴潇" w:date="2014-12-23T08:49:00Z">
              <w:tcPr>
                <w:tcW w:w="2200" w:type="dxa"/>
                <w:vAlign w:val="top"/>
              </w:tcPr>
            </w:tcPrChange>
          </w:tcPr>
          <w:p>
            <w:pPr>
              <w:numPr>
                <w:ilvl w:val="0"/>
                <w:numId w:val="0"/>
              </w:numPr>
              <w:jc w:val="center"/>
              <w:outlineLvl w:val="4"/>
              <w:rPr>
                <w:rFonts w:eastAsia="宋体"/>
                <w:sz w:val="18"/>
                <w:szCs w:val="18"/>
                <w:rPrChange w:id="4145" w:author="吴潇" w:date="2014-12-23T08:50:00Z">
                  <w:rPr>
                    <w:rFonts w:eastAsia="黑体"/>
                  </w:rPr>
                </w:rPrChange>
              </w:rPr>
            </w:pPr>
            <w:r>
              <w:rPr>
                <w:sz w:val="18"/>
                <w:szCs w:val="18"/>
                <w:rPrChange w:id="4146" w:author="吴潇" w:date="2014-12-23T08:50:00Z">
                  <w:rPr/>
                </w:rPrChange>
              </w:rPr>
              <w:t>N2</w:t>
            </w:r>
          </w:p>
        </w:tc>
        <w:tc>
          <w:tcPr>
            <w:tcW w:w="2537" w:type="dxa"/>
            <w:vAlign w:val="top"/>
            <w:tcPrChange w:id="4147" w:author="吴潇" w:date="2014-12-23T08:49:00Z">
              <w:tcPr>
                <w:tcW w:w="3402" w:type="dxa"/>
                <w:vAlign w:val="top"/>
              </w:tcPr>
            </w:tcPrChange>
          </w:tcPr>
          <w:p>
            <w:pPr>
              <w:numPr>
                <w:ilvl w:val="0"/>
                <w:numId w:val="0"/>
              </w:numPr>
              <w:outlineLvl w:val="4"/>
              <w:rPr>
                <w:rFonts w:eastAsia="宋体"/>
                <w:sz w:val="18"/>
                <w:szCs w:val="18"/>
                <w:rPrChange w:id="4148" w:author="吴潇" w:date="2014-12-23T08:50:00Z">
                  <w:rPr>
                    <w:rFonts w:eastAsia="黑体"/>
                  </w:rPr>
                </w:rPrChange>
              </w:rPr>
            </w:pPr>
            <w:r>
              <w:rPr>
                <w:rFonts w:hint="eastAsia"/>
                <w:sz w:val="18"/>
                <w:szCs w:val="18"/>
                <w:rPrChange w:id="4149" w:author="吴潇" w:date="2014-12-23T08:50:00Z">
                  <w:rPr>
                    <w:rFonts w:hint="eastAsia"/>
                  </w:rPr>
                </w:rPrChange>
              </w:rPr>
              <w:t>渠道类型为语音支付时使用：</w:t>
            </w:r>
          </w:p>
          <w:p>
            <w:pPr>
              <w:numPr>
                <w:ilvl w:val="0"/>
                <w:numId w:val="0"/>
              </w:numPr>
              <w:rPr>
                <w:sz w:val="18"/>
                <w:szCs w:val="18"/>
                <w:rPrChange w:id="4150" w:author="吴潇" w:date="2014-12-23T08:50:00Z">
                  <w:rPr/>
                </w:rPrChange>
              </w:rPr>
            </w:pPr>
            <w:r>
              <w:rPr>
                <w:sz w:val="18"/>
                <w:szCs w:val="18"/>
                <w:rPrChange w:id="4151" w:author="吴潇" w:date="2014-12-23T08:50:00Z">
                  <w:rPr/>
                </w:rPrChange>
              </w:rPr>
              <w:t>00</w:t>
            </w:r>
            <w:r>
              <w:rPr>
                <w:rFonts w:hint="eastAsia"/>
                <w:sz w:val="18"/>
                <w:szCs w:val="18"/>
                <w:rPrChange w:id="4152" w:author="吴潇" w:date="2014-12-23T08:50:00Z">
                  <w:rPr>
                    <w:rFonts w:hint="eastAsia"/>
                  </w:rPr>
                </w:rPrChange>
              </w:rPr>
              <w:t>：交易由合作机构发起</w:t>
            </w:r>
          </w:p>
          <w:p>
            <w:pPr>
              <w:numPr>
                <w:ilvl w:val="0"/>
                <w:numId w:val="0"/>
              </w:numPr>
              <w:rPr>
                <w:sz w:val="18"/>
                <w:szCs w:val="18"/>
                <w:rPrChange w:id="4153" w:author="吴潇" w:date="2014-12-23T08:50:00Z">
                  <w:rPr/>
                </w:rPrChange>
              </w:rPr>
            </w:pPr>
            <w:r>
              <w:rPr>
                <w:sz w:val="18"/>
                <w:szCs w:val="18"/>
                <w:rPrChange w:id="4154" w:author="吴潇" w:date="2014-12-23T08:50:00Z">
                  <w:rPr/>
                </w:rPrChange>
              </w:rPr>
              <w:t>01</w:t>
            </w:r>
            <w:r>
              <w:rPr>
                <w:rFonts w:hint="eastAsia"/>
                <w:sz w:val="18"/>
                <w:szCs w:val="18"/>
                <w:rPrChange w:id="4155" w:author="吴潇" w:date="2014-12-23T08:50:00Z">
                  <w:rPr>
                    <w:rFonts w:hint="eastAsia"/>
                  </w:rPr>
                </w:rPrChange>
              </w:rPr>
              <w:t>：交易由商户发起</w:t>
            </w:r>
          </w:p>
          <w:p>
            <w:pPr>
              <w:numPr>
                <w:ilvl w:val="0"/>
                <w:numId w:val="0"/>
              </w:numPr>
              <w:rPr>
                <w:sz w:val="18"/>
                <w:szCs w:val="18"/>
                <w:rPrChange w:id="4156" w:author="吴潇" w:date="2014-12-23T08:50:00Z">
                  <w:rPr/>
                </w:rPrChange>
              </w:rPr>
            </w:pPr>
            <w:r>
              <w:rPr>
                <w:sz w:val="18"/>
                <w:szCs w:val="18"/>
                <w:rPrChange w:id="4157" w:author="吴潇" w:date="2014-12-23T08:50:00Z">
                  <w:rPr/>
                </w:rPrChange>
              </w:rPr>
              <w:t>02</w:t>
            </w:r>
            <w:r>
              <w:rPr>
                <w:rFonts w:hint="eastAsia"/>
                <w:sz w:val="18"/>
                <w:szCs w:val="18"/>
                <w:rPrChange w:id="4158" w:author="吴潇" w:date="2014-12-23T08:50:00Z">
                  <w:rPr>
                    <w:rFonts w:hint="eastAsia"/>
                  </w:rPr>
                </w:rPrChange>
              </w:rPr>
              <w:t>：交易由</w:t>
            </w:r>
            <w:r>
              <w:rPr>
                <w:sz w:val="18"/>
                <w:szCs w:val="18"/>
                <w:rPrChange w:id="4159" w:author="吴潇" w:date="2014-12-23T08:50:00Z">
                  <w:rPr/>
                </w:rPrChange>
              </w:rPr>
              <w:t>VPC</w:t>
            </w:r>
            <w:r>
              <w:rPr>
                <w:rFonts w:hint="eastAsia"/>
                <w:sz w:val="18"/>
                <w:szCs w:val="18"/>
                <w:rPrChange w:id="4160" w:author="吴潇" w:date="2014-12-23T08:50:00Z">
                  <w:rPr>
                    <w:rFonts w:hint="eastAsia"/>
                  </w:rPr>
                </w:rPrChange>
              </w:rPr>
              <w:t>发起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161" w:author="吴潇" w:date="2014-12-23T08:4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162" w:author="吴潇" w:date="2014-12-23T08:49:00Z">
              <w:tcPr>
                <w:tcW w:w="1876" w:type="dxa"/>
                <w:vAlign w:val="top"/>
              </w:tcPr>
            </w:tcPrChange>
          </w:tcPr>
          <w:p>
            <w:pPr>
              <w:pStyle w:val="120"/>
              <w:numPr>
                <w:ilvl w:val="0"/>
                <w:numId w:val="32"/>
              </w:numPr>
              <w:tabs>
                <w:tab w:val="left" w:pos="360"/>
              </w:tabs>
              <w:ind w:firstLineChars="0"/>
              <w:jc w:val="center"/>
              <w:rPr>
                <w:ins w:id="4164" w:author="吴潇" w:date="2014-12-23T08:49:00Z"/>
                <w:sz w:val="18"/>
                <w:szCs w:val="18"/>
                <w:rPrChange w:id="4165" w:author="吴潇" w:date="2014-12-23T08:50:00Z">
                  <w:rPr/>
                </w:rPrChange>
              </w:rPr>
              <w:pPrChange w:id="4163" w:author="吴潇" w:date="2014-12-23T08:49:00Z">
                <w:pPr>
                  <w:numPr>
                    <w:ilvl w:val="0"/>
                    <w:numId w:val="0"/>
                  </w:numPr>
                  <w:tabs>
                    <w:tab w:val="clear" w:pos="360"/>
                    <w:tab w:val="clear" w:pos="784"/>
                  </w:tabs>
                  <w:jc w:val="center"/>
                </w:pPr>
              </w:pPrChange>
            </w:pPr>
          </w:p>
        </w:tc>
        <w:tc>
          <w:tcPr>
            <w:tcW w:w="2027" w:type="dxa"/>
            <w:vAlign w:val="top"/>
            <w:tcPrChange w:id="4166" w:author="吴潇" w:date="2014-12-23T08:49:00Z">
              <w:tcPr>
                <w:tcW w:w="1876" w:type="dxa"/>
                <w:vAlign w:val="top"/>
              </w:tcPr>
            </w:tcPrChange>
          </w:tcPr>
          <w:p>
            <w:pPr>
              <w:numPr>
                <w:ilvl w:val="0"/>
                <w:numId w:val="0"/>
              </w:numPr>
              <w:jc w:val="center"/>
              <w:outlineLvl w:val="4"/>
              <w:rPr>
                <w:rFonts w:eastAsia="宋体"/>
                <w:sz w:val="18"/>
                <w:szCs w:val="18"/>
                <w:rPrChange w:id="4167" w:author="吴潇" w:date="2014-12-23T08:50:00Z">
                  <w:rPr>
                    <w:rFonts w:eastAsia="黑体"/>
                  </w:rPr>
                </w:rPrChange>
              </w:rPr>
            </w:pPr>
            <w:del w:id="4168" w:author="吴潇" w:date="2014-12-23T08:49:00Z">
              <w:r>
                <w:rPr>
                  <w:rFonts w:hint="eastAsia"/>
                  <w:sz w:val="18"/>
                  <w:szCs w:val="18"/>
                  <w:rPrChange w:id="4169" w:author="吴潇" w:date="2014-12-23T08:50:00Z">
                    <w:rPr>
                      <w:rFonts w:hint="eastAsia"/>
                    </w:rPr>
                  </w:rPrChange>
                </w:rPr>
                <w:delText>子域</w:delText>
              </w:r>
            </w:del>
            <w:del w:id="4170" w:author="吴潇" w:date="2014-12-23T08:49:00Z">
              <w:r>
                <w:rPr>
                  <w:sz w:val="18"/>
                  <w:szCs w:val="18"/>
                  <w:rPrChange w:id="4171" w:author="吴潇" w:date="2014-12-23T08:50:00Z">
                    <w:rPr/>
                  </w:rPrChange>
                </w:rPr>
                <w:delText>2</w:delText>
              </w:r>
            </w:del>
            <w:del w:id="4172" w:author="吴潇" w:date="2014-12-23T08:49:00Z">
              <w:r>
                <w:rPr>
                  <w:rFonts w:hint="eastAsia"/>
                  <w:sz w:val="18"/>
                  <w:szCs w:val="18"/>
                  <w:rPrChange w:id="4173" w:author="吴潇" w:date="2014-12-23T08:50:00Z">
                    <w:rPr>
                      <w:rFonts w:hint="eastAsia"/>
                    </w:rPr>
                  </w:rPrChange>
                </w:rPr>
                <w:delText>：</w:delText>
              </w:r>
            </w:del>
            <w:r>
              <w:rPr>
                <w:rFonts w:hint="eastAsia"/>
                <w:sz w:val="18"/>
                <w:szCs w:val="18"/>
                <w:rPrChange w:id="4174" w:author="吴潇" w:date="2014-12-23T08:50:00Z">
                  <w:rPr>
                    <w:rFonts w:hint="eastAsia"/>
                  </w:rPr>
                </w:rPrChange>
              </w:rPr>
              <w:t>合作机构代码</w:t>
            </w:r>
          </w:p>
        </w:tc>
        <w:tc>
          <w:tcPr>
            <w:tcW w:w="1990" w:type="dxa"/>
            <w:vAlign w:val="top"/>
            <w:tcPrChange w:id="4175" w:author="吴潇" w:date="2014-12-23T08:49:00Z">
              <w:tcPr>
                <w:tcW w:w="2093" w:type="dxa"/>
                <w:vAlign w:val="top"/>
              </w:tcPr>
            </w:tcPrChange>
          </w:tcPr>
          <w:p>
            <w:pPr>
              <w:numPr>
                <w:ilvl w:val="0"/>
                <w:numId w:val="0"/>
              </w:numPr>
              <w:jc w:val="center"/>
              <w:outlineLvl w:val="4"/>
              <w:rPr>
                <w:rFonts w:eastAsia="宋体"/>
                <w:sz w:val="18"/>
                <w:szCs w:val="18"/>
                <w:rPrChange w:id="4176" w:author="吴潇" w:date="2014-12-23T08:50:00Z">
                  <w:rPr>
                    <w:rFonts w:eastAsia="黑体"/>
                  </w:rPr>
                </w:rPrChange>
              </w:rPr>
            </w:pPr>
            <w:r>
              <w:rPr>
                <w:sz w:val="18"/>
                <w:szCs w:val="18"/>
                <w:rPrChange w:id="4177" w:author="吴潇" w:date="2014-12-23T08:50:00Z">
                  <w:rPr/>
                </w:rPrChange>
              </w:rPr>
              <w:t>CoopIns</w:t>
            </w:r>
          </w:p>
        </w:tc>
        <w:tc>
          <w:tcPr>
            <w:tcW w:w="2200" w:type="dxa"/>
            <w:vAlign w:val="top"/>
            <w:tcPrChange w:id="4178" w:author="吴潇" w:date="2014-12-23T08:49:00Z">
              <w:tcPr>
                <w:tcW w:w="2200" w:type="dxa"/>
                <w:vAlign w:val="top"/>
              </w:tcPr>
            </w:tcPrChange>
          </w:tcPr>
          <w:p>
            <w:pPr>
              <w:numPr>
                <w:ilvl w:val="0"/>
                <w:numId w:val="0"/>
              </w:numPr>
              <w:jc w:val="center"/>
              <w:outlineLvl w:val="4"/>
              <w:rPr>
                <w:rFonts w:eastAsia="宋体"/>
                <w:sz w:val="18"/>
                <w:szCs w:val="18"/>
                <w:rPrChange w:id="4179" w:author="吴潇" w:date="2014-12-23T08:50:00Z">
                  <w:rPr>
                    <w:rFonts w:eastAsia="黑体"/>
                  </w:rPr>
                </w:rPrChange>
              </w:rPr>
            </w:pPr>
            <w:r>
              <w:rPr>
                <w:sz w:val="18"/>
                <w:szCs w:val="18"/>
                <w:rPrChange w:id="4180" w:author="吴潇" w:date="2014-12-23T08:50:00Z">
                  <w:rPr/>
                </w:rPrChange>
              </w:rPr>
              <w:t>AN8..11</w:t>
            </w:r>
          </w:p>
        </w:tc>
        <w:tc>
          <w:tcPr>
            <w:tcW w:w="2537" w:type="dxa"/>
            <w:vAlign w:val="top"/>
            <w:tcPrChange w:id="4181" w:author="吴潇" w:date="2014-12-23T08:49:00Z">
              <w:tcPr>
                <w:tcW w:w="3402" w:type="dxa"/>
                <w:vAlign w:val="top"/>
              </w:tcPr>
            </w:tcPrChange>
          </w:tcPr>
          <w:p>
            <w:pPr>
              <w:numPr>
                <w:ilvl w:val="0"/>
                <w:numId w:val="0"/>
              </w:numPr>
              <w:outlineLvl w:val="4"/>
              <w:rPr>
                <w:rFonts w:eastAsia="宋体"/>
                <w:sz w:val="18"/>
                <w:szCs w:val="18"/>
                <w:rPrChange w:id="4182" w:author="吴潇" w:date="2014-12-23T08:50:00Z">
                  <w:rPr>
                    <w:rFonts w:eastAsia="黑体"/>
                  </w:rPr>
                </w:rPrChange>
              </w:rPr>
            </w:pPr>
            <w:r>
              <w:rPr>
                <w:rFonts w:hint="eastAsia"/>
                <w:sz w:val="18"/>
                <w:szCs w:val="18"/>
                <w:rPrChange w:id="4183" w:author="吴潇" w:date="2014-12-23T08:50:00Z">
                  <w:rPr>
                    <w:rFonts w:hint="eastAsia"/>
                  </w:rPr>
                </w:rPrChange>
              </w:rPr>
              <w:t>渠道类型为语音支付时使用</w:t>
            </w:r>
          </w:p>
          <w:p>
            <w:pPr>
              <w:numPr>
                <w:ilvl w:val="0"/>
                <w:numId w:val="0"/>
              </w:numPr>
              <w:rPr>
                <w:sz w:val="18"/>
                <w:szCs w:val="18"/>
                <w:rPrChange w:id="4184" w:author="吴潇" w:date="2014-12-23T08:50:00Z">
                  <w:rPr/>
                </w:rPrChange>
              </w:rPr>
            </w:pPr>
            <w:r>
              <w:rPr>
                <w:rFonts w:hint="eastAsia"/>
                <w:sz w:val="18"/>
                <w:szCs w:val="18"/>
                <w:rPrChange w:id="4185" w:author="吴潇" w:date="2014-12-23T08:50:00Z">
                  <w:rPr>
                    <w:rFonts w:hint="eastAsia"/>
                  </w:rPr>
                </w:rPrChange>
              </w:rPr>
              <w:t>当接入类型取值</w:t>
            </w:r>
            <w:r>
              <w:rPr>
                <w:sz w:val="18"/>
                <w:szCs w:val="18"/>
                <w:rPrChange w:id="4186" w:author="吴潇" w:date="2014-12-23T08:50:00Z">
                  <w:rPr/>
                </w:rPrChange>
              </w:rPr>
              <w:t>1</w:t>
            </w:r>
            <w:r>
              <w:rPr>
                <w:rFonts w:hint="eastAsia"/>
                <w:sz w:val="18"/>
                <w:szCs w:val="18"/>
                <w:rPrChange w:id="4187" w:author="吴潇" w:date="2014-12-23T08:50:00Z">
                  <w:rPr>
                    <w:rFonts w:hint="eastAsia"/>
                  </w:rPr>
                </w:rPrChange>
              </w:rPr>
              <w:t>时上送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188" w:author="吴潇" w:date="2014-12-23T08:4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189" w:author="吴潇" w:date="2014-12-23T08:49:00Z">
              <w:tcPr>
                <w:tcW w:w="1876" w:type="dxa"/>
                <w:vAlign w:val="top"/>
              </w:tcPr>
            </w:tcPrChange>
          </w:tcPr>
          <w:p>
            <w:pPr>
              <w:pStyle w:val="120"/>
              <w:numPr>
                <w:ilvl w:val="0"/>
                <w:numId w:val="32"/>
              </w:numPr>
              <w:tabs>
                <w:tab w:val="left" w:pos="360"/>
              </w:tabs>
              <w:ind w:firstLineChars="0"/>
              <w:jc w:val="center"/>
              <w:rPr>
                <w:ins w:id="4191" w:author="吴潇" w:date="2014-12-23T08:49:00Z"/>
                <w:sz w:val="18"/>
                <w:szCs w:val="18"/>
                <w:rPrChange w:id="4192" w:author="吴潇" w:date="2014-12-23T08:50:00Z">
                  <w:rPr/>
                </w:rPrChange>
              </w:rPr>
              <w:pPrChange w:id="4190" w:author="吴潇" w:date="2014-12-23T08:49:00Z">
                <w:pPr>
                  <w:numPr>
                    <w:ilvl w:val="0"/>
                    <w:numId w:val="0"/>
                  </w:numPr>
                  <w:tabs>
                    <w:tab w:val="clear" w:pos="360"/>
                    <w:tab w:val="clear" w:pos="784"/>
                  </w:tabs>
                  <w:jc w:val="center"/>
                </w:pPr>
              </w:pPrChange>
            </w:pPr>
          </w:p>
        </w:tc>
        <w:tc>
          <w:tcPr>
            <w:tcW w:w="2027" w:type="dxa"/>
            <w:vAlign w:val="top"/>
            <w:tcPrChange w:id="4193" w:author="吴潇" w:date="2014-12-23T08:49:00Z">
              <w:tcPr>
                <w:tcW w:w="1876" w:type="dxa"/>
                <w:vAlign w:val="top"/>
              </w:tcPr>
            </w:tcPrChange>
          </w:tcPr>
          <w:p>
            <w:pPr>
              <w:numPr>
                <w:ilvl w:val="0"/>
                <w:numId w:val="0"/>
              </w:numPr>
              <w:jc w:val="center"/>
              <w:outlineLvl w:val="4"/>
              <w:rPr>
                <w:rFonts w:eastAsia="宋体"/>
                <w:sz w:val="18"/>
                <w:szCs w:val="18"/>
                <w:rPrChange w:id="4194" w:author="吴潇" w:date="2014-12-23T08:50:00Z">
                  <w:rPr>
                    <w:rFonts w:eastAsia="黑体"/>
                  </w:rPr>
                </w:rPrChange>
              </w:rPr>
            </w:pPr>
            <w:del w:id="4195" w:author="吴潇" w:date="2014-12-23T08:49:00Z">
              <w:r>
                <w:rPr>
                  <w:rFonts w:hint="eastAsia"/>
                  <w:sz w:val="18"/>
                  <w:szCs w:val="18"/>
                  <w:rPrChange w:id="4196" w:author="吴潇" w:date="2014-12-23T08:50:00Z">
                    <w:rPr>
                      <w:rFonts w:hint="eastAsia"/>
                    </w:rPr>
                  </w:rPrChange>
                </w:rPr>
                <w:delText>子域</w:delText>
              </w:r>
            </w:del>
            <w:del w:id="4197" w:author="吴潇" w:date="2014-12-23T08:49:00Z">
              <w:r>
                <w:rPr>
                  <w:sz w:val="18"/>
                  <w:szCs w:val="18"/>
                  <w:rPrChange w:id="4198" w:author="吴潇" w:date="2014-12-23T08:50:00Z">
                    <w:rPr/>
                  </w:rPrChange>
                </w:rPr>
                <w:delText>3</w:delText>
              </w:r>
            </w:del>
            <w:del w:id="4199" w:author="吴潇" w:date="2014-12-23T08:49:00Z">
              <w:r>
                <w:rPr>
                  <w:rFonts w:hint="eastAsia"/>
                  <w:sz w:val="18"/>
                  <w:szCs w:val="18"/>
                  <w:rPrChange w:id="4200" w:author="吴潇" w:date="2014-12-23T08:50:00Z">
                    <w:rPr>
                      <w:rFonts w:hint="eastAsia"/>
                    </w:rPr>
                  </w:rPrChange>
                </w:rPr>
                <w:delText>：</w:delText>
              </w:r>
            </w:del>
            <w:r>
              <w:rPr>
                <w:sz w:val="18"/>
                <w:szCs w:val="18"/>
                <w:rPrChange w:id="4201" w:author="吴潇" w:date="2014-12-23T08:50:00Z">
                  <w:rPr/>
                </w:rPrChange>
              </w:rPr>
              <w:t>VPC</w:t>
            </w:r>
            <w:r>
              <w:rPr>
                <w:rFonts w:hint="eastAsia"/>
                <w:sz w:val="18"/>
                <w:szCs w:val="18"/>
                <w:rPrChange w:id="4202" w:author="吴潇" w:date="2014-12-23T08:50:00Z">
                  <w:rPr>
                    <w:rFonts w:hint="eastAsia"/>
                  </w:rPr>
                </w:rPrChange>
              </w:rPr>
              <w:t>设备标识</w:t>
            </w:r>
          </w:p>
        </w:tc>
        <w:tc>
          <w:tcPr>
            <w:tcW w:w="1990" w:type="dxa"/>
            <w:vAlign w:val="top"/>
            <w:tcPrChange w:id="4203" w:author="吴潇" w:date="2014-12-23T08:49:00Z">
              <w:tcPr>
                <w:tcW w:w="2093" w:type="dxa"/>
                <w:vAlign w:val="top"/>
              </w:tcPr>
            </w:tcPrChange>
          </w:tcPr>
          <w:p>
            <w:pPr>
              <w:numPr>
                <w:ilvl w:val="0"/>
                <w:numId w:val="0"/>
              </w:numPr>
              <w:jc w:val="center"/>
              <w:outlineLvl w:val="4"/>
              <w:rPr>
                <w:rFonts w:eastAsia="宋体"/>
                <w:sz w:val="18"/>
                <w:szCs w:val="18"/>
                <w:rPrChange w:id="4204" w:author="吴潇" w:date="2014-12-23T08:50:00Z">
                  <w:rPr>
                    <w:rFonts w:eastAsia="黑体"/>
                  </w:rPr>
                </w:rPrChange>
              </w:rPr>
            </w:pPr>
            <w:ins w:id="4205" w:author="齐宁" w:date="2014-09-28T19:22:00Z">
              <w:r>
                <w:rPr>
                  <w:sz w:val="18"/>
                  <w:szCs w:val="18"/>
                  <w:rPrChange w:id="4206" w:author="吴潇" w:date="2014-12-23T08:50:00Z">
                    <w:rPr/>
                  </w:rPrChange>
                </w:rPr>
                <w:t>vpc</w:t>
              </w:r>
            </w:ins>
            <w:del w:id="4207" w:author="齐宁" w:date="2014-09-28T19:22:00Z">
              <w:r>
                <w:rPr>
                  <w:sz w:val="18"/>
                  <w:szCs w:val="18"/>
                  <w:rPrChange w:id="4208" w:author="吴潇" w:date="2014-12-23T08:50:00Z">
                    <w:rPr/>
                  </w:rPrChange>
                </w:rPr>
                <w:delText>VPC</w:delText>
              </w:r>
            </w:del>
            <w:r>
              <w:rPr>
                <w:sz w:val="18"/>
                <w:szCs w:val="18"/>
                <w:rPrChange w:id="4209" w:author="吴潇" w:date="2014-12-23T08:50:00Z">
                  <w:rPr/>
                </w:rPrChange>
              </w:rPr>
              <w:t>Id</w:t>
            </w:r>
          </w:p>
        </w:tc>
        <w:tc>
          <w:tcPr>
            <w:tcW w:w="2200" w:type="dxa"/>
            <w:vAlign w:val="top"/>
            <w:tcPrChange w:id="4210" w:author="吴潇" w:date="2014-12-23T08:49:00Z">
              <w:tcPr>
                <w:tcW w:w="2200" w:type="dxa"/>
                <w:vAlign w:val="top"/>
              </w:tcPr>
            </w:tcPrChange>
          </w:tcPr>
          <w:p>
            <w:pPr>
              <w:numPr>
                <w:ilvl w:val="0"/>
                <w:numId w:val="0"/>
              </w:numPr>
              <w:jc w:val="center"/>
              <w:outlineLvl w:val="4"/>
              <w:rPr>
                <w:rFonts w:eastAsia="宋体"/>
                <w:sz w:val="18"/>
                <w:szCs w:val="18"/>
                <w:rPrChange w:id="4211" w:author="吴潇" w:date="2014-12-23T08:50:00Z">
                  <w:rPr>
                    <w:rFonts w:eastAsia="黑体"/>
                  </w:rPr>
                </w:rPrChange>
              </w:rPr>
            </w:pPr>
            <w:r>
              <w:rPr>
                <w:sz w:val="18"/>
                <w:szCs w:val="18"/>
                <w:rPrChange w:id="4212" w:author="吴潇" w:date="2014-12-23T08:50:00Z">
                  <w:rPr/>
                </w:rPrChange>
              </w:rPr>
              <w:t>ANS5..50</w:t>
            </w:r>
          </w:p>
        </w:tc>
        <w:tc>
          <w:tcPr>
            <w:tcW w:w="2537" w:type="dxa"/>
            <w:vAlign w:val="top"/>
            <w:tcPrChange w:id="4213" w:author="吴潇" w:date="2014-12-23T08:49:00Z">
              <w:tcPr>
                <w:tcW w:w="3402" w:type="dxa"/>
                <w:vAlign w:val="top"/>
              </w:tcPr>
            </w:tcPrChange>
          </w:tcPr>
          <w:p>
            <w:pPr>
              <w:numPr>
                <w:ilvl w:val="0"/>
                <w:numId w:val="0"/>
              </w:numPr>
              <w:outlineLvl w:val="4"/>
              <w:rPr>
                <w:rFonts w:eastAsia="宋体"/>
                <w:sz w:val="18"/>
                <w:szCs w:val="18"/>
                <w:rPrChange w:id="4214" w:author="吴潇" w:date="2014-12-23T08:50:00Z">
                  <w:rPr>
                    <w:rFonts w:eastAsia="黑体"/>
                  </w:rPr>
                </w:rPrChange>
              </w:rPr>
            </w:pPr>
            <w:r>
              <w:rPr>
                <w:rFonts w:hint="eastAsia"/>
                <w:sz w:val="18"/>
                <w:szCs w:val="18"/>
                <w:rPrChange w:id="4215" w:author="吴潇" w:date="2014-12-23T08:50:00Z">
                  <w:rPr>
                    <w:rFonts w:hint="eastAsia"/>
                  </w:rPr>
                </w:rPrChange>
              </w:rPr>
              <w:t>渠道类型为语音支付时使用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216" w:author="吴潇" w:date="2014-12-23T08:4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217" w:author="吴潇" w:date="2014-12-23T08:49:00Z">
              <w:tcPr>
                <w:tcW w:w="1876" w:type="dxa"/>
                <w:vAlign w:val="top"/>
              </w:tcPr>
            </w:tcPrChange>
          </w:tcPr>
          <w:p>
            <w:pPr>
              <w:pStyle w:val="120"/>
              <w:numPr>
                <w:ilvl w:val="0"/>
                <w:numId w:val="32"/>
              </w:numPr>
              <w:tabs>
                <w:tab w:val="left" w:pos="360"/>
              </w:tabs>
              <w:ind w:firstLineChars="0"/>
              <w:jc w:val="center"/>
              <w:rPr>
                <w:ins w:id="4219" w:author="吴潇" w:date="2014-12-23T08:49:00Z"/>
                <w:sz w:val="18"/>
                <w:szCs w:val="18"/>
                <w:rPrChange w:id="4220" w:author="吴潇" w:date="2014-12-23T08:50:00Z">
                  <w:rPr/>
                </w:rPrChange>
              </w:rPr>
              <w:pPrChange w:id="4218" w:author="吴潇" w:date="2014-12-23T08:49:00Z">
                <w:pPr>
                  <w:numPr>
                    <w:ilvl w:val="0"/>
                    <w:numId w:val="0"/>
                  </w:numPr>
                  <w:tabs>
                    <w:tab w:val="clear" w:pos="360"/>
                    <w:tab w:val="clear" w:pos="784"/>
                  </w:tabs>
                  <w:jc w:val="center"/>
                </w:pPr>
              </w:pPrChange>
            </w:pPr>
          </w:p>
        </w:tc>
        <w:tc>
          <w:tcPr>
            <w:tcW w:w="2027" w:type="dxa"/>
            <w:vAlign w:val="top"/>
            <w:tcPrChange w:id="4221" w:author="吴潇" w:date="2014-12-23T08:49:00Z">
              <w:tcPr>
                <w:tcW w:w="1876" w:type="dxa"/>
                <w:vAlign w:val="top"/>
              </w:tcPr>
            </w:tcPrChange>
          </w:tcPr>
          <w:p>
            <w:pPr>
              <w:numPr>
                <w:ilvl w:val="0"/>
                <w:numId w:val="0"/>
              </w:numPr>
              <w:jc w:val="center"/>
              <w:outlineLvl w:val="4"/>
              <w:rPr>
                <w:rFonts w:eastAsia="宋体"/>
                <w:sz w:val="18"/>
                <w:szCs w:val="18"/>
                <w:rPrChange w:id="4222" w:author="吴潇" w:date="2014-12-23T08:50:00Z">
                  <w:rPr>
                    <w:rFonts w:eastAsia="黑体"/>
                  </w:rPr>
                </w:rPrChange>
              </w:rPr>
            </w:pPr>
            <w:del w:id="4223" w:author="吴潇" w:date="2014-12-23T08:49:00Z">
              <w:r>
                <w:rPr>
                  <w:rFonts w:hint="eastAsia"/>
                  <w:sz w:val="18"/>
                  <w:szCs w:val="18"/>
                  <w:rPrChange w:id="4224" w:author="吴潇" w:date="2014-12-23T08:50:00Z">
                    <w:rPr>
                      <w:rFonts w:hint="eastAsia"/>
                    </w:rPr>
                  </w:rPrChange>
                </w:rPr>
                <w:delText>子域</w:delText>
              </w:r>
            </w:del>
            <w:del w:id="4225" w:author="吴潇" w:date="2014-12-23T08:49:00Z">
              <w:r>
                <w:rPr>
                  <w:sz w:val="18"/>
                  <w:szCs w:val="18"/>
                  <w:rPrChange w:id="4226" w:author="吴潇" w:date="2014-12-23T08:50:00Z">
                    <w:rPr/>
                  </w:rPrChange>
                </w:rPr>
                <w:delText>4</w:delText>
              </w:r>
            </w:del>
            <w:del w:id="4227" w:author="吴潇" w:date="2014-12-23T08:49:00Z">
              <w:r>
                <w:rPr>
                  <w:rFonts w:hint="eastAsia"/>
                  <w:sz w:val="18"/>
                  <w:szCs w:val="18"/>
                  <w:rPrChange w:id="4228" w:author="吴潇" w:date="2014-12-23T08:50:00Z">
                    <w:rPr>
                      <w:rFonts w:hint="eastAsia"/>
                    </w:rPr>
                  </w:rPrChange>
                </w:rPr>
                <w:delText>：</w:delText>
              </w:r>
            </w:del>
            <w:r>
              <w:rPr>
                <w:sz w:val="18"/>
                <w:szCs w:val="18"/>
                <w:rPrChange w:id="4229" w:author="吴潇" w:date="2014-12-23T08:50:00Z">
                  <w:rPr/>
                </w:rPrChange>
              </w:rPr>
              <w:t>VPC</w:t>
            </w:r>
            <w:r>
              <w:rPr>
                <w:rFonts w:hint="eastAsia"/>
                <w:sz w:val="18"/>
                <w:szCs w:val="18"/>
                <w:rPrChange w:id="4230" w:author="吴潇" w:date="2014-12-23T08:50:00Z">
                  <w:rPr>
                    <w:rFonts w:hint="eastAsia"/>
                  </w:rPr>
                </w:rPrChange>
              </w:rPr>
              <w:t>设备时间</w:t>
            </w:r>
            <w:r>
              <w:rPr>
                <w:rFonts w:hint="eastAsia"/>
                <w:sz w:val="18"/>
                <w:szCs w:val="18"/>
                <w:rPrChange w:id="4231" w:author="吴潇" w:date="2014-12-23T08:50:00Z">
                  <w:rPr>
                    <w:rFonts w:hint="eastAsia"/>
                  </w:rPr>
                </w:rPrChange>
              </w:rPr>
              <w:t>戳</w:t>
            </w:r>
            <w:r>
              <w:rPr>
                <w:sz w:val="18"/>
                <w:szCs w:val="18"/>
                <w:rPrChange w:id="4232" w:author="吴潇" w:date="2014-12-23T08:50:00Z">
                  <w:rPr/>
                </w:rPrChange>
              </w:rPr>
              <w:t xml:space="preserve"> </w:t>
            </w:r>
          </w:p>
        </w:tc>
        <w:tc>
          <w:tcPr>
            <w:tcW w:w="1990" w:type="dxa"/>
            <w:vAlign w:val="top"/>
            <w:tcPrChange w:id="4233" w:author="吴潇" w:date="2014-12-23T08:49:00Z">
              <w:tcPr>
                <w:tcW w:w="2093" w:type="dxa"/>
                <w:vAlign w:val="top"/>
              </w:tcPr>
            </w:tcPrChange>
          </w:tcPr>
          <w:p>
            <w:pPr>
              <w:numPr>
                <w:ilvl w:val="0"/>
                <w:numId w:val="0"/>
              </w:numPr>
              <w:jc w:val="center"/>
              <w:outlineLvl w:val="4"/>
              <w:rPr>
                <w:rFonts w:eastAsia="宋体"/>
                <w:sz w:val="18"/>
                <w:szCs w:val="18"/>
                <w:rPrChange w:id="4234" w:author="吴潇" w:date="2014-12-23T08:50:00Z">
                  <w:rPr>
                    <w:rFonts w:eastAsia="黑体"/>
                  </w:rPr>
                </w:rPrChange>
              </w:rPr>
            </w:pPr>
            <w:ins w:id="4235" w:author="齐宁" w:date="2014-09-28T19:22:00Z">
              <w:r>
                <w:rPr>
                  <w:sz w:val="18"/>
                  <w:szCs w:val="18"/>
                  <w:rPrChange w:id="4236" w:author="吴潇" w:date="2014-12-23T08:50:00Z">
                    <w:rPr/>
                  </w:rPrChange>
                </w:rPr>
                <w:t>vpc</w:t>
              </w:r>
            </w:ins>
            <w:del w:id="4237" w:author="齐宁" w:date="2014-09-28T19:22:00Z">
              <w:r>
                <w:rPr>
                  <w:sz w:val="18"/>
                  <w:szCs w:val="18"/>
                  <w:rPrChange w:id="4238" w:author="吴潇" w:date="2014-12-23T08:50:00Z">
                    <w:rPr/>
                  </w:rPrChange>
                </w:rPr>
                <w:delText>VPC</w:delText>
              </w:r>
            </w:del>
            <w:r>
              <w:rPr>
                <w:sz w:val="18"/>
                <w:szCs w:val="18"/>
                <w:rPrChange w:id="4239" w:author="吴潇" w:date="2014-12-23T08:50:00Z">
                  <w:rPr/>
                </w:rPrChange>
              </w:rPr>
              <w:t>DtTm</w:t>
            </w:r>
          </w:p>
        </w:tc>
        <w:tc>
          <w:tcPr>
            <w:tcW w:w="2200" w:type="dxa"/>
            <w:vAlign w:val="top"/>
            <w:tcPrChange w:id="4240" w:author="吴潇" w:date="2014-12-23T08:49:00Z">
              <w:tcPr>
                <w:tcW w:w="2200" w:type="dxa"/>
                <w:vAlign w:val="top"/>
              </w:tcPr>
            </w:tcPrChange>
          </w:tcPr>
          <w:p>
            <w:pPr>
              <w:numPr>
                <w:ilvl w:val="0"/>
                <w:numId w:val="0"/>
              </w:numPr>
              <w:jc w:val="center"/>
              <w:outlineLvl w:val="4"/>
              <w:rPr>
                <w:rFonts w:eastAsia="宋体"/>
                <w:sz w:val="18"/>
                <w:szCs w:val="18"/>
                <w:rPrChange w:id="4241" w:author="吴潇" w:date="2014-12-23T08:50:00Z">
                  <w:rPr>
                    <w:rFonts w:eastAsia="黑体"/>
                  </w:rPr>
                </w:rPrChange>
              </w:rPr>
            </w:pPr>
            <w:r>
              <w:rPr>
                <w:sz w:val="18"/>
                <w:szCs w:val="18"/>
                <w:rPrChange w:id="4242" w:author="吴潇" w:date="2014-12-23T08:50:00Z">
                  <w:rPr/>
                </w:rPrChange>
              </w:rPr>
              <w:t>YYYYMMDDhhmmss</w:t>
            </w:r>
          </w:p>
        </w:tc>
        <w:tc>
          <w:tcPr>
            <w:tcW w:w="2537" w:type="dxa"/>
            <w:vAlign w:val="top"/>
            <w:tcPrChange w:id="4243" w:author="吴潇" w:date="2014-12-23T08:49:00Z">
              <w:tcPr>
                <w:tcW w:w="3402" w:type="dxa"/>
                <w:vAlign w:val="top"/>
              </w:tcPr>
            </w:tcPrChange>
          </w:tcPr>
          <w:p>
            <w:pPr>
              <w:numPr>
                <w:ilvl w:val="0"/>
                <w:numId w:val="0"/>
              </w:numPr>
              <w:outlineLvl w:val="4"/>
              <w:rPr>
                <w:rFonts w:eastAsia="宋体"/>
                <w:sz w:val="18"/>
                <w:szCs w:val="18"/>
                <w:rPrChange w:id="4244" w:author="吴潇" w:date="2014-12-23T08:50:00Z">
                  <w:rPr>
                    <w:rFonts w:eastAsia="黑体"/>
                  </w:rPr>
                </w:rPrChange>
              </w:rPr>
            </w:pPr>
            <w:r>
              <w:rPr>
                <w:rFonts w:hint="eastAsia"/>
                <w:sz w:val="18"/>
                <w:szCs w:val="18"/>
                <w:rPrChange w:id="4245" w:author="吴潇" w:date="2014-12-23T08:50:00Z">
                  <w:rPr>
                    <w:rFonts w:hint="eastAsia"/>
                  </w:rPr>
                </w:rPrChange>
              </w:rPr>
              <w:t>渠道类型为语音支付时使用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246" w:author="吴潇" w:date="2014-12-23T08:4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247" w:author="吴潇" w:date="2014-12-23T08:49:00Z">
              <w:tcPr>
                <w:tcW w:w="1876" w:type="dxa"/>
                <w:vAlign w:val="top"/>
              </w:tcPr>
            </w:tcPrChange>
          </w:tcPr>
          <w:p>
            <w:pPr>
              <w:pStyle w:val="120"/>
              <w:numPr>
                <w:ilvl w:val="0"/>
                <w:numId w:val="32"/>
              </w:numPr>
              <w:tabs>
                <w:tab w:val="left" w:pos="360"/>
              </w:tabs>
              <w:ind w:firstLineChars="0"/>
              <w:jc w:val="center"/>
              <w:rPr>
                <w:ins w:id="4249" w:author="吴潇" w:date="2014-12-23T08:49:00Z"/>
                <w:sz w:val="18"/>
                <w:szCs w:val="18"/>
                <w:rPrChange w:id="4250" w:author="吴潇" w:date="2014-12-23T08:50:00Z">
                  <w:rPr/>
                </w:rPrChange>
              </w:rPr>
              <w:pPrChange w:id="4248" w:author="吴潇" w:date="2014-12-23T08:49:00Z">
                <w:pPr>
                  <w:numPr>
                    <w:ilvl w:val="0"/>
                    <w:numId w:val="0"/>
                  </w:numPr>
                  <w:tabs>
                    <w:tab w:val="clear" w:pos="360"/>
                    <w:tab w:val="clear" w:pos="784"/>
                  </w:tabs>
                  <w:jc w:val="center"/>
                </w:pPr>
              </w:pPrChange>
            </w:pPr>
          </w:p>
        </w:tc>
        <w:tc>
          <w:tcPr>
            <w:tcW w:w="2027" w:type="dxa"/>
            <w:vAlign w:val="top"/>
            <w:tcPrChange w:id="4251" w:author="吴潇" w:date="2014-12-23T08:49:00Z">
              <w:tcPr>
                <w:tcW w:w="1876" w:type="dxa"/>
                <w:vAlign w:val="top"/>
              </w:tcPr>
            </w:tcPrChange>
          </w:tcPr>
          <w:p>
            <w:pPr>
              <w:numPr>
                <w:ilvl w:val="0"/>
                <w:numId w:val="0"/>
              </w:numPr>
              <w:jc w:val="center"/>
              <w:outlineLvl w:val="4"/>
              <w:rPr>
                <w:rFonts w:eastAsia="宋体"/>
                <w:sz w:val="18"/>
                <w:szCs w:val="18"/>
                <w:rPrChange w:id="4252" w:author="吴潇" w:date="2014-12-23T08:50:00Z">
                  <w:rPr>
                    <w:rFonts w:eastAsia="黑体"/>
                  </w:rPr>
                </w:rPrChange>
              </w:rPr>
            </w:pPr>
            <w:del w:id="4253" w:author="吴潇" w:date="2014-12-23T08:49:00Z">
              <w:r>
                <w:rPr>
                  <w:rFonts w:hint="eastAsia"/>
                  <w:sz w:val="18"/>
                  <w:szCs w:val="18"/>
                  <w:rPrChange w:id="4254" w:author="吴潇" w:date="2014-12-23T08:50:00Z">
                    <w:rPr>
                      <w:rFonts w:hint="eastAsia"/>
                    </w:rPr>
                  </w:rPrChange>
                </w:rPr>
                <w:delText>子域</w:delText>
              </w:r>
            </w:del>
            <w:del w:id="4255" w:author="吴潇" w:date="2014-12-23T08:49:00Z">
              <w:r>
                <w:rPr>
                  <w:sz w:val="18"/>
                  <w:szCs w:val="18"/>
                  <w:rPrChange w:id="4256" w:author="吴潇" w:date="2014-12-23T08:50:00Z">
                    <w:rPr/>
                  </w:rPrChange>
                </w:rPr>
                <w:delText>5</w:delText>
              </w:r>
            </w:del>
            <w:del w:id="4257" w:author="吴潇" w:date="2014-12-23T08:49:00Z">
              <w:r>
                <w:rPr>
                  <w:rFonts w:hint="eastAsia"/>
                  <w:sz w:val="18"/>
                  <w:szCs w:val="18"/>
                  <w:rPrChange w:id="4258" w:author="吴潇" w:date="2014-12-23T08:50:00Z">
                    <w:rPr>
                      <w:rFonts w:hint="eastAsia"/>
                    </w:rPr>
                  </w:rPrChange>
                </w:rPr>
                <w:delText>：</w:delText>
              </w:r>
            </w:del>
            <w:r>
              <w:rPr>
                <w:sz w:val="18"/>
                <w:szCs w:val="18"/>
                <w:rPrChange w:id="4259" w:author="吴潇" w:date="2014-12-23T08:50:00Z">
                  <w:rPr/>
                </w:rPrChange>
              </w:rPr>
              <w:t>VPC</w:t>
            </w:r>
            <w:r>
              <w:rPr>
                <w:rFonts w:hint="eastAsia"/>
                <w:sz w:val="18"/>
                <w:szCs w:val="18"/>
                <w:rPrChange w:id="4260" w:author="吴潇" w:date="2014-12-23T08:50:00Z">
                  <w:rPr>
                    <w:rFonts w:hint="eastAsia"/>
                  </w:rPr>
                </w:rPrChange>
              </w:rPr>
              <w:t>设备签名</w:t>
            </w:r>
          </w:p>
        </w:tc>
        <w:tc>
          <w:tcPr>
            <w:tcW w:w="1990" w:type="dxa"/>
            <w:vAlign w:val="top"/>
            <w:tcPrChange w:id="4261" w:author="吴潇" w:date="2014-12-23T08:49:00Z">
              <w:tcPr>
                <w:tcW w:w="2093" w:type="dxa"/>
                <w:vAlign w:val="top"/>
              </w:tcPr>
            </w:tcPrChange>
          </w:tcPr>
          <w:p>
            <w:pPr>
              <w:numPr>
                <w:ilvl w:val="0"/>
                <w:numId w:val="0"/>
              </w:numPr>
              <w:jc w:val="center"/>
              <w:outlineLvl w:val="4"/>
              <w:rPr>
                <w:rFonts w:eastAsia="宋体"/>
                <w:sz w:val="18"/>
                <w:szCs w:val="18"/>
                <w:rPrChange w:id="4262" w:author="吴潇" w:date="2014-12-23T08:50:00Z">
                  <w:rPr>
                    <w:rFonts w:eastAsia="黑体"/>
                  </w:rPr>
                </w:rPrChange>
              </w:rPr>
            </w:pPr>
            <w:ins w:id="4263" w:author="齐宁" w:date="2014-09-28T19:22:00Z">
              <w:r>
                <w:rPr>
                  <w:sz w:val="18"/>
                  <w:szCs w:val="18"/>
                  <w:rPrChange w:id="4264" w:author="吴潇" w:date="2014-12-23T08:50:00Z">
                    <w:rPr/>
                  </w:rPrChange>
                </w:rPr>
                <w:t>vpc</w:t>
              </w:r>
            </w:ins>
            <w:del w:id="4265" w:author="齐宁" w:date="2014-09-28T19:22:00Z">
              <w:r>
                <w:rPr>
                  <w:sz w:val="18"/>
                  <w:szCs w:val="18"/>
                  <w:rPrChange w:id="4266" w:author="吴潇" w:date="2014-12-23T08:50:00Z">
                    <w:rPr/>
                  </w:rPrChange>
                </w:rPr>
                <w:delText>VPC</w:delText>
              </w:r>
            </w:del>
            <w:r>
              <w:rPr>
                <w:sz w:val="18"/>
                <w:szCs w:val="18"/>
                <w:rPrChange w:id="4267" w:author="吴潇" w:date="2014-12-23T08:50:00Z">
                  <w:rPr/>
                </w:rPrChange>
              </w:rPr>
              <w:t>Sign</w:t>
            </w:r>
          </w:p>
        </w:tc>
        <w:tc>
          <w:tcPr>
            <w:tcW w:w="2200" w:type="dxa"/>
            <w:vAlign w:val="top"/>
            <w:tcPrChange w:id="4268" w:author="吴潇" w:date="2014-12-23T08:49:00Z">
              <w:tcPr>
                <w:tcW w:w="2200" w:type="dxa"/>
                <w:vAlign w:val="top"/>
              </w:tcPr>
            </w:tcPrChange>
          </w:tcPr>
          <w:p>
            <w:pPr>
              <w:numPr>
                <w:ilvl w:val="0"/>
                <w:numId w:val="0"/>
              </w:numPr>
              <w:jc w:val="center"/>
              <w:outlineLvl w:val="4"/>
              <w:rPr>
                <w:rFonts w:eastAsia="宋体"/>
                <w:sz w:val="18"/>
                <w:szCs w:val="18"/>
                <w:rPrChange w:id="4269" w:author="吴潇" w:date="2014-12-23T08:50:00Z">
                  <w:rPr>
                    <w:rFonts w:eastAsia="黑体"/>
                  </w:rPr>
                </w:rPrChange>
              </w:rPr>
            </w:pPr>
            <w:r>
              <w:rPr>
                <w:sz w:val="18"/>
                <w:szCs w:val="18"/>
                <w:rPrChange w:id="4270" w:author="吴潇" w:date="2014-12-23T08:50:00Z">
                  <w:rPr/>
                </w:rPrChange>
              </w:rPr>
              <w:t>ANS1..256</w:t>
            </w:r>
          </w:p>
        </w:tc>
        <w:tc>
          <w:tcPr>
            <w:tcW w:w="2537" w:type="dxa"/>
            <w:vAlign w:val="top"/>
            <w:tcPrChange w:id="4271" w:author="吴潇" w:date="2014-12-23T08:49:00Z">
              <w:tcPr>
                <w:tcW w:w="3402" w:type="dxa"/>
                <w:vAlign w:val="top"/>
              </w:tcPr>
            </w:tcPrChange>
          </w:tcPr>
          <w:p>
            <w:pPr>
              <w:numPr>
                <w:ilvl w:val="0"/>
                <w:numId w:val="0"/>
              </w:numPr>
              <w:outlineLvl w:val="4"/>
              <w:rPr>
                <w:rFonts w:eastAsia="宋体"/>
                <w:sz w:val="18"/>
                <w:szCs w:val="18"/>
                <w:rPrChange w:id="4272" w:author="吴潇" w:date="2014-12-23T08:50:00Z">
                  <w:rPr>
                    <w:rFonts w:eastAsia="黑体"/>
                  </w:rPr>
                </w:rPrChange>
              </w:rPr>
            </w:pPr>
            <w:r>
              <w:rPr>
                <w:rFonts w:hint="eastAsia"/>
                <w:sz w:val="18"/>
                <w:szCs w:val="18"/>
                <w:rPrChange w:id="4273" w:author="吴潇" w:date="2014-12-23T08:50:00Z">
                  <w:rPr>
                    <w:rFonts w:hint="eastAsia"/>
                  </w:rPr>
                </w:rPrChange>
              </w:rPr>
              <w:t>渠道类型为语音支付时使用</w:t>
            </w:r>
          </w:p>
        </w:tc>
      </w:tr>
    </w:tbl>
    <w:p>
      <w:pPr>
        <w:numPr>
          <w:ilvl w:val="0"/>
          <w:numId w:val="0"/>
        </w:numPr>
        <w:rPr>
          <w:sz w:val="18"/>
          <w:szCs w:val="18"/>
          <w:rPrChange w:id="4274" w:author="吴潇" w:date="2014-12-23T08:50:00Z">
            <w:rPr/>
          </w:rPrChange>
        </w:rPr>
      </w:pPr>
    </w:p>
    <w:p>
      <w:pPr>
        <w:numPr>
          <w:ilvl w:val="0"/>
          <w:numId w:val="0"/>
        </w:numPr>
        <w:rPr>
          <w:sz w:val="18"/>
          <w:szCs w:val="18"/>
          <w:rPrChange w:id="4275" w:author="吴潇" w:date="2014-12-23T08:50:00Z">
            <w:rPr/>
          </w:rPrChange>
        </w:rPr>
      </w:pPr>
      <w:r>
        <w:rPr>
          <w:rFonts w:hint="eastAsia"/>
          <w:sz w:val="18"/>
          <w:szCs w:val="18"/>
          <w:rPrChange w:id="4276" w:author="吴潇" w:date="2014-12-23T08:50:00Z">
            <w:rPr>
              <w:rFonts w:hint="eastAsia"/>
            </w:rPr>
          </w:rPrChange>
        </w:rPr>
        <w:t>注</w:t>
      </w:r>
      <w:del w:id="4277" w:author="吴潇" w:date="2014-12-19T15:30:00Z">
        <w:r>
          <w:rPr>
            <w:sz w:val="18"/>
            <w:szCs w:val="18"/>
            <w:rPrChange w:id="4278" w:author="吴潇" w:date="2014-12-23T08:50:00Z">
              <w:rPr/>
            </w:rPrChange>
          </w:rPr>
          <w:delText>9</w:delText>
        </w:r>
      </w:del>
      <w:ins w:id="4279" w:author="吴潇" w:date="2014-12-19T15:30:00Z">
        <w:r>
          <w:rPr>
            <w:sz w:val="18"/>
            <w:szCs w:val="18"/>
            <w:rPrChange w:id="4280" w:author="吴潇" w:date="2014-12-23T08:50:00Z">
              <w:rPr/>
            </w:rPrChange>
          </w:rPr>
          <w:t>8</w:t>
        </w:r>
      </w:ins>
      <w:r>
        <w:rPr>
          <w:rFonts w:hint="eastAsia"/>
          <w:sz w:val="18"/>
          <w:szCs w:val="18"/>
          <w:rPrChange w:id="4281" w:author="吴潇" w:date="2014-12-23T08:50:00Z">
            <w:rPr>
              <w:rFonts w:hint="eastAsia"/>
            </w:rPr>
          </w:rPrChange>
        </w:rPr>
        <w:t>：</w:t>
      </w:r>
    </w:p>
    <w:p>
      <w:pPr>
        <w:numPr>
          <w:ilvl w:val="0"/>
          <w:numId w:val="0"/>
        </w:numPr>
        <w:rPr>
          <w:sz w:val="18"/>
          <w:szCs w:val="18"/>
          <w:rPrChange w:id="4282" w:author="吴潇" w:date="2014-12-23T08:50:00Z">
            <w:rPr/>
          </w:rPrChange>
        </w:rPr>
      </w:pPr>
      <w:r>
        <w:rPr>
          <w:rFonts w:hint="eastAsia"/>
          <w:sz w:val="18"/>
          <w:szCs w:val="18"/>
          <w:rPrChange w:id="4283" w:author="吴潇" w:date="2014-12-23T08:50:00Z">
            <w:rPr>
              <w:rFonts w:hint="eastAsia"/>
            </w:rPr>
          </w:rPrChange>
        </w:rPr>
        <w:t>分期付款信息域（</w:t>
      </w:r>
      <w:r>
        <w:rPr>
          <w:sz w:val="18"/>
          <w:szCs w:val="18"/>
          <w:rPrChange w:id="4284" w:author="吴潇" w:date="2014-12-23T08:50:00Z">
            <w:rPr/>
          </w:rPrChange>
        </w:rPr>
        <w:t>instalTransInfo</w:t>
      </w:r>
      <w:r>
        <w:rPr>
          <w:rFonts w:hint="eastAsia"/>
          <w:sz w:val="18"/>
          <w:szCs w:val="18"/>
          <w:rPrChange w:id="4285" w:author="吴潇" w:date="2014-12-23T08:50:00Z">
            <w:rPr>
              <w:rFonts w:hint="eastAsia"/>
            </w:rPr>
          </w:rPrChange>
        </w:rPr>
        <w:t>）数据元相关子域说明：</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4286" w:author="吴潇" w:date="2014-12-23T08:50:00Z">
          <w:tblPr>
            <w:tblStyle w:val="55"/>
            <w:tblW w:w="11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817"/>
        <w:gridCol w:w="2120"/>
        <w:gridCol w:w="2106"/>
        <w:gridCol w:w="1735"/>
        <w:gridCol w:w="2793"/>
        <w:tblGridChange w:id="4287">
          <w:tblGrid>
            <w:gridCol w:w="1871"/>
            <w:gridCol w:w="1871"/>
            <w:gridCol w:w="2106"/>
            <w:gridCol w:w="2200"/>
            <w:gridCol w:w="3394"/>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288" w:author="吴潇" w:date="2014-12-23T08:50: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289" w:author="吴潇" w:date="2014-12-23T08:50:00Z">
              <w:tcPr>
                <w:tcW w:w="1871" w:type="dxa"/>
                <w:vAlign w:val="top"/>
              </w:tcPr>
            </w:tcPrChange>
          </w:tcPr>
          <w:p>
            <w:pPr>
              <w:numPr>
                <w:ilvl w:val="0"/>
                <w:numId w:val="0"/>
              </w:numPr>
              <w:jc w:val="center"/>
              <w:rPr>
                <w:ins w:id="4290" w:author="吴潇" w:date="2014-12-23T08:50:00Z"/>
                <w:sz w:val="18"/>
                <w:szCs w:val="18"/>
                <w:rPrChange w:id="4291" w:author="吴潇" w:date="2014-12-23T08:50:00Z">
                  <w:rPr/>
                </w:rPrChange>
              </w:rPr>
            </w:pPr>
            <w:ins w:id="4292" w:author="吴潇" w:date="2014-12-23T08:50:00Z">
              <w:r>
                <w:rPr>
                  <w:rFonts w:hint="eastAsia"/>
                  <w:sz w:val="18"/>
                  <w:szCs w:val="18"/>
                  <w:rPrChange w:id="4293" w:author="吴潇" w:date="2014-12-23T08:50:00Z">
                    <w:rPr>
                      <w:rFonts w:hint="eastAsia"/>
                    </w:rPr>
                  </w:rPrChange>
                </w:rPr>
                <w:t>序号</w:t>
              </w:r>
            </w:ins>
          </w:p>
        </w:tc>
        <w:tc>
          <w:tcPr>
            <w:tcW w:w="2120" w:type="dxa"/>
            <w:vAlign w:val="top"/>
            <w:tcPrChange w:id="4294" w:author="吴潇" w:date="2014-12-23T08:50:00Z">
              <w:tcPr>
                <w:tcW w:w="1871" w:type="dxa"/>
                <w:vAlign w:val="top"/>
              </w:tcPr>
            </w:tcPrChange>
          </w:tcPr>
          <w:p>
            <w:pPr>
              <w:numPr>
                <w:ilvl w:val="0"/>
                <w:numId w:val="0"/>
              </w:numPr>
              <w:jc w:val="center"/>
              <w:rPr>
                <w:sz w:val="18"/>
                <w:szCs w:val="18"/>
                <w:rPrChange w:id="4295" w:author="吴潇" w:date="2014-12-23T08:50:00Z">
                  <w:rPr/>
                </w:rPrChange>
              </w:rPr>
            </w:pPr>
            <w:r>
              <w:rPr>
                <w:rFonts w:hint="eastAsia"/>
                <w:sz w:val="18"/>
                <w:szCs w:val="18"/>
                <w:rPrChange w:id="4296" w:author="吴潇" w:date="2014-12-23T08:50:00Z">
                  <w:rPr>
                    <w:rFonts w:hint="eastAsia"/>
                  </w:rPr>
                </w:rPrChange>
              </w:rPr>
              <w:t>子域名</w:t>
            </w:r>
          </w:p>
        </w:tc>
        <w:tc>
          <w:tcPr>
            <w:tcW w:w="2106" w:type="dxa"/>
            <w:vAlign w:val="top"/>
            <w:tcPrChange w:id="4297" w:author="吴潇" w:date="2014-12-23T08:50:00Z">
              <w:tcPr>
                <w:tcW w:w="2106" w:type="dxa"/>
                <w:vAlign w:val="top"/>
              </w:tcPr>
            </w:tcPrChange>
          </w:tcPr>
          <w:p>
            <w:pPr>
              <w:numPr>
                <w:ilvl w:val="0"/>
                <w:numId w:val="0"/>
              </w:numPr>
              <w:jc w:val="center"/>
              <w:rPr>
                <w:sz w:val="18"/>
                <w:szCs w:val="18"/>
                <w:rPrChange w:id="4298" w:author="吴潇" w:date="2014-12-23T08:50:00Z">
                  <w:rPr/>
                </w:rPrChange>
              </w:rPr>
            </w:pPr>
            <w:r>
              <w:rPr>
                <w:rFonts w:hint="eastAsia"/>
                <w:sz w:val="18"/>
                <w:szCs w:val="18"/>
                <w:rPrChange w:id="4299" w:author="吴潇" w:date="2014-12-23T08:50:00Z">
                  <w:rPr>
                    <w:rFonts w:hint="eastAsia"/>
                  </w:rPr>
                </w:rPrChange>
              </w:rPr>
              <w:t>标</w:t>
            </w:r>
            <w:r>
              <w:rPr>
                <w:sz w:val="18"/>
                <w:szCs w:val="18"/>
                <w:rPrChange w:id="4300" w:author="吴潇" w:date="2014-12-23T08:50:00Z">
                  <w:rPr/>
                </w:rPrChange>
              </w:rPr>
              <w:t xml:space="preserve">  </w:t>
            </w:r>
            <w:r>
              <w:rPr>
                <w:rFonts w:hint="eastAsia"/>
                <w:sz w:val="18"/>
                <w:szCs w:val="18"/>
                <w:rPrChange w:id="4301" w:author="吴潇" w:date="2014-12-23T08:50:00Z">
                  <w:rPr>
                    <w:rFonts w:hint="eastAsia"/>
                  </w:rPr>
                </w:rPrChange>
              </w:rPr>
              <w:t>识</w:t>
            </w:r>
          </w:p>
        </w:tc>
        <w:tc>
          <w:tcPr>
            <w:tcW w:w="1735" w:type="dxa"/>
            <w:vAlign w:val="top"/>
            <w:tcPrChange w:id="4302" w:author="吴潇" w:date="2014-12-23T08:50:00Z">
              <w:tcPr>
                <w:tcW w:w="2200" w:type="dxa"/>
                <w:vAlign w:val="top"/>
              </w:tcPr>
            </w:tcPrChange>
          </w:tcPr>
          <w:p>
            <w:pPr>
              <w:numPr>
                <w:ilvl w:val="0"/>
                <w:numId w:val="0"/>
              </w:numPr>
              <w:jc w:val="center"/>
              <w:rPr>
                <w:sz w:val="18"/>
                <w:szCs w:val="18"/>
                <w:rPrChange w:id="4303" w:author="吴潇" w:date="2014-12-23T08:50:00Z">
                  <w:rPr/>
                </w:rPrChange>
              </w:rPr>
            </w:pPr>
            <w:r>
              <w:rPr>
                <w:rFonts w:hint="eastAsia"/>
                <w:sz w:val="18"/>
                <w:szCs w:val="18"/>
                <w:rPrChange w:id="4304" w:author="吴潇" w:date="2014-12-23T08:50:00Z">
                  <w:rPr>
                    <w:rFonts w:hint="eastAsia"/>
                  </w:rPr>
                </w:rPrChange>
              </w:rPr>
              <w:t>子域格式</w:t>
            </w:r>
          </w:p>
        </w:tc>
        <w:tc>
          <w:tcPr>
            <w:tcW w:w="2793" w:type="dxa"/>
            <w:vAlign w:val="top"/>
            <w:tcPrChange w:id="4305" w:author="吴潇" w:date="2014-12-23T08:50:00Z">
              <w:tcPr>
                <w:tcW w:w="3394" w:type="dxa"/>
                <w:vAlign w:val="top"/>
              </w:tcPr>
            </w:tcPrChange>
          </w:tcPr>
          <w:p>
            <w:pPr>
              <w:numPr>
                <w:ilvl w:val="0"/>
                <w:numId w:val="0"/>
              </w:numPr>
              <w:jc w:val="center"/>
              <w:rPr>
                <w:sz w:val="18"/>
                <w:szCs w:val="18"/>
                <w:rPrChange w:id="4306" w:author="吴潇" w:date="2014-12-23T08:50:00Z">
                  <w:rPr/>
                </w:rPrChange>
              </w:rPr>
            </w:pPr>
            <w:r>
              <w:rPr>
                <w:rFonts w:hint="eastAsia"/>
                <w:sz w:val="18"/>
                <w:szCs w:val="18"/>
                <w:rPrChange w:id="4307" w:author="吴潇" w:date="2014-12-23T08:50:00Z">
                  <w:rPr>
                    <w:rFonts w:hint="eastAsia"/>
                  </w:rPr>
                </w:rPrChange>
              </w:rPr>
              <w:t>说</w:t>
            </w:r>
            <w:r>
              <w:rPr>
                <w:sz w:val="18"/>
                <w:szCs w:val="18"/>
                <w:rPrChange w:id="4308" w:author="吴潇" w:date="2014-12-23T08:50:00Z">
                  <w:rPr/>
                </w:rPrChange>
              </w:rPr>
              <w:t xml:space="preserve">  </w:t>
            </w:r>
            <w:r>
              <w:rPr>
                <w:rFonts w:hint="eastAsia"/>
                <w:sz w:val="18"/>
                <w:szCs w:val="18"/>
                <w:rPrChange w:id="4309" w:author="吴潇" w:date="2014-12-23T08:50:00Z">
                  <w:rPr>
                    <w:rFonts w:hint="eastAsia"/>
                  </w:rPr>
                </w:rPrChange>
              </w:rPr>
              <w:t>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Change w:id="4310" w:author="吴潇" w:date="2014-12-23T08:50: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c>
          <w:tcPr>
            <w:tcW w:w="817" w:type="dxa"/>
            <w:vAlign w:val="top"/>
            <w:tcPrChange w:id="4311" w:author="吴潇" w:date="2014-12-23T08:50:00Z">
              <w:tcPr>
                <w:tcW w:w="1871" w:type="dxa"/>
                <w:vAlign w:val="top"/>
              </w:tcPr>
            </w:tcPrChange>
          </w:tcPr>
          <w:p>
            <w:pPr>
              <w:pStyle w:val="120"/>
              <w:numPr>
                <w:ilvl w:val="0"/>
                <w:numId w:val="33"/>
              </w:numPr>
              <w:tabs>
                <w:tab w:val="left" w:pos="360"/>
              </w:tabs>
              <w:ind w:firstLineChars="0"/>
              <w:jc w:val="center"/>
              <w:rPr>
                <w:ins w:id="4313" w:author="吴潇" w:date="2014-12-23T08:50:00Z"/>
                <w:sz w:val="18"/>
                <w:szCs w:val="18"/>
                <w:rPrChange w:id="4314" w:author="吴潇" w:date="2014-12-23T08:50:00Z">
                  <w:rPr/>
                </w:rPrChange>
              </w:rPr>
              <w:pPrChange w:id="4312" w:author="吴潇" w:date="2014-12-23T08:50:00Z">
                <w:pPr>
                  <w:numPr>
                    <w:ilvl w:val="0"/>
                    <w:numId w:val="0"/>
                  </w:numPr>
                  <w:tabs>
                    <w:tab w:val="clear" w:pos="360"/>
                    <w:tab w:val="clear" w:pos="784"/>
                  </w:tabs>
                  <w:jc w:val="center"/>
                </w:pPr>
              </w:pPrChange>
            </w:pPr>
          </w:p>
        </w:tc>
        <w:tc>
          <w:tcPr>
            <w:tcW w:w="2120" w:type="dxa"/>
            <w:vAlign w:val="top"/>
            <w:tcPrChange w:id="4315" w:author="吴潇" w:date="2014-12-23T08:50:00Z">
              <w:tcPr>
                <w:tcW w:w="1871" w:type="dxa"/>
                <w:vAlign w:val="top"/>
              </w:tcPr>
            </w:tcPrChange>
          </w:tcPr>
          <w:p>
            <w:pPr>
              <w:numPr>
                <w:ilvl w:val="0"/>
                <w:numId w:val="0"/>
              </w:numPr>
              <w:jc w:val="center"/>
              <w:outlineLvl w:val="4"/>
              <w:rPr>
                <w:rFonts w:eastAsia="宋体"/>
                <w:sz w:val="18"/>
                <w:szCs w:val="18"/>
                <w:rPrChange w:id="4316" w:author="吴潇" w:date="2014-12-23T08:50:00Z">
                  <w:rPr>
                    <w:rFonts w:eastAsia="黑体"/>
                  </w:rPr>
                </w:rPrChange>
              </w:rPr>
            </w:pPr>
            <w:del w:id="4317" w:author="吴潇" w:date="2014-12-23T08:50:00Z">
              <w:r>
                <w:rPr>
                  <w:rFonts w:hint="eastAsia"/>
                  <w:sz w:val="18"/>
                  <w:szCs w:val="18"/>
                  <w:rPrChange w:id="4318" w:author="吴潇" w:date="2014-12-23T08:50:00Z">
                    <w:rPr>
                      <w:rFonts w:hint="eastAsia"/>
                    </w:rPr>
                  </w:rPrChange>
                </w:rPr>
                <w:delText>子域</w:delText>
              </w:r>
            </w:del>
            <w:del w:id="4319" w:author="吴潇" w:date="2014-12-23T08:50:00Z">
              <w:r>
                <w:rPr>
                  <w:sz w:val="18"/>
                  <w:szCs w:val="18"/>
                  <w:rPrChange w:id="4320" w:author="吴潇" w:date="2014-12-23T08:50:00Z">
                    <w:rPr/>
                  </w:rPrChange>
                </w:rPr>
                <w:delText>1</w:delText>
              </w:r>
            </w:del>
            <w:del w:id="4321" w:author="吴潇" w:date="2014-12-23T08:50:00Z">
              <w:r>
                <w:rPr>
                  <w:rFonts w:hint="eastAsia"/>
                  <w:sz w:val="18"/>
                  <w:szCs w:val="18"/>
                  <w:rPrChange w:id="4322" w:author="吴潇" w:date="2014-12-23T08:50:00Z">
                    <w:rPr>
                      <w:rFonts w:hint="eastAsia"/>
                    </w:rPr>
                  </w:rPrChange>
                </w:rPr>
                <w:delText>：</w:delText>
              </w:r>
            </w:del>
            <w:r>
              <w:rPr>
                <w:rFonts w:hint="eastAsia"/>
                <w:sz w:val="18"/>
                <w:szCs w:val="18"/>
                <w:rPrChange w:id="4323" w:author="吴潇" w:date="2014-12-23T08:50:00Z">
                  <w:rPr>
                    <w:rFonts w:hint="eastAsia"/>
                  </w:rPr>
                </w:rPrChange>
              </w:rPr>
              <w:t>分期付款期数</w:t>
            </w:r>
          </w:p>
        </w:tc>
        <w:tc>
          <w:tcPr>
            <w:tcW w:w="2106" w:type="dxa"/>
            <w:vAlign w:val="top"/>
            <w:tcPrChange w:id="4324" w:author="吴潇" w:date="2014-12-23T08:50:00Z">
              <w:tcPr>
                <w:tcW w:w="2106" w:type="dxa"/>
                <w:vAlign w:val="top"/>
              </w:tcPr>
            </w:tcPrChange>
          </w:tcPr>
          <w:p>
            <w:pPr>
              <w:numPr>
                <w:ilvl w:val="0"/>
                <w:numId w:val="0"/>
              </w:numPr>
              <w:jc w:val="center"/>
              <w:outlineLvl w:val="4"/>
              <w:rPr>
                <w:rFonts w:eastAsia="宋体"/>
                <w:sz w:val="18"/>
                <w:szCs w:val="18"/>
                <w:rPrChange w:id="4325" w:author="吴潇" w:date="2014-12-23T08:50:00Z">
                  <w:rPr>
                    <w:rFonts w:eastAsia="黑体"/>
                  </w:rPr>
                </w:rPrChange>
              </w:rPr>
            </w:pPr>
            <w:r>
              <w:rPr>
                <w:sz w:val="18"/>
                <w:szCs w:val="18"/>
                <w:rPrChange w:id="4326" w:author="吴潇" w:date="2014-12-23T08:50:00Z">
                  <w:rPr/>
                </w:rPrChange>
              </w:rPr>
              <w:t>numberOfInstallments</w:t>
            </w:r>
          </w:p>
        </w:tc>
        <w:tc>
          <w:tcPr>
            <w:tcW w:w="1735" w:type="dxa"/>
            <w:vAlign w:val="top"/>
            <w:tcPrChange w:id="4327" w:author="吴潇" w:date="2014-12-23T08:50:00Z">
              <w:tcPr>
                <w:tcW w:w="2200" w:type="dxa"/>
                <w:vAlign w:val="top"/>
              </w:tcPr>
            </w:tcPrChange>
          </w:tcPr>
          <w:p>
            <w:pPr>
              <w:numPr>
                <w:ilvl w:val="0"/>
                <w:numId w:val="0"/>
              </w:numPr>
              <w:jc w:val="center"/>
              <w:outlineLvl w:val="4"/>
              <w:rPr>
                <w:rFonts w:eastAsia="宋体"/>
                <w:sz w:val="18"/>
                <w:szCs w:val="18"/>
                <w:rPrChange w:id="4328" w:author="吴潇" w:date="2014-12-23T08:50:00Z">
                  <w:rPr>
                    <w:rFonts w:eastAsia="黑体"/>
                  </w:rPr>
                </w:rPrChange>
              </w:rPr>
            </w:pPr>
            <w:r>
              <w:rPr>
                <w:sz w:val="18"/>
                <w:szCs w:val="18"/>
                <w:rPrChange w:id="4329" w:author="吴潇" w:date="2014-12-23T08:50:00Z">
                  <w:rPr/>
                </w:rPrChange>
              </w:rPr>
              <w:t>N2</w:t>
            </w:r>
          </w:p>
        </w:tc>
        <w:tc>
          <w:tcPr>
            <w:tcW w:w="2793" w:type="dxa"/>
            <w:vAlign w:val="top"/>
            <w:tcPrChange w:id="4330" w:author="吴潇" w:date="2014-12-23T08:50:00Z">
              <w:tcPr>
                <w:tcW w:w="3394" w:type="dxa"/>
                <w:vAlign w:val="top"/>
              </w:tcPr>
            </w:tcPrChange>
          </w:tcPr>
          <w:p>
            <w:pPr>
              <w:numPr>
                <w:ilvl w:val="0"/>
                <w:numId w:val="0"/>
              </w:numPr>
              <w:outlineLvl w:val="4"/>
              <w:rPr>
                <w:rFonts w:eastAsia="宋体"/>
                <w:sz w:val="18"/>
                <w:szCs w:val="18"/>
                <w:rPrChange w:id="4331" w:author="吴潇" w:date="2014-12-23T08:50:00Z">
                  <w:rPr>
                    <w:rFonts w:eastAsia="黑体"/>
                  </w:rPr>
                </w:rPrChange>
              </w:rPr>
            </w:pPr>
            <w:r>
              <w:rPr>
                <w:rFonts w:hint="eastAsia"/>
                <w:sz w:val="18"/>
                <w:szCs w:val="18"/>
                <w:rPrChange w:id="4332" w:author="吴潇" w:date="2014-12-23T08:50:00Z">
                  <w:rPr>
                    <w:rFonts w:hint="eastAsia"/>
                  </w:rPr>
                </w:rPrChange>
              </w:rPr>
              <w:t>分期付款期数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333" w:author="吴潇" w:date="2014-12-23T08:50: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c>
          <w:tcPr>
            <w:tcW w:w="817" w:type="dxa"/>
            <w:vAlign w:val="top"/>
            <w:tcPrChange w:id="4334" w:author="吴潇" w:date="2014-12-23T08:50:00Z">
              <w:tcPr>
                <w:tcW w:w="1871" w:type="dxa"/>
                <w:vAlign w:val="top"/>
              </w:tcPr>
            </w:tcPrChange>
          </w:tcPr>
          <w:p>
            <w:pPr>
              <w:pStyle w:val="120"/>
              <w:numPr>
                <w:ilvl w:val="0"/>
                <w:numId w:val="33"/>
              </w:numPr>
              <w:tabs>
                <w:tab w:val="left" w:pos="360"/>
              </w:tabs>
              <w:ind w:firstLineChars="0"/>
              <w:jc w:val="center"/>
              <w:rPr>
                <w:ins w:id="4336" w:author="吴潇" w:date="2014-12-23T08:50:00Z"/>
                <w:sz w:val="18"/>
                <w:szCs w:val="18"/>
                <w:rPrChange w:id="4337" w:author="吴潇" w:date="2014-12-23T08:50:00Z">
                  <w:rPr/>
                </w:rPrChange>
              </w:rPr>
              <w:pPrChange w:id="4335" w:author="吴潇" w:date="2014-12-23T08:50:00Z">
                <w:pPr>
                  <w:numPr>
                    <w:ilvl w:val="0"/>
                    <w:numId w:val="0"/>
                  </w:numPr>
                  <w:tabs>
                    <w:tab w:val="clear" w:pos="360"/>
                    <w:tab w:val="clear" w:pos="784"/>
                  </w:tabs>
                  <w:jc w:val="center"/>
                </w:pPr>
              </w:pPrChange>
            </w:pPr>
          </w:p>
        </w:tc>
        <w:tc>
          <w:tcPr>
            <w:tcW w:w="2120" w:type="dxa"/>
            <w:vAlign w:val="top"/>
            <w:tcPrChange w:id="4338" w:author="吴潇" w:date="2014-12-23T08:50:00Z">
              <w:tcPr>
                <w:tcW w:w="1871" w:type="dxa"/>
                <w:vAlign w:val="top"/>
              </w:tcPr>
            </w:tcPrChange>
          </w:tcPr>
          <w:p>
            <w:pPr>
              <w:numPr>
                <w:ilvl w:val="0"/>
                <w:numId w:val="0"/>
              </w:numPr>
              <w:jc w:val="center"/>
              <w:outlineLvl w:val="4"/>
              <w:rPr>
                <w:rFonts w:eastAsia="宋体"/>
                <w:sz w:val="18"/>
                <w:szCs w:val="18"/>
                <w:rPrChange w:id="4339" w:author="吴潇" w:date="2014-12-23T08:50:00Z">
                  <w:rPr>
                    <w:rFonts w:eastAsia="黑体"/>
                  </w:rPr>
                </w:rPrChange>
              </w:rPr>
            </w:pPr>
            <w:del w:id="4340" w:author="吴潇" w:date="2014-12-23T08:50:00Z">
              <w:r>
                <w:rPr>
                  <w:rFonts w:hint="eastAsia"/>
                  <w:sz w:val="18"/>
                  <w:szCs w:val="18"/>
                  <w:rPrChange w:id="4341" w:author="吴潇" w:date="2014-12-23T08:50:00Z">
                    <w:rPr>
                      <w:rFonts w:hint="eastAsia"/>
                    </w:rPr>
                  </w:rPrChange>
                </w:rPr>
                <w:delText>子域</w:delText>
              </w:r>
            </w:del>
            <w:del w:id="4342" w:author="吴潇" w:date="2014-12-23T08:50:00Z">
              <w:r>
                <w:rPr>
                  <w:sz w:val="18"/>
                  <w:szCs w:val="18"/>
                  <w:rPrChange w:id="4343" w:author="吴潇" w:date="2014-12-23T08:50:00Z">
                    <w:rPr/>
                  </w:rPrChange>
                </w:rPr>
                <w:delText>2</w:delText>
              </w:r>
            </w:del>
            <w:del w:id="4344" w:author="吴潇" w:date="2014-12-23T08:50:00Z">
              <w:r>
                <w:rPr>
                  <w:rFonts w:hint="eastAsia"/>
                  <w:sz w:val="18"/>
                  <w:szCs w:val="18"/>
                  <w:rPrChange w:id="4345" w:author="吴潇" w:date="2014-12-23T08:50:00Z">
                    <w:rPr>
                      <w:rFonts w:hint="eastAsia"/>
                    </w:rPr>
                  </w:rPrChange>
                </w:rPr>
                <w:delText>：</w:delText>
              </w:r>
            </w:del>
            <w:del w:id="4346" w:author="吴潇" w:date="2014-12-23T08:50:00Z">
              <w:r>
                <w:rPr>
                  <w:sz w:val="18"/>
                  <w:szCs w:val="18"/>
                  <w:rPrChange w:id="4347" w:author="吴潇" w:date="2014-12-23T08:50:00Z">
                    <w:rPr/>
                  </w:rPrChange>
                </w:rPr>
                <w:delText xml:space="preserve"> </w:delText>
              </w:r>
            </w:del>
            <w:r>
              <w:rPr>
                <w:rFonts w:hint="eastAsia"/>
                <w:sz w:val="18"/>
                <w:szCs w:val="18"/>
                <w:rPrChange w:id="4348" w:author="吴潇" w:date="2014-12-23T08:50:00Z">
                  <w:rPr>
                    <w:rFonts w:hint="eastAsia"/>
                  </w:rPr>
                </w:rPrChange>
              </w:rPr>
              <w:t>分期付款手续费率</w:t>
            </w:r>
          </w:p>
        </w:tc>
        <w:tc>
          <w:tcPr>
            <w:tcW w:w="2106" w:type="dxa"/>
            <w:vAlign w:val="top"/>
            <w:tcPrChange w:id="4349" w:author="吴潇" w:date="2014-12-23T08:50:00Z">
              <w:tcPr>
                <w:tcW w:w="2106" w:type="dxa"/>
                <w:vAlign w:val="top"/>
              </w:tcPr>
            </w:tcPrChange>
          </w:tcPr>
          <w:p>
            <w:pPr>
              <w:numPr>
                <w:ilvl w:val="0"/>
                <w:numId w:val="0"/>
              </w:numPr>
              <w:jc w:val="center"/>
              <w:outlineLvl w:val="4"/>
              <w:rPr>
                <w:rFonts w:eastAsia="宋体"/>
                <w:sz w:val="18"/>
                <w:szCs w:val="18"/>
                <w:rPrChange w:id="4350" w:author="吴潇" w:date="2014-12-23T08:50:00Z">
                  <w:rPr>
                    <w:rFonts w:eastAsia="黑体"/>
                  </w:rPr>
                </w:rPrChange>
              </w:rPr>
            </w:pPr>
            <w:r>
              <w:rPr>
                <w:sz w:val="18"/>
                <w:szCs w:val="18"/>
                <w:rPrChange w:id="4351" w:author="吴潇" w:date="2014-12-23T08:50:00Z">
                  <w:rPr/>
                </w:rPrChange>
              </w:rPr>
              <w:t>instalRate</w:t>
            </w:r>
            <w:r>
              <w:rPr>
                <w:sz w:val="18"/>
                <w:szCs w:val="18"/>
                <w:rPrChange w:id="4352" w:author="吴潇" w:date="2014-12-23T08:50:00Z">
                  <w:rPr/>
                </w:rPrChange>
              </w:rPr>
              <w:tab/>
            </w:r>
          </w:p>
        </w:tc>
        <w:tc>
          <w:tcPr>
            <w:tcW w:w="1735" w:type="dxa"/>
            <w:vAlign w:val="top"/>
            <w:tcPrChange w:id="4353" w:author="吴潇" w:date="2014-12-23T08:50:00Z">
              <w:tcPr>
                <w:tcW w:w="2200" w:type="dxa"/>
                <w:vAlign w:val="top"/>
              </w:tcPr>
            </w:tcPrChange>
          </w:tcPr>
          <w:p>
            <w:pPr>
              <w:numPr>
                <w:ilvl w:val="0"/>
                <w:numId w:val="0"/>
              </w:numPr>
              <w:jc w:val="center"/>
              <w:outlineLvl w:val="4"/>
              <w:rPr>
                <w:rFonts w:eastAsia="宋体"/>
                <w:sz w:val="18"/>
                <w:szCs w:val="18"/>
                <w:rPrChange w:id="4354" w:author="吴潇" w:date="2014-12-23T08:50:00Z">
                  <w:rPr>
                    <w:rFonts w:eastAsia="黑体"/>
                  </w:rPr>
                </w:rPrChange>
              </w:rPr>
            </w:pPr>
            <w:r>
              <w:rPr>
                <w:sz w:val="18"/>
                <w:szCs w:val="18"/>
                <w:rPrChange w:id="4355" w:author="吴潇" w:date="2014-12-23T08:50:00Z">
                  <w:rPr/>
                </w:rPrChange>
              </w:rPr>
              <w:t>N6</w:t>
            </w:r>
          </w:p>
        </w:tc>
        <w:tc>
          <w:tcPr>
            <w:tcW w:w="2793" w:type="dxa"/>
            <w:vAlign w:val="top"/>
            <w:tcPrChange w:id="4356" w:author="吴潇" w:date="2014-12-23T08:50:00Z">
              <w:tcPr>
                <w:tcW w:w="3394" w:type="dxa"/>
                <w:vAlign w:val="top"/>
              </w:tcPr>
            </w:tcPrChange>
          </w:tcPr>
          <w:p>
            <w:pPr>
              <w:numPr>
                <w:ilvl w:val="0"/>
                <w:numId w:val="0"/>
              </w:numPr>
              <w:outlineLvl w:val="4"/>
              <w:rPr>
                <w:rFonts w:eastAsia="宋体"/>
                <w:sz w:val="18"/>
                <w:szCs w:val="18"/>
                <w:rPrChange w:id="4357" w:author="吴潇" w:date="2014-12-23T08:50:00Z">
                  <w:rPr>
                    <w:rFonts w:eastAsia="黑体"/>
                  </w:rPr>
                </w:rPrChange>
              </w:rPr>
            </w:pPr>
            <w:r>
              <w:rPr>
                <w:rFonts w:hint="eastAsia"/>
                <w:sz w:val="18"/>
                <w:szCs w:val="18"/>
                <w:rPrChange w:id="4358" w:author="吴潇" w:date="2014-12-23T08:50:00Z">
                  <w:rPr>
                    <w:rFonts w:hint="eastAsia"/>
                  </w:rPr>
                </w:rPrChange>
              </w:rPr>
              <w:t>仅在商户与发卡机构存在个性化分期全手续费协定的情况下进行填写，对于适用发卡机构提供的标准分期全手续费率的交易，该域为空。</w:t>
            </w:r>
          </w:p>
          <w:p>
            <w:pPr>
              <w:numPr>
                <w:ilvl w:val="0"/>
                <w:numId w:val="0"/>
              </w:numPr>
              <w:rPr>
                <w:sz w:val="18"/>
                <w:szCs w:val="18"/>
                <w:rPrChange w:id="4359" w:author="吴潇" w:date="2014-12-23T08:50:00Z">
                  <w:rPr/>
                </w:rPrChange>
              </w:rPr>
            </w:pPr>
            <w:r>
              <w:rPr>
                <w:rFonts w:hint="eastAsia"/>
                <w:sz w:val="18"/>
                <w:szCs w:val="18"/>
                <w:rPrChange w:id="4360" w:author="吴潇" w:date="2014-12-23T08:50:00Z">
                  <w:rPr>
                    <w:rFonts w:hint="eastAsia"/>
                  </w:rPr>
                </w:rPrChange>
              </w:rPr>
              <w:t>该字段取值为：分期付款手续费率</w:t>
            </w:r>
            <w:r>
              <w:rPr>
                <w:sz w:val="18"/>
                <w:szCs w:val="18"/>
                <w:rPrChange w:id="4361" w:author="吴潇" w:date="2014-12-23T08:50:00Z">
                  <w:rPr/>
                </w:rPrChange>
              </w:rPr>
              <w:t>*100000</w:t>
            </w:r>
            <w:r>
              <w:rPr>
                <w:rFonts w:hint="eastAsia"/>
                <w:sz w:val="18"/>
                <w:szCs w:val="18"/>
                <w:rPrChange w:id="4362" w:author="吴潇" w:date="2014-12-23T08:50:00Z">
                  <w:rPr>
                    <w:rFonts w:hint="eastAsia"/>
                  </w:rPr>
                </w:rPrChange>
              </w:rPr>
              <w:t>。例如分期付款手续费率为</w:t>
            </w:r>
            <w:r>
              <w:rPr>
                <w:sz w:val="18"/>
                <w:szCs w:val="18"/>
                <w:rPrChange w:id="4363" w:author="吴潇" w:date="2014-12-23T08:50:00Z">
                  <w:rPr/>
                </w:rPrChange>
              </w:rPr>
              <w:t>4.5%</w:t>
            </w:r>
            <w:r>
              <w:rPr>
                <w:rFonts w:hint="eastAsia"/>
                <w:sz w:val="18"/>
                <w:szCs w:val="18"/>
                <w:rPrChange w:id="4364" w:author="吴潇" w:date="2014-12-23T08:50:00Z">
                  <w:rPr>
                    <w:rFonts w:hint="eastAsia"/>
                  </w:rPr>
                </w:rPrChange>
              </w:rPr>
              <w:t>，则该域取之为</w:t>
            </w:r>
            <w:r>
              <w:rPr>
                <w:sz w:val="18"/>
                <w:szCs w:val="18"/>
                <w:rPrChange w:id="4365" w:author="吴潇" w:date="2014-12-23T08:50:00Z">
                  <w:rPr/>
                </w:rPrChange>
              </w:rPr>
              <w:t>004500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366" w:author="吴潇" w:date="2014-12-23T08:50: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blPrExChange>
        </w:tblPrEx>
        <w:tc>
          <w:tcPr>
            <w:tcW w:w="817" w:type="dxa"/>
            <w:vAlign w:val="top"/>
            <w:tcPrChange w:id="4367" w:author="吴潇" w:date="2014-12-23T08:50:00Z">
              <w:tcPr>
                <w:tcW w:w="1871" w:type="dxa"/>
                <w:vAlign w:val="top"/>
              </w:tcPr>
            </w:tcPrChange>
          </w:tcPr>
          <w:p>
            <w:pPr>
              <w:pStyle w:val="120"/>
              <w:numPr>
                <w:ilvl w:val="0"/>
                <w:numId w:val="33"/>
              </w:numPr>
              <w:tabs>
                <w:tab w:val="left" w:pos="360"/>
              </w:tabs>
              <w:ind w:firstLineChars="0"/>
              <w:jc w:val="center"/>
              <w:rPr>
                <w:ins w:id="4369" w:author="吴潇" w:date="2014-12-23T08:50:00Z"/>
                <w:sz w:val="18"/>
                <w:szCs w:val="18"/>
                <w:rPrChange w:id="4370" w:author="吴潇" w:date="2014-12-23T08:50:00Z">
                  <w:rPr/>
                </w:rPrChange>
              </w:rPr>
              <w:pPrChange w:id="4368" w:author="吴潇" w:date="2014-12-23T08:50:00Z">
                <w:pPr>
                  <w:numPr>
                    <w:ilvl w:val="0"/>
                    <w:numId w:val="0"/>
                  </w:numPr>
                  <w:tabs>
                    <w:tab w:val="clear" w:pos="360"/>
                    <w:tab w:val="clear" w:pos="784"/>
                  </w:tabs>
                  <w:jc w:val="center"/>
                </w:pPr>
              </w:pPrChange>
            </w:pPr>
          </w:p>
        </w:tc>
        <w:tc>
          <w:tcPr>
            <w:tcW w:w="2120" w:type="dxa"/>
            <w:vAlign w:val="top"/>
            <w:tcPrChange w:id="4371" w:author="吴潇" w:date="2014-12-23T08:50:00Z">
              <w:tcPr>
                <w:tcW w:w="1871" w:type="dxa"/>
                <w:vAlign w:val="top"/>
              </w:tcPr>
            </w:tcPrChange>
          </w:tcPr>
          <w:p>
            <w:pPr>
              <w:numPr>
                <w:ilvl w:val="0"/>
                <w:numId w:val="0"/>
              </w:numPr>
              <w:jc w:val="center"/>
              <w:outlineLvl w:val="4"/>
              <w:rPr>
                <w:rFonts w:eastAsia="宋体"/>
                <w:sz w:val="18"/>
                <w:szCs w:val="18"/>
                <w:rPrChange w:id="4372" w:author="吴潇" w:date="2014-12-23T08:50:00Z">
                  <w:rPr>
                    <w:rFonts w:eastAsia="黑体"/>
                  </w:rPr>
                </w:rPrChange>
              </w:rPr>
            </w:pPr>
            <w:del w:id="4373" w:author="吴潇" w:date="2014-12-23T08:50:00Z">
              <w:r>
                <w:rPr>
                  <w:rFonts w:hint="eastAsia"/>
                  <w:sz w:val="18"/>
                  <w:szCs w:val="18"/>
                  <w:rPrChange w:id="4374" w:author="吴潇" w:date="2014-12-23T08:50:00Z">
                    <w:rPr>
                      <w:rFonts w:hint="eastAsia"/>
                    </w:rPr>
                  </w:rPrChange>
                </w:rPr>
                <w:delText>子域</w:delText>
              </w:r>
            </w:del>
            <w:del w:id="4375" w:author="吴潇" w:date="2014-12-23T08:50:00Z">
              <w:r>
                <w:rPr>
                  <w:sz w:val="18"/>
                  <w:szCs w:val="18"/>
                  <w:rPrChange w:id="4376" w:author="吴潇" w:date="2014-12-23T08:50:00Z">
                    <w:rPr/>
                  </w:rPrChange>
                </w:rPr>
                <w:delText>3</w:delText>
              </w:r>
            </w:del>
            <w:del w:id="4377" w:author="吴潇" w:date="2014-12-23T08:50:00Z">
              <w:r>
                <w:rPr>
                  <w:rFonts w:hint="eastAsia"/>
                  <w:sz w:val="18"/>
                  <w:szCs w:val="18"/>
                  <w:rPrChange w:id="4378" w:author="吴潇" w:date="2014-12-23T08:50:00Z">
                    <w:rPr>
                      <w:rFonts w:hint="eastAsia"/>
                    </w:rPr>
                  </w:rPrChange>
                </w:rPr>
                <w:delText>：</w:delText>
              </w:r>
            </w:del>
            <w:del w:id="4379" w:author="吴潇" w:date="2014-12-23T08:50:00Z">
              <w:r>
                <w:rPr>
                  <w:sz w:val="18"/>
                  <w:szCs w:val="18"/>
                  <w:rPrChange w:id="4380" w:author="吴潇" w:date="2014-12-23T08:50:00Z">
                    <w:rPr/>
                  </w:rPrChange>
                </w:rPr>
                <w:delText xml:space="preserve"> </w:delText>
              </w:r>
            </w:del>
            <w:r>
              <w:rPr>
                <w:rFonts w:hint="eastAsia"/>
                <w:sz w:val="18"/>
                <w:szCs w:val="18"/>
                <w:rPrChange w:id="4381" w:author="吴潇" w:date="2014-12-23T08:50:00Z">
                  <w:rPr>
                    <w:rFonts w:hint="eastAsia"/>
                  </w:rPr>
                </w:rPrChange>
              </w:rPr>
              <w:t>商户补贴手续费率</w:t>
            </w:r>
          </w:p>
        </w:tc>
        <w:tc>
          <w:tcPr>
            <w:tcW w:w="2106" w:type="dxa"/>
            <w:vAlign w:val="top"/>
            <w:tcPrChange w:id="4382" w:author="吴潇" w:date="2014-12-23T08:50:00Z">
              <w:tcPr>
                <w:tcW w:w="2106" w:type="dxa"/>
                <w:vAlign w:val="top"/>
              </w:tcPr>
            </w:tcPrChange>
          </w:tcPr>
          <w:p>
            <w:pPr>
              <w:numPr>
                <w:ilvl w:val="0"/>
                <w:numId w:val="0"/>
              </w:numPr>
              <w:jc w:val="center"/>
              <w:outlineLvl w:val="4"/>
              <w:rPr>
                <w:rFonts w:eastAsia="宋体"/>
                <w:sz w:val="18"/>
                <w:szCs w:val="18"/>
                <w:rPrChange w:id="4383" w:author="吴潇" w:date="2014-12-23T08:50:00Z">
                  <w:rPr>
                    <w:rFonts w:eastAsia="黑体"/>
                  </w:rPr>
                </w:rPrChange>
              </w:rPr>
            </w:pPr>
            <w:r>
              <w:rPr>
                <w:sz w:val="18"/>
                <w:szCs w:val="18"/>
                <w:rPrChange w:id="4384" w:author="吴潇" w:date="2014-12-23T08:50:00Z">
                  <w:rPr/>
                </w:rPrChange>
              </w:rPr>
              <w:t xml:space="preserve">mchntFeeSubsidy </w:t>
            </w:r>
          </w:p>
        </w:tc>
        <w:tc>
          <w:tcPr>
            <w:tcW w:w="1735" w:type="dxa"/>
            <w:vAlign w:val="top"/>
            <w:tcPrChange w:id="4385" w:author="吴潇" w:date="2014-12-23T08:50:00Z">
              <w:tcPr>
                <w:tcW w:w="2200" w:type="dxa"/>
                <w:vAlign w:val="top"/>
              </w:tcPr>
            </w:tcPrChange>
          </w:tcPr>
          <w:p>
            <w:pPr>
              <w:numPr>
                <w:ilvl w:val="0"/>
                <w:numId w:val="0"/>
              </w:numPr>
              <w:jc w:val="center"/>
              <w:outlineLvl w:val="4"/>
              <w:rPr>
                <w:rFonts w:eastAsia="宋体"/>
                <w:sz w:val="18"/>
                <w:szCs w:val="18"/>
                <w:rPrChange w:id="4386" w:author="吴潇" w:date="2014-12-23T08:50:00Z">
                  <w:rPr>
                    <w:rFonts w:eastAsia="黑体"/>
                  </w:rPr>
                </w:rPrChange>
              </w:rPr>
            </w:pPr>
            <w:r>
              <w:rPr>
                <w:sz w:val="18"/>
                <w:szCs w:val="18"/>
                <w:rPrChange w:id="4387" w:author="吴潇" w:date="2014-12-23T08:50:00Z">
                  <w:rPr/>
                </w:rPrChange>
              </w:rPr>
              <w:t>N6</w:t>
            </w:r>
          </w:p>
        </w:tc>
        <w:tc>
          <w:tcPr>
            <w:tcW w:w="2793" w:type="dxa"/>
            <w:vAlign w:val="top"/>
            <w:tcPrChange w:id="4388" w:author="吴潇" w:date="2014-12-23T08:50:00Z">
              <w:tcPr>
                <w:tcW w:w="3394" w:type="dxa"/>
                <w:vAlign w:val="top"/>
              </w:tcPr>
            </w:tcPrChange>
          </w:tcPr>
          <w:p>
            <w:pPr>
              <w:numPr>
                <w:ilvl w:val="0"/>
                <w:numId w:val="0"/>
              </w:numPr>
              <w:outlineLvl w:val="4"/>
              <w:rPr>
                <w:rFonts w:eastAsia="宋体"/>
                <w:sz w:val="18"/>
                <w:szCs w:val="18"/>
                <w:rPrChange w:id="4389" w:author="吴潇" w:date="2014-12-23T08:50:00Z">
                  <w:rPr>
                    <w:rFonts w:eastAsia="黑体"/>
                  </w:rPr>
                </w:rPrChange>
              </w:rPr>
            </w:pPr>
            <w:r>
              <w:rPr>
                <w:rFonts w:hint="eastAsia"/>
                <w:sz w:val="18"/>
                <w:szCs w:val="18"/>
                <w:rPrChange w:id="4390" w:author="吴潇" w:date="2014-12-23T08:50:00Z">
                  <w:rPr>
                    <w:rFonts w:hint="eastAsia"/>
                  </w:rPr>
                </w:rPrChange>
              </w:rPr>
              <w:t>在商户确有补贴时，由受理侧据实填写，如为持卡人全额支付手续费模式，则为零</w:t>
            </w:r>
          </w:p>
          <w:p>
            <w:pPr>
              <w:numPr>
                <w:ilvl w:val="0"/>
                <w:numId w:val="0"/>
              </w:numPr>
              <w:rPr>
                <w:sz w:val="18"/>
                <w:szCs w:val="18"/>
                <w:rPrChange w:id="4391" w:author="吴潇" w:date="2014-12-23T08:50:00Z">
                  <w:rPr/>
                </w:rPrChange>
              </w:rPr>
            </w:pPr>
            <w:r>
              <w:rPr>
                <w:rFonts w:hint="eastAsia"/>
                <w:sz w:val="18"/>
                <w:szCs w:val="18"/>
                <w:rPrChange w:id="4392" w:author="吴潇" w:date="2014-12-23T08:50:00Z">
                  <w:rPr>
                    <w:rFonts w:hint="eastAsia"/>
                  </w:rPr>
                </w:rPrChange>
              </w:rPr>
              <w:t>该字段取值为：商户补贴手续费率</w:t>
            </w:r>
            <w:r>
              <w:rPr>
                <w:sz w:val="18"/>
                <w:szCs w:val="18"/>
                <w:rPrChange w:id="4393" w:author="吴潇" w:date="2014-12-23T08:50:00Z">
                  <w:rPr/>
                </w:rPrChange>
              </w:rPr>
              <w:t>*100000</w:t>
            </w:r>
            <w:r>
              <w:rPr>
                <w:rFonts w:hint="eastAsia"/>
                <w:sz w:val="18"/>
                <w:szCs w:val="18"/>
                <w:rPrChange w:id="4394" w:author="吴潇" w:date="2014-12-23T08:50:00Z">
                  <w:rPr>
                    <w:rFonts w:hint="eastAsia"/>
                  </w:rPr>
                </w:rPrChange>
              </w:rPr>
              <w:t>。例如商户补贴手续费率为</w:t>
            </w:r>
            <w:r>
              <w:rPr>
                <w:sz w:val="18"/>
                <w:szCs w:val="18"/>
                <w:rPrChange w:id="4395" w:author="吴潇" w:date="2014-12-23T08:50:00Z">
                  <w:rPr/>
                </w:rPrChange>
              </w:rPr>
              <w:t>1%</w:t>
            </w:r>
            <w:r>
              <w:rPr>
                <w:rFonts w:hint="eastAsia"/>
                <w:sz w:val="18"/>
                <w:szCs w:val="18"/>
                <w:rPrChange w:id="4396" w:author="吴潇" w:date="2014-12-23T08:50:00Z">
                  <w:rPr>
                    <w:rFonts w:hint="eastAsia"/>
                  </w:rPr>
                </w:rPrChange>
              </w:rPr>
              <w:t>，则该字段取值为</w:t>
            </w:r>
            <w:r>
              <w:rPr>
                <w:sz w:val="18"/>
                <w:szCs w:val="18"/>
                <w:rPrChange w:id="4397" w:author="吴潇" w:date="2014-12-23T08:50:00Z">
                  <w:rPr/>
                </w:rPrChange>
              </w:rPr>
              <w:t>001000</w:t>
            </w:r>
          </w:p>
        </w:tc>
      </w:tr>
    </w:tbl>
    <w:p>
      <w:pPr>
        <w:numPr>
          <w:ilvl w:val="0"/>
          <w:numId w:val="0"/>
        </w:numPr>
        <w:rPr>
          <w:sz w:val="18"/>
          <w:szCs w:val="18"/>
          <w:rPrChange w:id="4398" w:author="吴潇" w:date="2014-12-23T08:50:00Z">
            <w:rPr/>
          </w:rPrChange>
        </w:rPr>
      </w:pPr>
    </w:p>
    <w:p>
      <w:pPr>
        <w:numPr>
          <w:ilvl w:val="0"/>
          <w:numId w:val="0"/>
        </w:numPr>
        <w:rPr>
          <w:sz w:val="18"/>
          <w:szCs w:val="18"/>
          <w:rPrChange w:id="4399" w:author="吴潇" w:date="2014-12-23T08:50:00Z">
            <w:rPr/>
          </w:rPrChange>
        </w:rPr>
      </w:pPr>
      <w:r>
        <w:rPr>
          <w:rFonts w:hint="eastAsia"/>
          <w:sz w:val="18"/>
          <w:szCs w:val="18"/>
          <w:rPrChange w:id="4400" w:author="吴潇" w:date="2014-12-23T08:50:00Z">
            <w:rPr>
              <w:rFonts w:hint="eastAsia"/>
            </w:rPr>
          </w:rPrChange>
        </w:rPr>
        <w:t>注</w:t>
      </w:r>
      <w:del w:id="4401" w:author="吴潇" w:date="2014-12-19T15:30:00Z">
        <w:r>
          <w:rPr>
            <w:sz w:val="18"/>
            <w:szCs w:val="18"/>
            <w:rPrChange w:id="4402" w:author="吴潇" w:date="2014-12-23T08:50:00Z">
              <w:rPr/>
            </w:rPrChange>
          </w:rPr>
          <w:delText>10</w:delText>
        </w:r>
      </w:del>
      <w:ins w:id="4403" w:author="吴潇" w:date="2014-12-19T15:30:00Z">
        <w:r>
          <w:rPr>
            <w:sz w:val="18"/>
            <w:szCs w:val="18"/>
            <w:rPrChange w:id="4404" w:author="吴潇" w:date="2014-12-23T08:50:00Z">
              <w:rPr/>
            </w:rPrChange>
          </w:rPr>
          <w:t>9</w:t>
        </w:r>
      </w:ins>
      <w:r>
        <w:rPr>
          <w:rFonts w:hint="eastAsia"/>
          <w:sz w:val="18"/>
          <w:szCs w:val="18"/>
          <w:rPrChange w:id="4405" w:author="吴潇" w:date="2014-12-23T08:50:00Z">
            <w:rPr>
              <w:rFonts w:hint="eastAsia"/>
            </w:rPr>
          </w:rPrChange>
        </w:rPr>
        <w:t>：</w:t>
      </w:r>
    </w:p>
    <w:p>
      <w:pPr>
        <w:numPr>
          <w:ilvl w:val="0"/>
          <w:numId w:val="0"/>
        </w:numPr>
        <w:rPr>
          <w:sz w:val="18"/>
          <w:szCs w:val="18"/>
          <w:rPrChange w:id="4406" w:author="吴潇" w:date="2014-12-23T08:50:00Z">
            <w:rPr/>
          </w:rPrChange>
        </w:rPr>
      </w:pPr>
      <w:r>
        <w:rPr>
          <w:sz w:val="18"/>
          <w:szCs w:val="18"/>
          <w:rPrChange w:id="4407" w:author="吴潇" w:date="2014-12-23T08:50:00Z">
            <w:rPr/>
          </w:rPrChange>
        </w:rPr>
        <w:t>JSON</w:t>
      </w:r>
      <w:r>
        <w:rPr>
          <w:rFonts w:hint="eastAsia"/>
          <w:sz w:val="18"/>
          <w:szCs w:val="18"/>
          <w:rPrChange w:id="4408" w:author="吴潇" w:date="2014-12-23T08:50:00Z">
            <w:rPr>
              <w:rFonts w:hint="eastAsia"/>
            </w:rPr>
          </w:rPrChange>
        </w:rPr>
        <w:t>格式说明</w:t>
      </w:r>
      <w:r>
        <w:rPr>
          <w:sz w:val="18"/>
          <w:szCs w:val="18"/>
          <w:rPrChange w:id="4409" w:author="吴潇" w:date="2014-12-23T08:50:00Z">
            <w:rPr/>
          </w:rPrChange>
        </w:rPr>
        <w:t>(</w:t>
      </w:r>
      <w:r>
        <w:rPr>
          <w:rFonts w:hint="eastAsia"/>
          <w:sz w:val="18"/>
          <w:szCs w:val="18"/>
          <w:rPrChange w:id="4410" w:author="吴潇" w:date="2014-12-23T08:50:00Z">
            <w:rPr>
              <w:rFonts w:hint="eastAsia"/>
            </w:rPr>
          </w:rPrChange>
        </w:rPr>
        <w:t>以余额</w:t>
      </w:r>
      <w:r>
        <w:rPr>
          <w:sz w:val="18"/>
          <w:szCs w:val="18"/>
          <w:rPrChange w:id="4411" w:author="吴潇" w:date="2014-12-23T08:50:00Z">
            <w:rPr/>
          </w:rPrChange>
        </w:rPr>
        <w:t>balance</w:t>
      </w:r>
      <w:r>
        <w:rPr>
          <w:rFonts w:hint="eastAsia"/>
          <w:sz w:val="18"/>
          <w:szCs w:val="18"/>
          <w:rPrChange w:id="4412" w:author="吴潇" w:date="2014-12-23T08:50:00Z">
            <w:rPr>
              <w:rFonts w:hint="eastAsia"/>
            </w:rPr>
          </w:rPrChange>
        </w:rPr>
        <w:t>为例</w:t>
      </w:r>
      <w:r>
        <w:rPr>
          <w:sz w:val="18"/>
          <w:szCs w:val="18"/>
          <w:rPrChange w:id="4413" w:author="吴潇" w:date="2014-12-23T08:50:00Z">
            <w:rPr/>
          </w:rPrChange>
        </w:rPr>
        <w:t>)</w:t>
      </w:r>
      <w:r>
        <w:rPr>
          <w:rFonts w:hint="eastAsia"/>
          <w:sz w:val="18"/>
          <w:szCs w:val="18"/>
          <w:rPrChange w:id="4414" w:author="吴潇" w:date="2014-12-23T08:50:00Z">
            <w:rPr>
              <w:rFonts w:hint="eastAsia"/>
            </w:rPr>
          </w:rPrChange>
        </w:rPr>
        <w:t>：</w:t>
      </w:r>
    </w:p>
    <w:p>
      <w:pPr>
        <w:numPr>
          <w:ilvl w:val="0"/>
          <w:numId w:val="0"/>
        </w:numPr>
        <w:rPr>
          <w:del w:id="4415" w:author="吴潇" w:date="2014-12-23T08:50:00Z"/>
          <w:sz w:val="18"/>
          <w:szCs w:val="18"/>
          <w:rPrChange w:id="4416" w:author="吴潇" w:date="2014-12-23T08:50:00Z">
            <w:rPr/>
          </w:rPrChange>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5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571" w:type="dxa"/>
            <w:vAlign w:val="top"/>
          </w:tcPr>
          <w:p>
            <w:pPr>
              <w:numPr>
                <w:ilvl w:val="0"/>
                <w:numId w:val="0"/>
              </w:numPr>
              <w:rPr>
                <w:sz w:val="18"/>
                <w:szCs w:val="18"/>
                <w:rPrChange w:id="4417" w:author="吴潇" w:date="2014-12-23T08:50:00Z">
                  <w:rPr/>
                </w:rPrChange>
              </w:rPr>
            </w:pPr>
            <w:r>
              <w:rPr>
                <w:sz w:val="18"/>
                <w:szCs w:val="18"/>
                <w:rPrChange w:id="4418" w:author="吴潇" w:date="2014-12-23T08:50:00Z">
                  <w:rPr/>
                </w:rPrChange>
              </w:rPr>
              <w:t>{</w:t>
            </w:r>
          </w:p>
          <w:p>
            <w:pPr>
              <w:numPr>
                <w:ilvl w:val="0"/>
                <w:numId w:val="0"/>
              </w:numPr>
              <w:rPr>
                <w:sz w:val="18"/>
                <w:szCs w:val="18"/>
                <w:rPrChange w:id="4419" w:author="吴潇" w:date="2014-12-23T08:50:00Z">
                  <w:rPr/>
                </w:rPrChange>
              </w:rPr>
            </w:pPr>
            <w:r>
              <w:rPr>
                <w:sz w:val="18"/>
                <w:szCs w:val="18"/>
                <w:rPrChange w:id="4420" w:author="吴潇" w:date="2014-12-23T08:50:00Z">
                  <w:rPr/>
                </w:rPrChange>
              </w:rPr>
              <w:t>“</w:t>
            </w:r>
            <w:r>
              <w:rPr>
                <w:sz w:val="18"/>
                <w:szCs w:val="18"/>
                <w:rPrChange w:id="4421" w:author="吴潇" w:date="2014-12-23T08:50:00Z">
                  <w:rPr/>
                </w:rPrChange>
              </w:rPr>
              <w:t>balance</w:t>
            </w:r>
            <w:r>
              <w:rPr>
                <w:sz w:val="18"/>
                <w:szCs w:val="18"/>
                <w:rPrChange w:id="4422" w:author="吴潇" w:date="2014-12-23T08:50:00Z">
                  <w:rPr/>
                </w:rPrChange>
              </w:rPr>
              <w:t>”</w:t>
            </w:r>
            <w:r>
              <w:rPr>
                <w:sz w:val="18"/>
                <w:szCs w:val="18"/>
                <w:rPrChange w:id="4423" w:author="吴潇" w:date="2014-12-23T08:50:00Z">
                  <w:rPr/>
                </w:rPrChange>
              </w:rPr>
              <w:t>: [</w:t>
            </w:r>
          </w:p>
          <w:p>
            <w:pPr>
              <w:numPr>
                <w:ilvl w:val="0"/>
                <w:numId w:val="0"/>
              </w:numPr>
              <w:rPr>
                <w:sz w:val="18"/>
                <w:szCs w:val="18"/>
                <w:rPrChange w:id="4424" w:author="吴潇" w:date="2014-12-23T08:50:00Z">
                  <w:rPr/>
                </w:rPrChange>
              </w:rPr>
            </w:pPr>
            <w:r>
              <w:rPr>
                <w:sz w:val="18"/>
                <w:szCs w:val="18"/>
                <w:rPrChange w:id="4425" w:author="吴潇" w:date="2014-12-23T08:50:00Z">
                  <w:rPr/>
                </w:rPrChange>
              </w:rPr>
              <w:t xml:space="preserve">{ </w:t>
            </w:r>
            <w:r>
              <w:rPr>
                <w:sz w:val="18"/>
                <w:szCs w:val="18"/>
                <w:rPrChange w:id="4426" w:author="吴潇" w:date="2014-12-23T08:50:00Z">
                  <w:rPr/>
                </w:rPrChange>
              </w:rPr>
              <w:t>“</w:t>
            </w:r>
            <w:r>
              <w:rPr>
                <w:sz w:val="18"/>
                <w:szCs w:val="18"/>
                <w:rPrChange w:id="4427" w:author="吴潇" w:date="2014-12-23T08:50:00Z">
                  <w:rPr/>
                </w:rPrChange>
              </w:rPr>
              <w:t>accType</w:t>
            </w:r>
            <w:r>
              <w:rPr>
                <w:sz w:val="18"/>
                <w:szCs w:val="18"/>
                <w:rPrChange w:id="4428" w:author="吴潇" w:date="2014-12-23T08:50:00Z">
                  <w:rPr/>
                </w:rPrChange>
              </w:rPr>
              <w:t>”</w:t>
            </w:r>
            <w:r>
              <w:rPr>
                <w:sz w:val="18"/>
                <w:szCs w:val="18"/>
                <w:rPrChange w:id="4429" w:author="吴潇" w:date="2014-12-23T08:50:00Z">
                  <w:rPr/>
                </w:rPrChange>
              </w:rPr>
              <w:t>:</w:t>
            </w:r>
            <w:r>
              <w:rPr>
                <w:sz w:val="18"/>
                <w:szCs w:val="18"/>
                <w:rPrChange w:id="4430" w:author="吴潇" w:date="2014-12-23T08:50:00Z">
                  <w:rPr/>
                </w:rPrChange>
              </w:rPr>
              <w:t>”</w:t>
            </w:r>
            <w:r>
              <w:rPr>
                <w:sz w:val="18"/>
                <w:szCs w:val="18"/>
                <w:rPrChange w:id="4431" w:author="吴潇" w:date="2014-12-23T08:50:00Z">
                  <w:rPr/>
                </w:rPrChange>
              </w:rPr>
              <w:t>10</w:t>
            </w:r>
            <w:r>
              <w:rPr>
                <w:sz w:val="18"/>
                <w:szCs w:val="18"/>
                <w:rPrChange w:id="4432" w:author="吴潇" w:date="2014-12-23T08:50:00Z">
                  <w:rPr/>
                </w:rPrChange>
              </w:rPr>
              <w:t>”</w:t>
            </w:r>
            <w:r>
              <w:rPr>
                <w:sz w:val="18"/>
                <w:szCs w:val="18"/>
                <w:rPrChange w:id="4433" w:author="吴潇" w:date="2014-12-23T08:50:00Z">
                  <w:rPr/>
                </w:rPrChange>
              </w:rPr>
              <w:t xml:space="preserve"> , </w:t>
            </w:r>
            <w:r>
              <w:rPr>
                <w:sz w:val="18"/>
                <w:szCs w:val="18"/>
                <w:rPrChange w:id="4434" w:author="吴潇" w:date="2014-12-23T08:50:00Z">
                  <w:rPr/>
                </w:rPrChange>
              </w:rPr>
              <w:t>“</w:t>
            </w:r>
            <w:r>
              <w:rPr>
                <w:sz w:val="18"/>
                <w:szCs w:val="18"/>
                <w:rPrChange w:id="4435" w:author="吴潇" w:date="2014-12-23T08:50:00Z">
                  <w:rPr/>
                </w:rPrChange>
              </w:rPr>
              <w:t>balanceType</w:t>
            </w:r>
            <w:r>
              <w:rPr>
                <w:sz w:val="18"/>
                <w:szCs w:val="18"/>
                <w:rPrChange w:id="4436" w:author="吴潇" w:date="2014-12-23T08:50:00Z">
                  <w:rPr/>
                </w:rPrChange>
              </w:rPr>
              <w:t>”</w:t>
            </w:r>
            <w:r>
              <w:rPr>
                <w:sz w:val="18"/>
                <w:szCs w:val="18"/>
                <w:rPrChange w:id="4437" w:author="吴潇" w:date="2014-12-23T08:50:00Z">
                  <w:rPr/>
                </w:rPrChange>
              </w:rPr>
              <w:t>:</w:t>
            </w:r>
            <w:r>
              <w:rPr>
                <w:sz w:val="18"/>
                <w:szCs w:val="18"/>
                <w:rPrChange w:id="4438" w:author="吴潇" w:date="2014-12-23T08:50:00Z">
                  <w:rPr/>
                </w:rPrChange>
              </w:rPr>
              <w:t>”</w:t>
            </w:r>
            <w:r>
              <w:rPr>
                <w:sz w:val="18"/>
                <w:szCs w:val="18"/>
                <w:rPrChange w:id="4439" w:author="吴潇" w:date="2014-12-23T08:50:00Z">
                  <w:rPr/>
                </w:rPrChange>
              </w:rPr>
              <w:t>01</w:t>
            </w:r>
            <w:r>
              <w:rPr>
                <w:sz w:val="18"/>
                <w:szCs w:val="18"/>
                <w:rPrChange w:id="4440" w:author="吴潇" w:date="2014-12-23T08:50:00Z">
                  <w:rPr/>
                </w:rPrChange>
              </w:rPr>
              <w:t>”</w:t>
            </w:r>
            <w:r>
              <w:rPr>
                <w:sz w:val="18"/>
                <w:szCs w:val="18"/>
                <w:rPrChange w:id="4441" w:author="吴潇" w:date="2014-12-23T08:50:00Z">
                  <w:rPr/>
                </w:rPrChange>
              </w:rPr>
              <w:t xml:space="preserve">, </w:t>
            </w:r>
            <w:r>
              <w:rPr>
                <w:sz w:val="18"/>
                <w:szCs w:val="18"/>
                <w:rPrChange w:id="4442" w:author="吴潇" w:date="2014-12-23T08:50:00Z">
                  <w:rPr/>
                </w:rPrChange>
              </w:rPr>
              <w:t>“</w:t>
            </w:r>
            <w:r>
              <w:rPr>
                <w:sz w:val="18"/>
                <w:szCs w:val="18"/>
                <w:rPrChange w:id="4443" w:author="吴潇" w:date="2014-12-23T08:50:00Z">
                  <w:rPr/>
                </w:rPrChange>
              </w:rPr>
              <w:t>currencyCode</w:t>
            </w:r>
            <w:r>
              <w:rPr>
                <w:sz w:val="18"/>
                <w:szCs w:val="18"/>
                <w:rPrChange w:id="4444" w:author="吴潇" w:date="2014-12-23T08:50:00Z">
                  <w:rPr/>
                </w:rPrChange>
              </w:rPr>
              <w:t>”</w:t>
            </w:r>
            <w:r>
              <w:rPr>
                <w:sz w:val="18"/>
                <w:szCs w:val="18"/>
                <w:rPrChange w:id="4445" w:author="吴潇" w:date="2014-12-23T08:50:00Z">
                  <w:rPr/>
                </w:rPrChange>
              </w:rPr>
              <w:t>:</w:t>
            </w:r>
            <w:r>
              <w:rPr>
                <w:sz w:val="18"/>
                <w:szCs w:val="18"/>
                <w:rPrChange w:id="4446" w:author="吴潇" w:date="2014-12-23T08:50:00Z">
                  <w:rPr/>
                </w:rPrChange>
              </w:rPr>
              <w:t>”</w:t>
            </w:r>
            <w:r>
              <w:rPr>
                <w:sz w:val="18"/>
                <w:szCs w:val="18"/>
                <w:rPrChange w:id="4447" w:author="吴潇" w:date="2014-12-23T08:50:00Z">
                  <w:rPr/>
                </w:rPrChange>
              </w:rPr>
              <w:t>156</w:t>
            </w:r>
            <w:r>
              <w:rPr>
                <w:sz w:val="18"/>
                <w:szCs w:val="18"/>
                <w:rPrChange w:id="4448" w:author="吴潇" w:date="2014-12-23T08:50:00Z">
                  <w:rPr/>
                </w:rPrChange>
              </w:rPr>
              <w:t>”</w:t>
            </w:r>
            <w:r>
              <w:rPr>
                <w:sz w:val="18"/>
                <w:szCs w:val="18"/>
                <w:rPrChange w:id="4449" w:author="吴潇" w:date="2014-12-23T08:50:00Z">
                  <w:rPr/>
                </w:rPrChange>
              </w:rPr>
              <w:t xml:space="preserve"> , </w:t>
            </w:r>
            <w:r>
              <w:rPr>
                <w:sz w:val="18"/>
                <w:szCs w:val="18"/>
                <w:rPrChange w:id="4450" w:author="吴潇" w:date="2014-12-23T08:50:00Z">
                  <w:rPr/>
                </w:rPrChange>
              </w:rPr>
              <w:t>“</w:t>
            </w:r>
            <w:r>
              <w:rPr>
                <w:sz w:val="18"/>
                <w:szCs w:val="18"/>
                <w:rPrChange w:id="4451" w:author="吴潇" w:date="2014-12-23T08:50:00Z">
                  <w:rPr/>
                </w:rPrChange>
              </w:rPr>
              <w:t>balanceSign</w:t>
            </w:r>
            <w:r>
              <w:rPr>
                <w:sz w:val="18"/>
                <w:szCs w:val="18"/>
                <w:rPrChange w:id="4452" w:author="吴潇" w:date="2014-12-23T08:50:00Z">
                  <w:rPr/>
                </w:rPrChange>
              </w:rPr>
              <w:t>”</w:t>
            </w:r>
            <w:r>
              <w:rPr>
                <w:sz w:val="18"/>
                <w:szCs w:val="18"/>
                <w:rPrChange w:id="4453" w:author="吴潇" w:date="2014-12-23T08:50:00Z">
                  <w:rPr/>
                </w:rPrChange>
              </w:rPr>
              <w:t>:</w:t>
            </w:r>
            <w:r>
              <w:rPr>
                <w:sz w:val="18"/>
                <w:szCs w:val="18"/>
                <w:rPrChange w:id="4454" w:author="吴潇" w:date="2014-12-23T08:50:00Z">
                  <w:rPr/>
                </w:rPrChange>
              </w:rPr>
              <w:t>”</w:t>
            </w:r>
            <w:r>
              <w:rPr>
                <w:sz w:val="18"/>
                <w:szCs w:val="18"/>
                <w:rPrChange w:id="4455" w:author="吴潇" w:date="2014-12-23T08:50:00Z">
                  <w:rPr/>
                </w:rPrChange>
              </w:rPr>
              <w:t>C</w:t>
            </w:r>
            <w:r>
              <w:rPr>
                <w:sz w:val="18"/>
                <w:szCs w:val="18"/>
                <w:rPrChange w:id="4456" w:author="吴潇" w:date="2014-12-23T08:50:00Z">
                  <w:rPr/>
                </w:rPrChange>
              </w:rPr>
              <w:t>”</w:t>
            </w:r>
            <w:r>
              <w:rPr>
                <w:sz w:val="18"/>
                <w:szCs w:val="18"/>
                <w:rPrChange w:id="4457" w:author="吴潇" w:date="2014-12-23T08:50:00Z">
                  <w:rPr/>
                </w:rPrChange>
              </w:rPr>
              <w:t xml:space="preserve"> , </w:t>
            </w:r>
            <w:r>
              <w:rPr>
                <w:sz w:val="18"/>
                <w:szCs w:val="18"/>
                <w:rPrChange w:id="4458" w:author="吴潇" w:date="2014-12-23T08:50:00Z">
                  <w:rPr/>
                </w:rPrChange>
              </w:rPr>
              <w:t>“</w:t>
            </w:r>
            <w:r>
              <w:rPr>
                <w:sz w:val="18"/>
                <w:szCs w:val="18"/>
                <w:rPrChange w:id="4459" w:author="吴潇" w:date="2014-12-23T08:50:00Z">
                  <w:rPr/>
                </w:rPrChange>
              </w:rPr>
              <w:t>balance</w:t>
            </w:r>
            <w:r>
              <w:rPr>
                <w:sz w:val="18"/>
                <w:szCs w:val="18"/>
                <w:rPrChange w:id="4460" w:author="吴潇" w:date="2014-12-23T08:50:00Z">
                  <w:rPr/>
                </w:rPrChange>
              </w:rPr>
              <w:t>”</w:t>
            </w:r>
            <w:r>
              <w:rPr>
                <w:sz w:val="18"/>
                <w:szCs w:val="18"/>
                <w:rPrChange w:id="4461" w:author="吴潇" w:date="2014-12-23T08:50:00Z">
                  <w:rPr/>
                </w:rPrChange>
              </w:rPr>
              <w:t>:</w:t>
            </w:r>
            <w:r>
              <w:rPr>
                <w:sz w:val="18"/>
                <w:szCs w:val="18"/>
                <w:rPrChange w:id="4462" w:author="吴潇" w:date="2014-12-23T08:50:00Z">
                  <w:rPr/>
                </w:rPrChange>
              </w:rPr>
              <w:t>”</w:t>
            </w:r>
            <w:r>
              <w:rPr>
                <w:sz w:val="18"/>
                <w:szCs w:val="18"/>
                <w:rPrChange w:id="4463" w:author="吴潇" w:date="2014-12-23T08:50:00Z">
                  <w:rPr/>
                </w:rPrChange>
              </w:rPr>
              <w:t>300</w:t>
            </w:r>
            <w:r>
              <w:rPr>
                <w:sz w:val="18"/>
                <w:szCs w:val="18"/>
                <w:rPrChange w:id="4464" w:author="吴潇" w:date="2014-12-23T08:50:00Z">
                  <w:rPr/>
                </w:rPrChange>
              </w:rPr>
              <w:t>”</w:t>
            </w:r>
            <w:r>
              <w:rPr>
                <w:sz w:val="18"/>
                <w:szCs w:val="18"/>
                <w:rPrChange w:id="4465" w:author="吴潇" w:date="2014-12-23T08:50:00Z">
                  <w:rPr/>
                </w:rPrChange>
              </w:rPr>
              <w:t xml:space="preserve">  },</w:t>
            </w:r>
          </w:p>
          <w:p>
            <w:pPr>
              <w:numPr>
                <w:ilvl w:val="0"/>
                <w:numId w:val="0"/>
              </w:numPr>
              <w:rPr>
                <w:sz w:val="18"/>
                <w:szCs w:val="18"/>
                <w:rPrChange w:id="4466" w:author="吴潇" w:date="2014-12-23T08:50:00Z">
                  <w:rPr/>
                </w:rPrChange>
              </w:rPr>
            </w:pPr>
            <w:r>
              <w:rPr>
                <w:sz w:val="18"/>
                <w:szCs w:val="18"/>
                <w:rPrChange w:id="4467" w:author="吴潇" w:date="2014-12-23T08:50:00Z">
                  <w:rPr/>
                </w:rPrChange>
              </w:rPr>
              <w:t xml:space="preserve">{ </w:t>
            </w:r>
            <w:r>
              <w:rPr>
                <w:sz w:val="18"/>
                <w:szCs w:val="18"/>
                <w:rPrChange w:id="4468" w:author="吴潇" w:date="2014-12-23T08:50:00Z">
                  <w:rPr/>
                </w:rPrChange>
              </w:rPr>
              <w:t>“</w:t>
            </w:r>
            <w:r>
              <w:rPr>
                <w:sz w:val="18"/>
                <w:szCs w:val="18"/>
                <w:rPrChange w:id="4469" w:author="吴潇" w:date="2014-12-23T08:50:00Z">
                  <w:rPr/>
                </w:rPrChange>
              </w:rPr>
              <w:t>accType</w:t>
            </w:r>
            <w:r>
              <w:rPr>
                <w:sz w:val="18"/>
                <w:szCs w:val="18"/>
                <w:rPrChange w:id="4470" w:author="吴潇" w:date="2014-12-23T08:50:00Z">
                  <w:rPr/>
                </w:rPrChange>
              </w:rPr>
              <w:t>”</w:t>
            </w:r>
            <w:r>
              <w:rPr>
                <w:sz w:val="18"/>
                <w:szCs w:val="18"/>
                <w:rPrChange w:id="4471" w:author="吴潇" w:date="2014-12-23T08:50:00Z">
                  <w:rPr/>
                </w:rPrChange>
              </w:rPr>
              <w:t>:</w:t>
            </w:r>
            <w:r>
              <w:rPr>
                <w:sz w:val="18"/>
                <w:szCs w:val="18"/>
                <w:rPrChange w:id="4472" w:author="吴潇" w:date="2014-12-23T08:50:00Z">
                  <w:rPr/>
                </w:rPrChange>
              </w:rPr>
              <w:t>”</w:t>
            </w:r>
            <w:r>
              <w:rPr>
                <w:sz w:val="18"/>
                <w:szCs w:val="18"/>
                <w:rPrChange w:id="4473" w:author="吴潇" w:date="2014-12-23T08:50:00Z">
                  <w:rPr/>
                </w:rPrChange>
              </w:rPr>
              <w:t>30</w:t>
            </w:r>
            <w:r>
              <w:rPr>
                <w:sz w:val="18"/>
                <w:szCs w:val="18"/>
                <w:rPrChange w:id="4474" w:author="吴潇" w:date="2014-12-23T08:50:00Z">
                  <w:rPr/>
                </w:rPrChange>
              </w:rPr>
              <w:t>”</w:t>
            </w:r>
            <w:r>
              <w:rPr>
                <w:sz w:val="18"/>
                <w:szCs w:val="18"/>
                <w:rPrChange w:id="4475" w:author="吴潇" w:date="2014-12-23T08:50:00Z">
                  <w:rPr/>
                </w:rPrChange>
              </w:rPr>
              <w:t xml:space="preserve"> , </w:t>
            </w:r>
            <w:r>
              <w:rPr>
                <w:sz w:val="18"/>
                <w:szCs w:val="18"/>
                <w:rPrChange w:id="4476" w:author="吴潇" w:date="2014-12-23T08:50:00Z">
                  <w:rPr/>
                </w:rPrChange>
              </w:rPr>
              <w:t>“</w:t>
            </w:r>
            <w:r>
              <w:rPr>
                <w:sz w:val="18"/>
                <w:szCs w:val="18"/>
                <w:rPrChange w:id="4477" w:author="吴潇" w:date="2014-12-23T08:50:00Z">
                  <w:rPr/>
                </w:rPrChange>
              </w:rPr>
              <w:t>balanceType</w:t>
            </w:r>
            <w:r>
              <w:rPr>
                <w:sz w:val="18"/>
                <w:szCs w:val="18"/>
                <w:rPrChange w:id="4478" w:author="吴潇" w:date="2014-12-23T08:50:00Z">
                  <w:rPr/>
                </w:rPrChange>
              </w:rPr>
              <w:t>”</w:t>
            </w:r>
            <w:r>
              <w:rPr>
                <w:sz w:val="18"/>
                <w:szCs w:val="18"/>
                <w:rPrChange w:id="4479" w:author="吴潇" w:date="2014-12-23T08:50:00Z">
                  <w:rPr/>
                </w:rPrChange>
              </w:rPr>
              <w:t>:</w:t>
            </w:r>
            <w:r>
              <w:rPr>
                <w:sz w:val="18"/>
                <w:szCs w:val="18"/>
                <w:rPrChange w:id="4480" w:author="吴潇" w:date="2014-12-23T08:50:00Z">
                  <w:rPr/>
                </w:rPrChange>
              </w:rPr>
              <w:t>”</w:t>
            </w:r>
            <w:r>
              <w:rPr>
                <w:sz w:val="18"/>
                <w:szCs w:val="18"/>
                <w:rPrChange w:id="4481" w:author="吴潇" w:date="2014-12-23T08:50:00Z">
                  <w:rPr/>
                </w:rPrChange>
              </w:rPr>
              <w:t>02</w:t>
            </w:r>
            <w:r>
              <w:rPr>
                <w:sz w:val="18"/>
                <w:szCs w:val="18"/>
                <w:rPrChange w:id="4482" w:author="吴潇" w:date="2014-12-23T08:50:00Z">
                  <w:rPr/>
                </w:rPrChange>
              </w:rPr>
              <w:t>”</w:t>
            </w:r>
            <w:r>
              <w:rPr>
                <w:sz w:val="18"/>
                <w:szCs w:val="18"/>
                <w:rPrChange w:id="4483" w:author="吴潇" w:date="2014-12-23T08:50:00Z">
                  <w:rPr/>
                </w:rPrChange>
              </w:rPr>
              <w:t xml:space="preserve">, </w:t>
            </w:r>
            <w:r>
              <w:rPr>
                <w:sz w:val="18"/>
                <w:szCs w:val="18"/>
                <w:rPrChange w:id="4484" w:author="吴潇" w:date="2014-12-23T08:50:00Z">
                  <w:rPr/>
                </w:rPrChange>
              </w:rPr>
              <w:t>“</w:t>
            </w:r>
            <w:r>
              <w:rPr>
                <w:sz w:val="18"/>
                <w:szCs w:val="18"/>
                <w:rPrChange w:id="4485" w:author="吴潇" w:date="2014-12-23T08:50:00Z">
                  <w:rPr/>
                </w:rPrChange>
              </w:rPr>
              <w:t>currencyCode</w:t>
            </w:r>
            <w:r>
              <w:rPr>
                <w:sz w:val="18"/>
                <w:szCs w:val="18"/>
                <w:rPrChange w:id="4486" w:author="吴潇" w:date="2014-12-23T08:50:00Z">
                  <w:rPr/>
                </w:rPrChange>
              </w:rPr>
              <w:t>”</w:t>
            </w:r>
            <w:r>
              <w:rPr>
                <w:sz w:val="18"/>
                <w:szCs w:val="18"/>
                <w:rPrChange w:id="4487" w:author="吴潇" w:date="2014-12-23T08:50:00Z">
                  <w:rPr/>
                </w:rPrChange>
              </w:rPr>
              <w:t>:</w:t>
            </w:r>
            <w:r>
              <w:rPr>
                <w:sz w:val="18"/>
                <w:szCs w:val="18"/>
                <w:rPrChange w:id="4488" w:author="吴潇" w:date="2014-12-23T08:50:00Z">
                  <w:rPr/>
                </w:rPrChange>
              </w:rPr>
              <w:t>”</w:t>
            </w:r>
            <w:r>
              <w:rPr>
                <w:sz w:val="18"/>
                <w:szCs w:val="18"/>
                <w:rPrChange w:id="4489" w:author="吴潇" w:date="2014-12-23T08:50:00Z">
                  <w:rPr/>
                </w:rPrChange>
              </w:rPr>
              <w:t>156</w:t>
            </w:r>
            <w:r>
              <w:rPr>
                <w:sz w:val="18"/>
                <w:szCs w:val="18"/>
                <w:rPrChange w:id="4490" w:author="吴潇" w:date="2014-12-23T08:50:00Z">
                  <w:rPr/>
                </w:rPrChange>
              </w:rPr>
              <w:t>”</w:t>
            </w:r>
            <w:r>
              <w:rPr>
                <w:sz w:val="18"/>
                <w:szCs w:val="18"/>
                <w:rPrChange w:id="4491" w:author="吴潇" w:date="2014-12-23T08:50:00Z">
                  <w:rPr/>
                </w:rPrChange>
              </w:rPr>
              <w:t xml:space="preserve"> , </w:t>
            </w:r>
            <w:r>
              <w:rPr>
                <w:sz w:val="18"/>
                <w:szCs w:val="18"/>
                <w:rPrChange w:id="4492" w:author="吴潇" w:date="2014-12-23T08:50:00Z">
                  <w:rPr/>
                </w:rPrChange>
              </w:rPr>
              <w:t>“</w:t>
            </w:r>
            <w:r>
              <w:rPr>
                <w:sz w:val="18"/>
                <w:szCs w:val="18"/>
                <w:rPrChange w:id="4493" w:author="吴潇" w:date="2014-12-23T08:50:00Z">
                  <w:rPr/>
                </w:rPrChange>
              </w:rPr>
              <w:t>balanceSign</w:t>
            </w:r>
            <w:r>
              <w:rPr>
                <w:sz w:val="18"/>
                <w:szCs w:val="18"/>
                <w:rPrChange w:id="4494" w:author="吴潇" w:date="2014-12-23T08:50:00Z">
                  <w:rPr/>
                </w:rPrChange>
              </w:rPr>
              <w:t>”</w:t>
            </w:r>
            <w:r>
              <w:rPr>
                <w:sz w:val="18"/>
                <w:szCs w:val="18"/>
                <w:rPrChange w:id="4495" w:author="吴潇" w:date="2014-12-23T08:50:00Z">
                  <w:rPr/>
                </w:rPrChange>
              </w:rPr>
              <w:t>:</w:t>
            </w:r>
            <w:r>
              <w:rPr>
                <w:sz w:val="18"/>
                <w:szCs w:val="18"/>
                <w:rPrChange w:id="4496" w:author="吴潇" w:date="2014-12-23T08:50:00Z">
                  <w:rPr/>
                </w:rPrChange>
              </w:rPr>
              <w:t>”</w:t>
            </w:r>
            <w:r>
              <w:rPr>
                <w:sz w:val="18"/>
                <w:szCs w:val="18"/>
                <w:rPrChange w:id="4497" w:author="吴潇" w:date="2014-12-23T08:50:00Z">
                  <w:rPr/>
                </w:rPrChange>
              </w:rPr>
              <w:t>D</w:t>
            </w:r>
            <w:r>
              <w:rPr>
                <w:sz w:val="18"/>
                <w:szCs w:val="18"/>
                <w:rPrChange w:id="4498" w:author="吴潇" w:date="2014-12-23T08:50:00Z">
                  <w:rPr/>
                </w:rPrChange>
              </w:rPr>
              <w:t>”</w:t>
            </w:r>
            <w:r>
              <w:rPr>
                <w:sz w:val="18"/>
                <w:szCs w:val="18"/>
                <w:rPrChange w:id="4499" w:author="吴潇" w:date="2014-12-23T08:50:00Z">
                  <w:rPr/>
                </w:rPrChange>
              </w:rPr>
              <w:t xml:space="preserve"> , </w:t>
            </w:r>
            <w:r>
              <w:rPr>
                <w:sz w:val="18"/>
                <w:szCs w:val="18"/>
                <w:rPrChange w:id="4500" w:author="吴潇" w:date="2014-12-23T08:50:00Z">
                  <w:rPr/>
                </w:rPrChange>
              </w:rPr>
              <w:t>“</w:t>
            </w:r>
            <w:r>
              <w:rPr>
                <w:sz w:val="18"/>
                <w:szCs w:val="18"/>
                <w:rPrChange w:id="4501" w:author="吴潇" w:date="2014-12-23T08:50:00Z">
                  <w:rPr/>
                </w:rPrChange>
              </w:rPr>
              <w:t>balance</w:t>
            </w:r>
            <w:r>
              <w:rPr>
                <w:sz w:val="18"/>
                <w:szCs w:val="18"/>
                <w:rPrChange w:id="4502" w:author="吴潇" w:date="2014-12-23T08:50:00Z">
                  <w:rPr/>
                </w:rPrChange>
              </w:rPr>
              <w:t>”</w:t>
            </w:r>
            <w:r>
              <w:rPr>
                <w:sz w:val="18"/>
                <w:szCs w:val="18"/>
                <w:rPrChange w:id="4503" w:author="吴潇" w:date="2014-12-23T08:50:00Z">
                  <w:rPr/>
                </w:rPrChange>
              </w:rPr>
              <w:t>:</w:t>
            </w:r>
            <w:r>
              <w:rPr>
                <w:sz w:val="18"/>
                <w:szCs w:val="18"/>
                <w:rPrChange w:id="4504" w:author="吴潇" w:date="2014-12-23T08:50:00Z">
                  <w:rPr/>
                </w:rPrChange>
              </w:rPr>
              <w:t>”</w:t>
            </w:r>
            <w:r>
              <w:rPr>
                <w:sz w:val="18"/>
                <w:szCs w:val="18"/>
                <w:rPrChange w:id="4505" w:author="吴潇" w:date="2014-12-23T08:50:00Z">
                  <w:rPr/>
                </w:rPrChange>
              </w:rPr>
              <w:t>100</w:t>
            </w:r>
            <w:r>
              <w:rPr>
                <w:sz w:val="18"/>
                <w:szCs w:val="18"/>
                <w:rPrChange w:id="4506" w:author="吴潇" w:date="2014-12-23T08:50:00Z">
                  <w:rPr/>
                </w:rPrChange>
              </w:rPr>
              <w:t>”</w:t>
            </w:r>
            <w:r>
              <w:rPr>
                <w:sz w:val="18"/>
                <w:szCs w:val="18"/>
                <w:rPrChange w:id="4507" w:author="吴潇" w:date="2014-12-23T08:50:00Z">
                  <w:rPr/>
                </w:rPrChange>
              </w:rPr>
              <w:t xml:space="preserve">  }</w:t>
            </w:r>
          </w:p>
          <w:p>
            <w:pPr>
              <w:numPr>
                <w:ilvl w:val="0"/>
                <w:numId w:val="0"/>
              </w:numPr>
              <w:rPr>
                <w:sz w:val="18"/>
                <w:szCs w:val="18"/>
                <w:rPrChange w:id="4508" w:author="吴潇" w:date="2014-12-23T08:50:00Z">
                  <w:rPr/>
                </w:rPrChange>
              </w:rPr>
            </w:pPr>
            <w:r>
              <w:rPr>
                <w:sz w:val="18"/>
                <w:szCs w:val="18"/>
                <w:rPrChange w:id="4509" w:author="吴潇" w:date="2014-12-23T08:50:00Z">
                  <w:rPr/>
                </w:rPrChange>
              </w:rPr>
              <w:t>]</w:t>
            </w:r>
          </w:p>
          <w:p>
            <w:pPr>
              <w:numPr>
                <w:ilvl w:val="0"/>
                <w:numId w:val="0"/>
              </w:numPr>
              <w:rPr>
                <w:sz w:val="18"/>
                <w:szCs w:val="18"/>
                <w:rPrChange w:id="4510" w:author="吴潇" w:date="2014-12-23T08:50:00Z">
                  <w:rPr/>
                </w:rPrChange>
              </w:rPr>
            </w:pPr>
            <w:r>
              <w:rPr>
                <w:sz w:val="18"/>
                <w:szCs w:val="18"/>
                <w:rPrChange w:id="4511" w:author="吴潇" w:date="2014-12-23T08:50:00Z">
                  <w:rPr/>
                </w:rPrChange>
              </w:rPr>
              <w:t>}</w:t>
            </w:r>
          </w:p>
        </w:tc>
      </w:tr>
    </w:tbl>
    <w:p>
      <w:pPr>
        <w:numPr>
          <w:ilvl w:val="0"/>
          <w:numId w:val="0"/>
        </w:numPr>
      </w:pPr>
    </w:p>
    <w:p>
      <w:pPr>
        <w:pStyle w:val="67"/>
        <w:spacing w:before="156" w:after="156"/>
        <w:rPr>
          <w:rFonts w:ascii="Times New Roman"/>
        </w:rPr>
      </w:pPr>
      <w:bookmarkStart w:id="54" w:name="_Toc397619845"/>
      <w:r>
        <w:rPr>
          <w:rFonts w:hint="eastAsia" w:ascii="Times New Roman"/>
        </w:rPr>
        <w:t>交易报文</w:t>
      </w:r>
      <w:bookmarkEnd w:id="54"/>
    </w:p>
    <w:p>
      <w:pPr>
        <w:pStyle w:val="68"/>
        <w:ind w:left="0"/>
      </w:pPr>
      <w:r>
        <w:rPr>
          <w:rFonts w:hint="eastAsia"/>
        </w:rPr>
        <w:t>交易概览</w:t>
      </w:r>
    </w:p>
    <w:p>
      <w:pPr>
        <w:pStyle w:val="66"/>
        <w:ind w:firstLine="420"/>
      </w:pPr>
      <w:r>
        <w:rPr>
          <w:rFonts w:hint="eastAsia"/>
        </w:rPr>
        <w:t>跳转支付——网关支付产品包括以下交易类型：</w:t>
      </w:r>
    </w:p>
    <w:tbl>
      <w:tblPr>
        <w:tblStyle w:val="56"/>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5513"/>
        <w:gridCol w:w="2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0" w:hRule="atLeast"/>
        </w:trPr>
        <w:tc>
          <w:tcPr>
            <w:tcW w:w="193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jc w:val="center"/>
              <w:rPr>
                <w:rFonts w:ascii="宋体" w:hAnsi="宋体" w:cs="宋体"/>
                <w:b/>
                <w:bCs/>
                <w:kern w:val="0"/>
                <w:sz w:val="22"/>
                <w:szCs w:val="22"/>
              </w:rPr>
            </w:pPr>
            <w:r>
              <w:rPr>
                <w:rFonts w:hint="eastAsia" w:cs="宋体"/>
                <w:b/>
                <w:bCs/>
                <w:kern w:val="0"/>
                <w:sz w:val="22"/>
                <w:szCs w:val="22"/>
              </w:rPr>
              <w:t>接口名称</w:t>
            </w:r>
          </w:p>
        </w:tc>
        <w:tc>
          <w:tcPr>
            <w:tcW w:w="551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jc w:val="center"/>
              <w:rPr>
                <w:rFonts w:ascii="宋体" w:hAnsi="宋体" w:cs="宋体"/>
                <w:b/>
                <w:bCs/>
                <w:kern w:val="0"/>
                <w:sz w:val="22"/>
                <w:szCs w:val="22"/>
              </w:rPr>
            </w:pPr>
            <w:r>
              <w:rPr>
                <w:rFonts w:hint="eastAsia" w:cs="宋体"/>
                <w:b/>
                <w:bCs/>
                <w:kern w:val="0"/>
                <w:sz w:val="22"/>
                <w:szCs w:val="22"/>
              </w:rPr>
              <w:t>功能说明</w:t>
            </w:r>
          </w:p>
        </w:tc>
        <w:tc>
          <w:tcPr>
            <w:tcW w:w="2125"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jc w:val="center"/>
              <w:rPr>
                <w:rFonts w:cs="宋体"/>
                <w:b/>
                <w:bCs/>
                <w:kern w:val="0"/>
                <w:sz w:val="22"/>
                <w:szCs w:val="22"/>
              </w:rPr>
            </w:pPr>
            <w:r>
              <w:rPr>
                <w:rFonts w:hint="eastAsia" w:cs="宋体"/>
                <w:b/>
                <w:bCs/>
                <w:kern w:val="0"/>
                <w:sz w:val="22"/>
                <w:szCs w:val="22"/>
              </w:rPr>
              <w:t>交易模式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93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pPr>
            <w:r>
              <w:rPr>
                <w:rFonts w:hint="eastAsia"/>
              </w:rPr>
              <w:t>消费类交易</w:t>
            </w:r>
          </w:p>
        </w:tc>
        <w:tc>
          <w:tcPr>
            <w:tcW w:w="551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rPr>
              <w:t>持卡人进支付时，</w:t>
            </w:r>
            <w:ins w:id="4512" w:author="齐宁" w:date="2014-09-29T09:54:00Z">
              <w:r>
                <w:rPr>
                  <w:rFonts w:hint="eastAsia"/>
                </w:rPr>
                <w:t>在浏览器输入相关支付信息，</w:t>
              </w:r>
            </w:ins>
            <w:r>
              <w:rPr>
                <w:rFonts w:hint="eastAsia"/>
              </w:rPr>
              <w:t>由</w:t>
            </w:r>
            <w:ins w:id="4513" w:author="齐宁" w:date="2014-09-29T09:54:00Z">
              <w:r>
                <w:rPr>
                  <w:rFonts w:hint="eastAsia"/>
                </w:rPr>
                <w:t>商户或</w:t>
              </w:r>
            </w:ins>
            <w:r>
              <w:rPr>
                <w:rFonts w:hint="eastAsia"/>
              </w:rPr>
              <w:t>收单机构</w:t>
            </w:r>
            <w:del w:id="4514" w:author="齐宁" w:date="2014-09-29T09:54:00Z">
              <w:r>
                <w:rPr>
                  <w:rFonts w:hint="eastAsia"/>
                </w:rPr>
                <w:delText>完成支付信息的采集</w:delText>
              </w:r>
            </w:del>
            <w:del w:id="4515" w:author="齐宁" w:date="2014-09-29T09:55:00Z">
              <w:r>
                <w:rPr>
                  <w:rFonts w:hint="eastAsia"/>
                </w:rPr>
                <w:delText>，</w:delText>
              </w:r>
            </w:del>
            <w:ins w:id="4516" w:author="齐宁" w:date="2014-09-29T09:55:00Z">
              <w:r>
                <w:rPr>
                  <w:rFonts w:hint="eastAsia"/>
                </w:rPr>
                <w:t>组织相关报文，</w:t>
              </w:r>
            </w:ins>
            <w:del w:id="4517" w:author="齐宁" w:date="2014-09-29T09:55:00Z">
              <w:r>
                <w:rPr>
                  <w:rFonts w:hint="eastAsia"/>
                </w:rPr>
                <w:delText>并将支付信息通过后台服务器</w:delText>
              </w:r>
            </w:del>
            <w:r>
              <w:rPr>
                <w:rFonts w:hint="eastAsia"/>
              </w:rPr>
              <w:t>发送至银联</w:t>
            </w:r>
            <w:del w:id="4518" w:author="齐宁" w:date="2014-09-29T09:55:00Z">
              <w:r>
                <w:rPr>
                  <w:rFonts w:hint="eastAsia"/>
                </w:rPr>
                <w:delText>，</w:delText>
              </w:r>
            </w:del>
            <w:r>
              <w:rPr>
                <w:rFonts w:hint="eastAsia"/>
              </w:rPr>
              <w:t>完成支付。</w:t>
            </w:r>
          </w:p>
        </w:tc>
        <w:tc>
          <w:tcPr>
            <w:tcW w:w="2125"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pPr>
            <w:r>
              <w:rPr>
                <w:rFonts w:hint="eastAsia"/>
              </w:rPr>
              <w:t>前台交易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93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pPr>
            <w:r>
              <w:rPr>
                <w:rFonts w:hint="eastAsia"/>
              </w:rPr>
              <w:t>消费撤销类交易</w:t>
            </w:r>
          </w:p>
        </w:tc>
        <w:tc>
          <w:tcPr>
            <w:tcW w:w="551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rPr>
              <w:t>指因人为原因而撤销已完成的消费；消费撤销必须是撤销</w:t>
            </w:r>
            <w:r>
              <w:t>CUPS</w:t>
            </w:r>
            <w:r>
              <w:rPr>
                <w:rFonts w:hint="eastAsia"/>
              </w:rPr>
              <w:t>当日当批的消费</w:t>
            </w:r>
          </w:p>
        </w:tc>
        <w:tc>
          <w:tcPr>
            <w:tcW w:w="2125"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后台交易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93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pPr>
            <w:r>
              <w:rPr>
                <w:rFonts w:hint="eastAsia"/>
              </w:rPr>
              <w:t>退货类交易</w:t>
            </w:r>
          </w:p>
        </w:tc>
        <w:tc>
          <w:tcPr>
            <w:tcW w:w="551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rPr>
              <w:t>对于已结算的消费交易，通过该交易发起退款交易。</w:t>
            </w:r>
          </w:p>
        </w:tc>
        <w:tc>
          <w:tcPr>
            <w:tcW w:w="2125"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后台交易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93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pPr>
            <w:r>
              <w:rPr>
                <w:rFonts w:hint="eastAsia"/>
              </w:rPr>
              <w:t>交易状态查询交易</w:t>
            </w:r>
          </w:p>
        </w:tc>
        <w:tc>
          <w:tcPr>
            <w:tcW w:w="551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对未收到应答的或交易状态未知的交易，可通过该交易进行查询。</w:t>
            </w:r>
          </w:p>
        </w:tc>
        <w:tc>
          <w:tcPr>
            <w:tcW w:w="2125"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后台交易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93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pPr>
            <w:r>
              <w:rPr>
                <w:rFonts w:hint="eastAsia"/>
              </w:rPr>
              <w:t>文件传输类交易</w:t>
            </w:r>
          </w:p>
        </w:tc>
        <w:tc>
          <w:tcPr>
            <w:tcW w:w="551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联机下载对账文件等文件下载类交易</w:t>
            </w:r>
          </w:p>
        </w:tc>
        <w:tc>
          <w:tcPr>
            <w:tcW w:w="2125"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后台交易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 w:hRule="atLeast"/>
        </w:trPr>
        <w:tc>
          <w:tcPr>
            <w:tcW w:w="193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pPr>
            <w:r>
              <w:rPr>
                <w:rFonts w:hint="eastAsia"/>
              </w:rPr>
              <w:t>授权类交易</w:t>
            </w:r>
          </w:p>
        </w:tc>
        <w:tc>
          <w:tcPr>
            <w:tcW w:w="5513"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包括预授权、受授权完成、预授权撤销、预授权完成撤销</w:t>
            </w:r>
          </w:p>
        </w:tc>
        <w:tc>
          <w:tcPr>
            <w:tcW w:w="2125" w:type="dxa"/>
            <w:tcBorders>
              <w:top w:val="single" w:color="auto" w:sz="4" w:space="0"/>
              <w:left w:val="single" w:color="auto" w:sz="4" w:space="0"/>
              <w:bottom w:val="single" w:color="auto" w:sz="4" w:space="0"/>
              <w:right w:val="single" w:color="auto" w:sz="4" w:space="0"/>
            </w:tcBorders>
            <w:vAlign w:val="top"/>
          </w:tcPr>
          <w:p>
            <w:pPr>
              <w:widowControl/>
              <w:numPr>
                <w:ilvl w:val="0"/>
                <w:numId w:val="0"/>
              </w:numPr>
              <w:rPr>
                <w:kern w:val="0"/>
              </w:rPr>
            </w:pPr>
            <w:r>
              <w:rPr>
                <w:rFonts w:hint="eastAsia"/>
                <w:kern w:val="0"/>
              </w:rPr>
              <w:t>预授权、预授权：后台交易/前台交易</w:t>
            </w:r>
          </w:p>
          <w:p>
            <w:pPr>
              <w:widowControl/>
              <w:numPr>
                <w:ilvl w:val="0"/>
                <w:numId w:val="0"/>
              </w:numPr>
              <w:rPr>
                <w:kern w:val="0"/>
              </w:rPr>
            </w:pPr>
            <w:r>
              <w:rPr>
                <w:rFonts w:hint="eastAsia"/>
                <w:kern w:val="0"/>
              </w:rPr>
              <w:t>预授权撤销、预授权完成撤销：后台交易</w:t>
            </w:r>
          </w:p>
        </w:tc>
      </w:tr>
    </w:tbl>
    <w:p>
      <w:pPr>
        <w:pStyle w:val="66"/>
        <w:ind w:firstLine="0" w:firstLineChars="0"/>
      </w:pPr>
    </w:p>
    <w:p>
      <w:pPr>
        <w:pStyle w:val="68"/>
        <w:ind w:left="0"/>
      </w:pPr>
      <w:r>
        <w:rPr>
          <w:rFonts w:hint="eastAsia"/>
        </w:rPr>
        <w:t>消费类交易</w:t>
      </w:r>
    </w:p>
    <w:p>
      <w:pPr>
        <w:pStyle w:val="69"/>
      </w:pPr>
      <w:r>
        <w:rPr>
          <w:rFonts w:hint="eastAsia"/>
        </w:rPr>
        <w:t>概述</w:t>
      </w:r>
    </w:p>
    <w:p>
      <w:pPr>
        <w:pStyle w:val="66"/>
        <w:ind w:firstLine="420"/>
      </w:pPr>
      <w:r>
        <w:rPr>
          <w:rFonts w:hint="eastAsia"/>
        </w:rPr>
        <w:t>消费是指境内外持卡人在境内外商户网站进行购物等消费时用银行卡结算的交易，经批准的消费额将即时地反映到该持卡人的账户余额上。</w:t>
      </w:r>
    </w:p>
    <w:p>
      <w:pPr>
        <w:pStyle w:val="66"/>
        <w:ind w:firstLine="420"/>
      </w:pPr>
    </w:p>
    <w:p>
      <w:pPr>
        <w:pStyle w:val="69"/>
      </w:pPr>
      <w:r>
        <w:rPr>
          <w:rFonts w:hint="eastAsia"/>
        </w:rPr>
        <w:t>交易流程</w:t>
      </w:r>
    </w:p>
    <w:p>
      <w:pPr>
        <w:pStyle w:val="66"/>
        <w:ind w:firstLine="420"/>
      </w:pPr>
      <w:r>
        <w:rPr>
          <w:rFonts w:hint="eastAsia"/>
        </w:rPr>
        <w:t>相关交易流程如下：</w:t>
      </w:r>
    </w:p>
    <w:p>
      <w:pPr>
        <w:pStyle w:val="66"/>
        <w:keepNext/>
        <w:ind w:firstLine="0" w:firstLineChars="0"/>
        <w:jc w:val="center"/>
        <w:rPr>
          <w:ins w:id="4519" w:author="齐宁" w:date="2014-09-28T19:23:00Z"/>
        </w:rPr>
      </w:pPr>
      <w:ins w:id="4520" w:author="齐宁" w:date="2014-09-28T19:23:00Z"/>
      <w:ins w:id="4521" w:author="齐宁" w:date="2014-09-28T19:23:00Z"/>
      <w:ins w:id="4522" w:author="齐宁" w:date="2014-09-28T19:23:00Z"/>
      <w:ins w:id="4523" w:author="齐宁" w:date="2014-09-28T19:23:00Z">
        <w:r>
          <w:rPr>
            <w:rFonts w:ascii="宋体" w:hAnsi="Times New Roman" w:eastAsia="宋体" w:cs="Times New Roman"/>
            <w:sz w:val="21"/>
            <w:lang w:val="en-US" w:eastAsia="zh-CN" w:bidi="ar-SA"/>
          </w:rPr>
          <w:object>
            <v:shape id="Picture 8" type="#_x0000_t75" style="height:202.5pt;width:467.25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Visio.Drawing.11" ShapeID="Picture 8" DrawAspect="Content" ObjectID="_18" r:id="rId27"/>
          </w:object>
        </w:r>
      </w:ins>
      <w:ins w:id="4525" w:author="齐宁" w:date="2014-09-28T19:23:00Z"/>
    </w:p>
    <w:p>
      <w:pPr>
        <w:pStyle w:val="66"/>
        <w:ind w:firstLine="420"/>
        <w:rPr>
          <w:ins w:id="4526" w:author="齐宁" w:date="2014-09-28T19:23:00Z"/>
        </w:rPr>
      </w:pPr>
      <w:ins w:id="4527" w:author="齐宁" w:date="2014-09-28T19:23:00Z">
        <w:r>
          <w:rPr>
            <w:rFonts w:hint="eastAsia"/>
          </w:rPr>
          <w:t>交易步骤：</w:t>
        </w:r>
      </w:ins>
    </w:p>
    <w:p>
      <w:pPr>
        <w:pStyle w:val="66"/>
        <w:numPr>
          <w:ilvl w:val="0"/>
          <w:numId w:val="34"/>
        </w:numPr>
        <w:ind w:firstLineChars="0"/>
        <w:rPr>
          <w:ins w:id="4528" w:author="齐宁" w:date="2014-09-28T19:23:00Z"/>
        </w:rPr>
      </w:pPr>
      <w:ins w:id="4529" w:author="齐宁" w:date="2014-09-28T19:23:00Z">
        <w:r>
          <w:rPr>
            <w:rFonts w:hint="eastAsia"/>
          </w:rPr>
          <w:t>持卡人/企业浏览商户网页，选择消费交易；</w:t>
        </w:r>
      </w:ins>
    </w:p>
    <w:p>
      <w:pPr>
        <w:pStyle w:val="66"/>
        <w:numPr>
          <w:ilvl w:val="0"/>
          <w:numId w:val="34"/>
        </w:numPr>
        <w:ind w:firstLineChars="0"/>
        <w:rPr>
          <w:ins w:id="4530" w:author="齐宁" w:date="2014-09-28T19:23:00Z"/>
        </w:rPr>
      </w:pPr>
      <w:ins w:id="4531" w:author="齐宁" w:date="2014-09-28T19:23:00Z">
        <w:r>
          <w:rPr>
            <w:rFonts w:hint="eastAsia"/>
          </w:rPr>
          <w:t>商户组织交易报文，通过浏览器跳转至银联全渠道系统的支付页面；</w:t>
        </w:r>
      </w:ins>
    </w:p>
    <w:p>
      <w:pPr>
        <w:pStyle w:val="66"/>
        <w:numPr>
          <w:ilvl w:val="0"/>
          <w:numId w:val="34"/>
        </w:numPr>
        <w:ind w:firstLineChars="0"/>
        <w:rPr>
          <w:ins w:id="4532" w:author="齐宁" w:date="2014-09-28T19:23:00Z"/>
        </w:rPr>
      </w:pPr>
      <w:ins w:id="4533" w:author="齐宁" w:date="2014-09-28T19:23:00Z">
        <w:r>
          <w:rPr>
            <w:rFonts w:hint="eastAsia"/>
          </w:rPr>
          <w:t>持卡人/企业在银联全渠道系统支付页面输入相关交易信息；</w:t>
        </w:r>
      </w:ins>
    </w:p>
    <w:p>
      <w:pPr>
        <w:pStyle w:val="66"/>
        <w:numPr>
          <w:ilvl w:val="0"/>
          <w:numId w:val="34"/>
        </w:numPr>
        <w:ind w:firstLineChars="0"/>
        <w:rPr>
          <w:ins w:id="4534" w:author="齐宁" w:date="2014-09-28T19:23:00Z"/>
        </w:rPr>
      </w:pPr>
      <w:ins w:id="4535" w:author="齐宁" w:date="2014-09-28T19:23:00Z">
        <w:r>
          <w:rPr>
            <w:rFonts w:hint="eastAsia"/>
          </w:rPr>
          <w:t>全渠道系统完成用户的交易处理；</w:t>
        </w:r>
      </w:ins>
    </w:p>
    <w:p>
      <w:pPr>
        <w:pStyle w:val="66"/>
        <w:numPr>
          <w:ilvl w:val="0"/>
          <w:numId w:val="34"/>
        </w:numPr>
        <w:ind w:firstLineChars="0"/>
        <w:rPr>
          <w:ins w:id="4536" w:author="齐宁" w:date="2014-09-28T19:23:00Z"/>
        </w:rPr>
      </w:pPr>
      <w:ins w:id="4537" w:author="齐宁" w:date="2014-09-28T19:23:00Z">
        <w:r>
          <w:rPr>
            <w:rFonts w:hint="eastAsia"/>
          </w:rPr>
          <w:t>银联全渠道系统，将交易受理结果返回给商户；</w:t>
        </w:r>
      </w:ins>
    </w:p>
    <w:p>
      <w:pPr>
        <w:pStyle w:val="66"/>
        <w:numPr>
          <w:ilvl w:val="0"/>
          <w:numId w:val="34"/>
        </w:numPr>
        <w:ind w:firstLineChars="0"/>
        <w:rPr>
          <w:ins w:id="4538" w:author="齐宁" w:date="2014-09-28T19:23:00Z"/>
        </w:rPr>
      </w:pPr>
      <w:ins w:id="4539" w:author="齐宁" w:date="2014-09-28T19:23:00Z">
        <w:r>
          <w:rPr>
            <w:rFonts w:hint="eastAsia"/>
          </w:rPr>
          <w:t>因消费交易涉及资金清算，银联系统发送后台通知（交易结果）给商户。</w:t>
        </w:r>
      </w:ins>
    </w:p>
    <w:p>
      <w:pPr>
        <w:pStyle w:val="66"/>
        <w:ind w:firstLine="420"/>
      </w:pPr>
    </w:p>
    <w:p>
      <w:pPr>
        <w:pStyle w:val="69"/>
      </w:pPr>
      <w:r>
        <w:rPr>
          <w:rFonts w:hint="eastAsia"/>
        </w:rPr>
        <w:t>请求报文</w:t>
      </w:r>
    </w:p>
    <w:p>
      <w:pPr>
        <w:pStyle w:val="97"/>
        <w:framePr w:h="473" w:wrap="around" w:vAnchor="margin" w:hAnchor="text" w:yAlign="top"/>
        <w:numPr>
          <w:ilvl w:val="4"/>
          <w:numId w:val="0"/>
        </w:numPr>
        <w:jc w:val="left"/>
        <w:rPr>
          <w:sz w:val="21"/>
          <w:szCs w:val="21"/>
        </w:rPr>
      </w:pPr>
    </w:p>
    <w:tbl>
      <w:tblPr>
        <w:tblStyle w:val="55"/>
        <w:tblW w:w="10009" w:type="dxa"/>
        <w:jc w:val="center"/>
        <w:tblInd w:w="6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7"/>
        <w:gridCol w:w="1672"/>
        <w:gridCol w:w="2596"/>
        <w:gridCol w:w="1661"/>
        <w:gridCol w:w="3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0" w:hRule="atLeast"/>
          <w:tblHeader/>
          <w:jc w:val="center"/>
        </w:trPr>
        <w:tc>
          <w:tcPr>
            <w:tcW w:w="737" w:type="dxa"/>
            <w:shd w:val="clear" w:color="auto" w:fill="BFBFBF"/>
            <w:vAlign w:val="top"/>
          </w:tcPr>
          <w:p>
            <w:pPr>
              <w:numPr>
                <w:ilvl w:val="0"/>
                <w:numId w:val="0"/>
              </w:numPr>
              <w:jc w:val="center"/>
            </w:pPr>
            <w:r>
              <w:rPr>
                <w:rFonts w:hint="eastAsia"/>
              </w:rPr>
              <w:t>序号</w:t>
            </w:r>
          </w:p>
        </w:tc>
        <w:tc>
          <w:tcPr>
            <w:tcW w:w="1672" w:type="dxa"/>
            <w:shd w:val="clear" w:color="auto" w:fill="BFBFBF"/>
            <w:vAlign w:val="top"/>
          </w:tcPr>
          <w:p>
            <w:pPr>
              <w:numPr>
                <w:ilvl w:val="0"/>
                <w:numId w:val="0"/>
              </w:numPr>
              <w:jc w:val="center"/>
            </w:pPr>
            <w:r>
              <w:rPr>
                <w:rFonts w:hint="eastAsia"/>
              </w:rPr>
              <w:t>域名</w:t>
            </w:r>
          </w:p>
        </w:tc>
        <w:tc>
          <w:tcPr>
            <w:tcW w:w="2596" w:type="dxa"/>
            <w:shd w:val="clear" w:color="auto" w:fill="BFBFBF"/>
            <w:vAlign w:val="top"/>
          </w:tcPr>
          <w:p>
            <w:pPr>
              <w:numPr>
                <w:ilvl w:val="0"/>
                <w:numId w:val="0"/>
              </w:numPr>
              <w:jc w:val="center"/>
            </w:pPr>
            <w:r>
              <w:rPr>
                <w:rFonts w:hint="eastAsia"/>
              </w:rPr>
              <w:t>变量名</w:t>
            </w:r>
          </w:p>
        </w:tc>
        <w:tc>
          <w:tcPr>
            <w:tcW w:w="1661" w:type="dxa"/>
            <w:shd w:val="clear" w:color="auto" w:fill="BFBFBF"/>
            <w:vAlign w:val="top"/>
          </w:tcPr>
          <w:p>
            <w:pPr>
              <w:numPr>
                <w:ilvl w:val="0"/>
                <w:numId w:val="0"/>
              </w:numPr>
              <w:jc w:val="center"/>
            </w:pPr>
            <w:r>
              <w:rPr>
                <w:rFonts w:hint="eastAsia"/>
              </w:rPr>
              <w:t>出现要求</w:t>
            </w:r>
          </w:p>
        </w:tc>
        <w:tc>
          <w:tcPr>
            <w:tcW w:w="3343"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版本号</w:t>
            </w:r>
          </w:p>
        </w:tc>
        <w:tc>
          <w:tcPr>
            <w:tcW w:w="2596" w:type="dxa"/>
            <w:vAlign w:val="top"/>
          </w:tcPr>
          <w:p>
            <w:pPr>
              <w:numPr>
                <w:ilvl w:val="0"/>
                <w:numId w:val="0"/>
              </w:numPr>
              <w:jc w:val="center"/>
            </w:pPr>
            <w:r>
              <w:t>version</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编码方式</w:t>
            </w:r>
          </w:p>
        </w:tc>
        <w:tc>
          <w:tcPr>
            <w:tcW w:w="2596" w:type="dxa"/>
            <w:vAlign w:val="top"/>
          </w:tcPr>
          <w:p>
            <w:pPr>
              <w:numPr>
                <w:ilvl w:val="0"/>
                <w:numId w:val="0"/>
              </w:numPr>
              <w:jc w:val="center"/>
            </w:pPr>
            <w:r>
              <w:t>encoding</w:t>
            </w:r>
          </w:p>
        </w:tc>
        <w:tc>
          <w:tcPr>
            <w:tcW w:w="1661" w:type="dxa"/>
            <w:vAlign w:val="top"/>
          </w:tcPr>
          <w:p>
            <w:pPr>
              <w:numPr>
                <w:ilvl w:val="0"/>
                <w:numId w:val="0"/>
              </w:numPr>
              <w:jc w:val="center"/>
            </w:pPr>
            <w:r>
              <w:rPr>
                <w:rFonts w:hint="eastAsia"/>
              </w:rPr>
              <w:t>M</w:t>
            </w:r>
          </w:p>
        </w:tc>
        <w:tc>
          <w:tcPr>
            <w:tcW w:w="3343"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证书</w:t>
            </w:r>
            <w:r>
              <w:t>ID</w:t>
            </w:r>
          </w:p>
        </w:tc>
        <w:tc>
          <w:tcPr>
            <w:tcW w:w="2596" w:type="dxa"/>
            <w:vAlign w:val="top"/>
          </w:tcPr>
          <w:p>
            <w:pPr>
              <w:numPr>
                <w:ilvl w:val="0"/>
                <w:numId w:val="0"/>
              </w:numPr>
              <w:jc w:val="center"/>
            </w:pPr>
            <w:r>
              <w:t>certId</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签名</w:t>
            </w:r>
          </w:p>
        </w:tc>
        <w:tc>
          <w:tcPr>
            <w:tcW w:w="2596" w:type="dxa"/>
            <w:vAlign w:val="top"/>
          </w:tcPr>
          <w:p>
            <w:pPr>
              <w:numPr>
                <w:ilvl w:val="0"/>
                <w:numId w:val="0"/>
              </w:numPr>
              <w:jc w:val="center"/>
            </w:pPr>
            <w:r>
              <w:t>signature</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签名方法</w:t>
            </w:r>
          </w:p>
        </w:tc>
        <w:tc>
          <w:tcPr>
            <w:tcW w:w="2596" w:type="dxa"/>
            <w:vAlign w:val="top"/>
          </w:tcPr>
          <w:p>
            <w:pPr>
              <w:numPr>
                <w:ilvl w:val="0"/>
                <w:numId w:val="0"/>
              </w:numPr>
              <w:jc w:val="center"/>
            </w:pPr>
            <w:r>
              <w:t>signMethod</w:t>
            </w:r>
          </w:p>
        </w:tc>
        <w:tc>
          <w:tcPr>
            <w:tcW w:w="1661" w:type="dxa"/>
            <w:vAlign w:val="top"/>
          </w:tcPr>
          <w:p>
            <w:pPr>
              <w:numPr>
                <w:ilvl w:val="0"/>
                <w:numId w:val="0"/>
              </w:numPr>
              <w:spacing w:line="0" w:lineRule="atLeast"/>
              <w:jc w:val="center"/>
            </w:pPr>
            <w:r>
              <w:t>M</w:t>
            </w:r>
          </w:p>
        </w:tc>
        <w:tc>
          <w:tcPr>
            <w:tcW w:w="3343" w:type="dxa"/>
            <w:vAlign w:val="top"/>
          </w:tcPr>
          <w:p>
            <w:pPr>
              <w:numPr>
                <w:ilvl w:val="0"/>
                <w:numId w:val="0"/>
              </w:numPr>
              <w:spacing w:line="0" w:lineRule="atLeast"/>
            </w:pPr>
            <w:ins w:id="4540" w:author="吴潇" w:date="2014-12-18T17:01:00Z">
              <w:r>
                <w:rPr>
                  <w:rFonts w:hint="eastAsia"/>
                </w:rPr>
                <w:t>取值：</w:t>
              </w:r>
            </w:ins>
            <w:r>
              <w:t>01</w:t>
            </w:r>
            <w:ins w:id="4541" w:author="吴潇" w:date="2014-12-18T17:01:00Z">
              <w:r>
                <w:rPr>
                  <w:rFonts w:hint="eastAsia"/>
                </w:rPr>
                <w:t>（表示采用的是</w:t>
              </w:r>
            </w:ins>
            <w:r>
              <w:t>RSA</w:t>
            </w:r>
            <w:ins w:id="4542" w:author="吴潇" w:date="2014-12-18T17:01:00Z">
              <w:r>
                <w:rPr>
                  <w:rFonts w:hint="eastAsia"/>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交易类型</w:t>
            </w:r>
          </w:p>
        </w:tc>
        <w:tc>
          <w:tcPr>
            <w:tcW w:w="2596" w:type="dxa"/>
            <w:vAlign w:val="top"/>
          </w:tcPr>
          <w:p>
            <w:pPr>
              <w:numPr>
                <w:ilvl w:val="0"/>
                <w:numId w:val="0"/>
              </w:numPr>
              <w:jc w:val="center"/>
            </w:pPr>
            <w:r>
              <w:t>txnType</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取值：</w:t>
            </w:r>
            <w:r>
              <w:t xml:space="preserve">01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交易子类</w:t>
            </w:r>
          </w:p>
        </w:tc>
        <w:tc>
          <w:tcPr>
            <w:tcW w:w="2596" w:type="dxa"/>
            <w:vAlign w:val="top"/>
          </w:tcPr>
          <w:p>
            <w:pPr>
              <w:numPr>
                <w:ilvl w:val="0"/>
                <w:numId w:val="0"/>
              </w:numPr>
              <w:jc w:val="center"/>
            </w:pPr>
            <w:r>
              <w:t>txnSubType</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t>01</w:t>
            </w:r>
            <w:r>
              <w:rPr>
                <w:rFonts w:hint="eastAsia"/>
              </w:rPr>
              <w:t>：自助消费，通过地址的方式区分前台消费和后台消费（含无跳转支付）</w:t>
            </w:r>
          </w:p>
          <w:p>
            <w:pPr>
              <w:numPr>
                <w:ilvl w:val="0"/>
                <w:numId w:val="0"/>
              </w:numPr>
              <w:spacing w:line="0" w:lineRule="atLeast"/>
            </w:pPr>
            <w:r>
              <w:t>03</w:t>
            </w:r>
            <w:r>
              <w:rPr>
                <w:rFonts w:hint="eastAsia"/>
              </w:rPr>
              <w:t>：分期付款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rPr>
          <w:jc w:val="center"/>
        </w:trPr>
        <w:tc>
          <w:tcPr>
            <w:tcW w:w="737"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pStyle w:val="120"/>
              <w:numPr>
                <w:ilvl w:val="0"/>
                <w:numId w:val="35"/>
              </w:numPr>
              <w:tabs>
                <w:tab w:val="left" w:pos="360"/>
              </w:tabs>
              <w:ind w:firstLineChars="0"/>
              <w:jc w:val="center"/>
              <w:rPr>
                <w:bCs/>
                <w:sz w:val="22"/>
              </w:rPr>
            </w:pPr>
          </w:p>
        </w:tc>
        <w:tc>
          <w:tcPr>
            <w:tcW w:w="1672"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rPr>
                <w:rFonts w:hint="eastAsia"/>
              </w:rPr>
              <w:t>产品类型</w:t>
            </w:r>
          </w:p>
        </w:tc>
        <w:tc>
          <w:tcPr>
            <w:tcW w:w="2596"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bizType</w:t>
            </w:r>
          </w:p>
        </w:tc>
        <w:tc>
          <w:tcPr>
            <w:tcW w:w="1661"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M</w:t>
            </w:r>
          </w:p>
        </w:tc>
        <w:tc>
          <w:tcPr>
            <w:tcW w:w="3343"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spacing w:line="0" w:lineRule="atLeast"/>
              <w:jc w:val="left"/>
              <w:outlineLvl w:val="4"/>
              <w:rPr>
                <w:rFonts w:eastAsia="黑体"/>
              </w:rPr>
            </w:pPr>
            <w:ins w:id="4543" w:author="吴潇" w:date="2014-12-18T17:00: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渠道类型</w:t>
            </w:r>
          </w:p>
        </w:tc>
        <w:tc>
          <w:tcPr>
            <w:tcW w:w="2596" w:type="dxa"/>
            <w:vAlign w:val="top"/>
          </w:tcPr>
          <w:p>
            <w:pPr>
              <w:numPr>
                <w:ilvl w:val="0"/>
                <w:numId w:val="0"/>
              </w:numPr>
              <w:jc w:val="center"/>
            </w:pPr>
            <w:r>
              <w:t>channelType</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前台通知地址</w:t>
            </w:r>
          </w:p>
        </w:tc>
        <w:tc>
          <w:tcPr>
            <w:tcW w:w="2596" w:type="dxa"/>
            <w:vAlign w:val="top"/>
          </w:tcPr>
          <w:p>
            <w:pPr>
              <w:numPr>
                <w:ilvl w:val="0"/>
                <w:numId w:val="0"/>
              </w:numPr>
              <w:jc w:val="center"/>
            </w:pPr>
            <w:r>
              <w:t>frontUrl</w:t>
            </w:r>
          </w:p>
        </w:tc>
        <w:tc>
          <w:tcPr>
            <w:tcW w:w="1661" w:type="dxa"/>
            <w:vAlign w:val="top"/>
          </w:tcPr>
          <w:p>
            <w:pPr>
              <w:numPr>
                <w:ilvl w:val="0"/>
                <w:numId w:val="0"/>
              </w:numPr>
              <w:jc w:val="center"/>
            </w:pPr>
            <w:r>
              <w:t>C</w:t>
            </w:r>
          </w:p>
        </w:tc>
        <w:tc>
          <w:tcPr>
            <w:tcW w:w="3343" w:type="dxa"/>
            <w:vAlign w:val="top"/>
          </w:tcPr>
          <w:p>
            <w:pPr>
              <w:numPr>
                <w:ilvl w:val="0"/>
                <w:numId w:val="0"/>
              </w:numPr>
              <w:spacing w:line="0" w:lineRule="atLeast"/>
            </w:pPr>
            <w:r>
              <w:rPr>
                <w:rFonts w:hint="eastAsia"/>
              </w:rPr>
              <w:t>前台返回商户结果时使用，前台类交易需上送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t>后台通知地址</w:t>
            </w:r>
          </w:p>
        </w:tc>
        <w:tc>
          <w:tcPr>
            <w:tcW w:w="2596" w:type="dxa"/>
            <w:vAlign w:val="top"/>
          </w:tcPr>
          <w:p>
            <w:pPr>
              <w:numPr>
                <w:ilvl w:val="0"/>
                <w:numId w:val="0"/>
              </w:numPr>
              <w:jc w:val="center"/>
            </w:pPr>
            <w:r>
              <w:t>backUrl</w:t>
            </w:r>
          </w:p>
        </w:tc>
        <w:tc>
          <w:tcPr>
            <w:tcW w:w="1661" w:type="dxa"/>
            <w:vAlign w:val="top"/>
          </w:tcPr>
          <w:p>
            <w:pPr>
              <w:numPr>
                <w:ilvl w:val="0"/>
                <w:numId w:val="0"/>
              </w:numPr>
              <w:jc w:val="center"/>
            </w:pPr>
            <w:r>
              <w:rPr>
                <w:rFonts w:hint="eastAsia"/>
              </w:rPr>
              <w:t>M</w:t>
            </w:r>
          </w:p>
        </w:tc>
        <w:tc>
          <w:tcPr>
            <w:tcW w:w="3343" w:type="dxa"/>
            <w:vAlign w:val="top"/>
          </w:tcPr>
          <w:p>
            <w:pPr>
              <w:numPr>
                <w:ilvl w:val="0"/>
                <w:numId w:val="0"/>
              </w:numPr>
              <w:spacing w:line="0" w:lineRule="atLeast"/>
            </w:pPr>
            <w:r>
              <w:rPr>
                <w:rFonts w:hint="eastAsia"/>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接入类型</w:t>
            </w:r>
          </w:p>
        </w:tc>
        <w:tc>
          <w:tcPr>
            <w:tcW w:w="2596" w:type="dxa"/>
            <w:vAlign w:val="top"/>
          </w:tcPr>
          <w:p>
            <w:pPr>
              <w:numPr>
                <w:ilvl w:val="0"/>
                <w:numId w:val="0"/>
              </w:numPr>
              <w:jc w:val="center"/>
            </w:pPr>
            <w:r>
              <w:t>accessType</w:t>
            </w:r>
          </w:p>
        </w:tc>
        <w:tc>
          <w:tcPr>
            <w:tcW w:w="1661" w:type="dxa"/>
            <w:vAlign w:val="top"/>
          </w:tcPr>
          <w:p>
            <w:pPr>
              <w:numPr>
                <w:ilvl w:val="0"/>
                <w:numId w:val="0"/>
              </w:numPr>
              <w:spacing w:line="0" w:lineRule="atLeast"/>
              <w:jc w:val="center"/>
            </w:pPr>
            <w:r>
              <w:t>M</w:t>
            </w:r>
          </w:p>
        </w:tc>
        <w:tc>
          <w:tcPr>
            <w:tcW w:w="3343" w:type="dxa"/>
            <w:vAlign w:val="top"/>
          </w:tcPr>
          <w:p>
            <w:pPr>
              <w:numPr>
                <w:ilvl w:val="0"/>
                <w:numId w:val="0"/>
              </w:numPr>
              <w:spacing w:line="0" w:lineRule="atLeast"/>
            </w:pPr>
            <w:r>
              <w:t>0</w:t>
            </w:r>
            <w:r>
              <w:rPr>
                <w:rFonts w:hint="eastAsia"/>
              </w:rPr>
              <w:t>：普通商户直连接入</w:t>
            </w:r>
          </w:p>
          <w:p>
            <w:pPr>
              <w:numPr>
                <w:ilvl w:val="0"/>
                <w:numId w:val="0"/>
              </w:numPr>
              <w:spacing w:line="0" w:lineRule="atLeast"/>
            </w:pPr>
            <w:r>
              <w:t>2</w:t>
            </w:r>
            <w:r>
              <w:rPr>
                <w:rFonts w:hint="eastAsia"/>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商户代码</w:t>
            </w:r>
          </w:p>
        </w:tc>
        <w:tc>
          <w:tcPr>
            <w:tcW w:w="2596" w:type="dxa"/>
            <w:vAlign w:val="top"/>
          </w:tcPr>
          <w:p>
            <w:pPr>
              <w:numPr>
                <w:ilvl w:val="0"/>
                <w:numId w:val="0"/>
              </w:numPr>
              <w:jc w:val="center"/>
            </w:pPr>
            <w:r>
              <w:t>merId</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二级商户代码</w:t>
            </w:r>
          </w:p>
        </w:tc>
        <w:tc>
          <w:tcPr>
            <w:tcW w:w="2596" w:type="dxa"/>
            <w:vAlign w:val="top"/>
          </w:tcPr>
          <w:p>
            <w:pPr>
              <w:numPr>
                <w:ilvl w:val="0"/>
                <w:numId w:val="0"/>
              </w:numPr>
              <w:jc w:val="center"/>
            </w:pPr>
            <w:r>
              <w:t>subMerId</w:t>
            </w:r>
          </w:p>
        </w:tc>
        <w:tc>
          <w:tcPr>
            <w:tcW w:w="1661" w:type="dxa"/>
            <w:vAlign w:val="top"/>
          </w:tcPr>
          <w:p>
            <w:pPr>
              <w:numPr>
                <w:ilvl w:val="0"/>
                <w:numId w:val="0"/>
              </w:numPr>
              <w:jc w:val="center"/>
            </w:pPr>
            <w:r>
              <w:t>C</w:t>
            </w:r>
          </w:p>
        </w:tc>
        <w:tc>
          <w:tcPr>
            <w:tcW w:w="3343" w:type="dxa"/>
            <w:vAlign w:val="top"/>
          </w:tcPr>
          <w:p>
            <w:pPr>
              <w:numPr>
                <w:ilvl w:val="0"/>
                <w:numId w:val="0"/>
              </w:numPr>
              <w:spacing w:line="0" w:lineRule="atLeast"/>
            </w:pPr>
            <w:r>
              <w:rPr>
                <w:rFonts w:hint="eastAsia"/>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二级商户全称</w:t>
            </w:r>
          </w:p>
        </w:tc>
        <w:tc>
          <w:tcPr>
            <w:tcW w:w="2596" w:type="dxa"/>
            <w:vAlign w:val="top"/>
          </w:tcPr>
          <w:p>
            <w:pPr>
              <w:numPr>
                <w:ilvl w:val="0"/>
                <w:numId w:val="0"/>
              </w:numPr>
              <w:jc w:val="center"/>
            </w:pPr>
            <w:r>
              <w:t>subMerName</w:t>
            </w:r>
          </w:p>
        </w:tc>
        <w:tc>
          <w:tcPr>
            <w:tcW w:w="1661" w:type="dxa"/>
            <w:vAlign w:val="top"/>
          </w:tcPr>
          <w:p>
            <w:pPr>
              <w:numPr>
                <w:ilvl w:val="0"/>
                <w:numId w:val="0"/>
              </w:numPr>
              <w:jc w:val="center"/>
            </w:pPr>
            <w:r>
              <w:t>C</w:t>
            </w:r>
          </w:p>
        </w:tc>
        <w:tc>
          <w:tcPr>
            <w:tcW w:w="3343" w:type="dxa"/>
            <w:vAlign w:val="top"/>
          </w:tcPr>
          <w:p>
            <w:pPr>
              <w:numPr>
                <w:ilvl w:val="0"/>
                <w:numId w:val="0"/>
              </w:numPr>
              <w:spacing w:line="0" w:lineRule="atLeast"/>
            </w:pPr>
            <w:r>
              <w:rPr>
                <w:rFonts w:hint="eastAsia"/>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二级商户简称</w:t>
            </w:r>
          </w:p>
        </w:tc>
        <w:tc>
          <w:tcPr>
            <w:tcW w:w="2596" w:type="dxa"/>
            <w:vAlign w:val="top"/>
          </w:tcPr>
          <w:p>
            <w:pPr>
              <w:numPr>
                <w:ilvl w:val="0"/>
                <w:numId w:val="0"/>
              </w:numPr>
              <w:jc w:val="center"/>
            </w:pPr>
            <w:r>
              <w:t>subMerAbbr</w:t>
            </w:r>
          </w:p>
        </w:tc>
        <w:tc>
          <w:tcPr>
            <w:tcW w:w="1661" w:type="dxa"/>
            <w:vAlign w:val="top"/>
          </w:tcPr>
          <w:p>
            <w:pPr>
              <w:numPr>
                <w:ilvl w:val="0"/>
                <w:numId w:val="0"/>
              </w:numPr>
              <w:jc w:val="center"/>
            </w:pPr>
            <w:r>
              <w:t>C</w:t>
            </w:r>
          </w:p>
        </w:tc>
        <w:tc>
          <w:tcPr>
            <w:tcW w:w="3343" w:type="dxa"/>
            <w:vAlign w:val="top"/>
          </w:tcPr>
          <w:p>
            <w:pPr>
              <w:numPr>
                <w:ilvl w:val="0"/>
                <w:numId w:val="0"/>
              </w:numPr>
              <w:spacing w:line="0" w:lineRule="atLeast"/>
            </w:pPr>
            <w:r>
              <w:rPr>
                <w:rFonts w:hint="eastAsia"/>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商户订单号</w:t>
            </w:r>
          </w:p>
        </w:tc>
        <w:tc>
          <w:tcPr>
            <w:tcW w:w="2596" w:type="dxa"/>
            <w:vAlign w:val="top"/>
          </w:tcPr>
          <w:p>
            <w:pPr>
              <w:numPr>
                <w:ilvl w:val="0"/>
                <w:numId w:val="0"/>
              </w:numPr>
              <w:jc w:val="center"/>
            </w:pPr>
            <w:r>
              <w:t>orderId</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商户端生成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订单发送时间</w:t>
            </w:r>
          </w:p>
        </w:tc>
        <w:tc>
          <w:tcPr>
            <w:tcW w:w="2596" w:type="dxa"/>
            <w:vAlign w:val="top"/>
          </w:tcPr>
          <w:p>
            <w:pPr>
              <w:numPr>
                <w:ilvl w:val="0"/>
                <w:numId w:val="0"/>
              </w:numPr>
              <w:jc w:val="center"/>
            </w:pPr>
            <w:r>
              <w:t>txnTime</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商户发送交易时间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帐号类型</w:t>
            </w:r>
          </w:p>
        </w:tc>
        <w:tc>
          <w:tcPr>
            <w:tcW w:w="2596" w:type="dxa"/>
            <w:vAlign w:val="top"/>
          </w:tcPr>
          <w:p>
            <w:pPr>
              <w:numPr>
                <w:ilvl w:val="0"/>
                <w:numId w:val="0"/>
              </w:numPr>
              <w:jc w:val="center"/>
            </w:pPr>
            <w:r>
              <w:t>accType</w:t>
            </w:r>
          </w:p>
        </w:tc>
        <w:tc>
          <w:tcPr>
            <w:tcW w:w="1661" w:type="dxa"/>
            <w:vAlign w:val="top"/>
          </w:tcPr>
          <w:p>
            <w:pPr>
              <w:numPr>
                <w:ilvl w:val="0"/>
                <w:numId w:val="0"/>
              </w:numPr>
              <w:jc w:val="center"/>
            </w:pPr>
            <w:r>
              <w:t>C</w:t>
            </w:r>
          </w:p>
        </w:tc>
        <w:tc>
          <w:tcPr>
            <w:tcW w:w="3343" w:type="dxa"/>
            <w:vAlign w:val="top"/>
          </w:tcPr>
          <w:p>
            <w:pPr>
              <w:pStyle w:val="120"/>
              <w:tabs>
                <w:tab w:val="left" w:pos="360"/>
              </w:tabs>
              <w:spacing w:line="0" w:lineRule="atLeast"/>
              <w:ind w:firstLine="0" w:firstLineChars="0"/>
              <w:jc w:val="left"/>
            </w:pPr>
            <w:r>
              <w:rPr>
                <w:rFonts w:hint="eastAsia"/>
              </w:rPr>
              <w:t>后台类交易且卡号上送；</w:t>
            </w:r>
          </w:p>
          <w:p>
            <w:pPr>
              <w:pStyle w:val="120"/>
              <w:tabs>
                <w:tab w:val="left" w:pos="360"/>
              </w:tabs>
              <w:spacing w:line="0" w:lineRule="atLeast"/>
              <w:ind w:firstLine="0" w:firstLineChars="0"/>
              <w:jc w:val="left"/>
            </w:pPr>
            <w:r>
              <w:rPr>
                <w:rFonts w:hint="eastAsia"/>
              </w:rPr>
              <w:t>跨行收单且收单机构收集银行卡信息时上送</w:t>
            </w:r>
          </w:p>
          <w:p>
            <w:pPr>
              <w:numPr>
                <w:ilvl w:val="0"/>
                <w:numId w:val="0"/>
              </w:numPr>
              <w:spacing w:line="0" w:lineRule="atLeast"/>
            </w:pPr>
            <w:r>
              <w:t>01</w:t>
            </w:r>
            <w:r>
              <w:rPr>
                <w:rFonts w:hint="eastAsia"/>
              </w:rPr>
              <w:t>：银行卡</w:t>
            </w:r>
          </w:p>
          <w:p>
            <w:pPr>
              <w:numPr>
                <w:ilvl w:val="0"/>
                <w:numId w:val="0"/>
              </w:numPr>
              <w:spacing w:line="0" w:lineRule="atLeast"/>
            </w:pPr>
            <w:r>
              <w:t>02</w:t>
            </w:r>
            <w:r>
              <w:rPr>
                <w:rFonts w:hint="eastAsia"/>
              </w:rPr>
              <w:t>：存折</w:t>
            </w:r>
          </w:p>
          <w:p>
            <w:pPr>
              <w:numPr>
                <w:ilvl w:val="0"/>
                <w:numId w:val="0"/>
              </w:numPr>
              <w:spacing w:line="0" w:lineRule="atLeast"/>
            </w:pPr>
            <w:r>
              <w:t>03</w:t>
            </w:r>
            <w:r>
              <w:rPr>
                <w:rFonts w:hint="eastAsia"/>
              </w:rPr>
              <w:t>：</w:t>
            </w:r>
            <w:r>
              <w:t>C</w:t>
            </w:r>
            <w:r>
              <w:rPr>
                <w:rFonts w:hint="eastAsia"/>
              </w:rPr>
              <w:t>卡</w:t>
            </w:r>
          </w:p>
          <w:p>
            <w:pPr>
              <w:numPr>
                <w:ilvl w:val="0"/>
                <w:numId w:val="0"/>
              </w:numPr>
              <w:spacing w:line="0" w:lineRule="atLeast"/>
            </w:pPr>
            <w:r>
              <w:rPr>
                <w:rFonts w:hint="eastAsia"/>
              </w:rPr>
              <w:t>默认取值：</w:t>
            </w:r>
            <w:r>
              <w:t>01</w:t>
            </w:r>
          </w:p>
          <w:p>
            <w:pPr>
              <w:numPr>
                <w:ilvl w:val="0"/>
                <w:numId w:val="0"/>
              </w:numPr>
              <w:spacing w:line="0" w:lineRule="atLeast"/>
            </w:pPr>
            <w:r>
              <w:rPr>
                <w:rFonts w:hint="eastAsia"/>
              </w:rPr>
              <w:t>取值</w:t>
            </w:r>
            <w:r>
              <w:t>“03”</w:t>
            </w:r>
            <w:r>
              <w:rPr>
                <w:rFonts w:hint="eastAsia"/>
              </w:rPr>
              <w:t>表示以</w:t>
            </w:r>
            <w:r>
              <w:t>IC</w:t>
            </w:r>
            <w:r>
              <w:rPr>
                <w:rFonts w:hint="eastAsia"/>
              </w:rPr>
              <w:t>终端发起的</w:t>
            </w:r>
            <w:r>
              <w:t>IC</w:t>
            </w:r>
            <w:r>
              <w:rPr>
                <w:rFonts w:hint="eastAsia"/>
              </w:rPr>
              <w:t>卡交易，</w:t>
            </w:r>
            <w:r>
              <w:t>IC</w:t>
            </w:r>
            <w:r>
              <w:rPr>
                <w:rFonts w:hint="eastAsia"/>
              </w:rPr>
              <w:t>作为普通银行卡进行支付时，此域填写为</w:t>
            </w:r>
            <w: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帐号</w:t>
            </w:r>
          </w:p>
        </w:tc>
        <w:tc>
          <w:tcPr>
            <w:tcW w:w="2596" w:type="dxa"/>
            <w:vAlign w:val="top"/>
          </w:tcPr>
          <w:p>
            <w:pPr>
              <w:numPr>
                <w:ilvl w:val="0"/>
                <w:numId w:val="0"/>
              </w:numPr>
              <w:jc w:val="center"/>
            </w:pPr>
            <w:r>
              <w:t>accNo</w:t>
            </w:r>
          </w:p>
        </w:tc>
        <w:tc>
          <w:tcPr>
            <w:tcW w:w="1661" w:type="dxa"/>
            <w:vAlign w:val="top"/>
          </w:tcPr>
          <w:p>
            <w:pPr>
              <w:numPr>
                <w:ilvl w:val="0"/>
                <w:numId w:val="0"/>
              </w:numPr>
              <w:jc w:val="center"/>
            </w:pPr>
            <w:r>
              <w:t>C</w:t>
            </w:r>
          </w:p>
        </w:tc>
        <w:tc>
          <w:tcPr>
            <w:tcW w:w="3343" w:type="dxa"/>
            <w:vAlign w:val="top"/>
          </w:tcPr>
          <w:p>
            <w:pPr>
              <w:numPr>
                <w:ilvl w:val="0"/>
                <w:numId w:val="0"/>
              </w:numPr>
              <w:spacing w:line="0" w:lineRule="atLeast"/>
            </w:pPr>
            <w:r>
              <w:t>1</w:t>
            </w:r>
            <w:r>
              <w:rPr>
                <w:rFonts w:hint="eastAsia"/>
              </w:rPr>
              <w:t>、</w:t>
            </w:r>
            <w:r>
              <w:t xml:space="preserve">  </w:t>
            </w:r>
            <w:r>
              <w:rPr>
                <w:rFonts w:hint="eastAsia"/>
              </w:rPr>
              <w:t>后台类消费交易时上送全卡号或卡号后</w:t>
            </w:r>
            <w:r>
              <w:t>4</w:t>
            </w:r>
            <w:r>
              <w:rPr>
                <w:rFonts w:hint="eastAsia"/>
              </w:rPr>
              <w:t>位</w:t>
            </w:r>
            <w:r>
              <w:t xml:space="preserve"> </w:t>
            </w:r>
          </w:p>
          <w:p>
            <w:pPr>
              <w:numPr>
                <w:ilvl w:val="0"/>
                <w:numId w:val="0"/>
              </w:numPr>
              <w:spacing w:line="0" w:lineRule="atLeast"/>
            </w:pPr>
            <w:r>
              <w:t>2</w:t>
            </w:r>
            <w:r>
              <w:rPr>
                <w:rFonts w:hint="eastAsia"/>
              </w:rPr>
              <w:t>、</w:t>
            </w:r>
            <w:r>
              <w:t xml:space="preserve">  </w:t>
            </w:r>
            <w:r>
              <w:rPr>
                <w:rFonts w:hint="eastAsia"/>
              </w:rPr>
              <w:t>跨行收单且收单机构收集银行卡信息时上送、</w:t>
            </w:r>
            <w:r>
              <w:t xml:space="preserve">  </w:t>
            </w:r>
          </w:p>
          <w:p>
            <w:pPr>
              <w:numPr>
                <w:ilvl w:val="0"/>
                <w:numId w:val="0"/>
              </w:numPr>
              <w:spacing w:line="0" w:lineRule="atLeast"/>
            </w:pPr>
            <w:r>
              <w:rPr>
                <w:rFonts w:hint="eastAsia"/>
              </w:rPr>
              <w:t>3、前台类交易可通过配置后返回，卡号可选上送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交易金额</w:t>
            </w:r>
          </w:p>
        </w:tc>
        <w:tc>
          <w:tcPr>
            <w:tcW w:w="2596" w:type="dxa"/>
            <w:vAlign w:val="top"/>
          </w:tcPr>
          <w:p>
            <w:pPr>
              <w:numPr>
                <w:ilvl w:val="0"/>
                <w:numId w:val="0"/>
              </w:numPr>
              <w:jc w:val="center"/>
            </w:pPr>
            <w:r>
              <w:t>txnAmt</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交易单位为分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交易币种</w:t>
            </w:r>
          </w:p>
        </w:tc>
        <w:tc>
          <w:tcPr>
            <w:tcW w:w="2596" w:type="dxa"/>
            <w:vAlign w:val="top"/>
          </w:tcPr>
          <w:p>
            <w:pPr>
              <w:numPr>
                <w:ilvl w:val="0"/>
                <w:numId w:val="0"/>
              </w:numPr>
              <w:jc w:val="center"/>
            </w:pPr>
            <w:r>
              <w:t>currencyCode</w:t>
            </w:r>
          </w:p>
        </w:tc>
        <w:tc>
          <w:tcPr>
            <w:tcW w:w="1661" w:type="dxa"/>
            <w:vAlign w:val="top"/>
          </w:tcPr>
          <w:p>
            <w:pPr>
              <w:numPr>
                <w:ilvl w:val="0"/>
                <w:numId w:val="0"/>
              </w:numPr>
              <w:jc w:val="center"/>
            </w:pPr>
            <w:r>
              <w:t>M</w:t>
            </w:r>
          </w:p>
        </w:tc>
        <w:tc>
          <w:tcPr>
            <w:tcW w:w="3343" w:type="dxa"/>
            <w:vAlign w:val="top"/>
          </w:tcPr>
          <w:p>
            <w:pPr>
              <w:numPr>
                <w:ilvl w:val="0"/>
                <w:numId w:val="0"/>
              </w:numPr>
              <w:spacing w:line="0" w:lineRule="atLeast"/>
            </w:pPr>
            <w:r>
              <w:rPr>
                <w:rFonts w:hint="eastAsia"/>
              </w:rPr>
              <w:t>默认为</w:t>
            </w:r>
            <w:r>
              <w:t>156</w:t>
            </w:r>
            <w:ins w:id="4544" w:author="齐宁" w:date="2014-11-18T16:19:00Z">
              <w:r>
                <w:rPr>
                  <w:rFonts w:hint="eastAsia"/>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银行卡验证信息及身份信息</w:t>
            </w:r>
          </w:p>
        </w:tc>
        <w:tc>
          <w:tcPr>
            <w:tcW w:w="2596" w:type="dxa"/>
            <w:vAlign w:val="top"/>
          </w:tcPr>
          <w:p>
            <w:pPr>
              <w:numPr>
                <w:ilvl w:val="0"/>
                <w:numId w:val="0"/>
              </w:numPr>
              <w:jc w:val="center"/>
            </w:pPr>
            <w:r>
              <w:t>customerInfo</w:t>
            </w:r>
          </w:p>
        </w:tc>
        <w:tc>
          <w:tcPr>
            <w:tcW w:w="1661" w:type="dxa"/>
            <w:vAlign w:val="top"/>
          </w:tcPr>
          <w:p>
            <w:pPr>
              <w:numPr>
                <w:ilvl w:val="0"/>
                <w:numId w:val="0"/>
              </w:numPr>
              <w:jc w:val="center"/>
            </w:pPr>
            <w:r>
              <w:t>C</w:t>
            </w:r>
          </w:p>
        </w:tc>
        <w:tc>
          <w:tcPr>
            <w:tcW w:w="3343" w:type="dxa"/>
            <w:vAlign w:val="top"/>
          </w:tcPr>
          <w:p>
            <w:pPr>
              <w:numPr>
                <w:ilvl w:val="0"/>
                <w:numId w:val="0"/>
              </w:numPr>
              <w:spacing w:line="0" w:lineRule="atLeast"/>
            </w:pPr>
            <w:r>
              <w:rPr>
                <w:rFonts w:hint="eastAsia"/>
              </w:rPr>
              <w:t>1、后台类消费交易时上送</w:t>
            </w:r>
          </w:p>
          <w:p>
            <w:pPr>
              <w:numPr>
                <w:ilvl w:val="0"/>
                <w:numId w:val="0"/>
              </w:numPr>
              <w:spacing w:line="0" w:lineRule="atLeast"/>
            </w:pPr>
            <w:r>
              <w:rPr>
                <w:rFonts w:hint="eastAsia"/>
              </w:rPr>
              <w:t>2、跨行收单且收单机构收集银行卡信息时上送</w:t>
            </w:r>
          </w:p>
          <w:p>
            <w:pPr>
              <w:numPr>
                <w:ilvl w:val="0"/>
                <w:numId w:val="0"/>
              </w:numPr>
              <w:spacing w:line="0" w:lineRule="atLeast"/>
            </w:pPr>
            <w:r>
              <w:rPr>
                <w:rFonts w:hint="eastAsia"/>
              </w:rPr>
              <w:t>3、认证支付2.0，后台交易时可选</w:t>
            </w:r>
          </w:p>
          <w:p>
            <w:pPr>
              <w:numPr>
                <w:ilvl w:val="0"/>
                <w:numId w:val="0"/>
              </w:numPr>
              <w:spacing w:line="0" w:lineRule="atLeast"/>
            </w:pPr>
            <w:r>
              <w:rPr>
                <w:rFonts w:hint="eastAsia"/>
              </w:rPr>
              <w:t>Key=value格式</w:t>
            </w:r>
          </w:p>
          <w:p>
            <w:pPr>
              <w:numPr>
                <w:ilvl w:val="0"/>
                <w:numId w:val="0"/>
              </w:numPr>
              <w:spacing w:line="0" w:lineRule="atLeast"/>
            </w:pPr>
            <w:r>
              <w:rPr>
                <w:rFonts w:hint="eastAsia"/>
              </w:rPr>
              <w:t>（具体填写参考数据字典）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订单接收超时时间（防钓鱼使用）</w:t>
            </w:r>
          </w:p>
        </w:tc>
        <w:tc>
          <w:tcPr>
            <w:tcW w:w="2596" w:type="dxa"/>
            <w:vAlign w:val="top"/>
          </w:tcPr>
          <w:p>
            <w:pPr>
              <w:numPr>
                <w:ilvl w:val="0"/>
                <w:numId w:val="0"/>
              </w:numPr>
              <w:jc w:val="center"/>
            </w:pPr>
            <w:r>
              <w:t>orderTimeout</w:t>
            </w:r>
          </w:p>
        </w:tc>
        <w:tc>
          <w:tcPr>
            <w:tcW w:w="1661" w:type="dxa"/>
            <w:vAlign w:val="top"/>
          </w:tcPr>
          <w:p>
            <w:pPr>
              <w:numPr>
                <w:ilvl w:val="0"/>
                <w:numId w:val="0"/>
              </w:numPr>
              <w:jc w:val="center"/>
            </w:pPr>
            <w:r>
              <w:t>O</w:t>
            </w:r>
          </w:p>
        </w:tc>
        <w:tc>
          <w:tcPr>
            <w:tcW w:w="3343" w:type="dxa"/>
            <w:vAlign w:val="top"/>
          </w:tcPr>
          <w:p>
            <w:pPr>
              <w:numPr>
                <w:ilvl w:val="0"/>
                <w:numId w:val="0"/>
              </w:numPr>
              <w:spacing w:line="0" w:lineRule="atLeast"/>
            </w:pPr>
            <w:r>
              <w:t>PC</w:t>
            </w:r>
          </w:p>
          <w:p>
            <w:pPr>
              <w:numPr>
                <w:ilvl w:val="0"/>
                <w:numId w:val="0"/>
              </w:numPr>
              <w:spacing w:line="0" w:lineRule="atLeast"/>
            </w:pPr>
            <w:r>
              <w:t>1</w:t>
            </w:r>
            <w:r>
              <w:rPr>
                <w:rFonts w:hint="eastAsia"/>
              </w:rPr>
              <w:t>、前台类消费交易时上送</w:t>
            </w:r>
            <w:r>
              <w:br/>
            </w:r>
            <w:r>
              <w:t>2</w:t>
            </w:r>
            <w:r>
              <w:rPr>
                <w:rFonts w:hint="eastAsia"/>
              </w:rPr>
              <w:t>、认证支付</w:t>
            </w:r>
            <w:r>
              <w:t>2.0</w:t>
            </w:r>
            <w:r>
              <w:rPr>
                <w:rFonts w:hint="eastAsia"/>
              </w:rPr>
              <w:t>，后台交易时可选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订单支付超时时间</w:t>
            </w:r>
          </w:p>
        </w:tc>
        <w:tc>
          <w:tcPr>
            <w:tcW w:w="2596" w:type="dxa"/>
            <w:vAlign w:val="top"/>
          </w:tcPr>
          <w:p>
            <w:pPr>
              <w:numPr>
                <w:ilvl w:val="0"/>
                <w:numId w:val="0"/>
              </w:numPr>
              <w:jc w:val="center"/>
            </w:pPr>
            <w:r>
              <w:t>payTimeout</w:t>
            </w:r>
          </w:p>
        </w:tc>
        <w:tc>
          <w:tcPr>
            <w:tcW w:w="1661" w:type="dxa"/>
            <w:vAlign w:val="top"/>
          </w:tcPr>
          <w:p>
            <w:pPr>
              <w:numPr>
                <w:ilvl w:val="0"/>
                <w:numId w:val="0"/>
              </w:numPr>
              <w:jc w:val="center"/>
            </w:pPr>
            <w:r>
              <w:t>O</w:t>
            </w:r>
          </w:p>
        </w:tc>
        <w:tc>
          <w:tcPr>
            <w:tcW w:w="3343" w:type="dxa"/>
            <w:vAlign w:val="top"/>
          </w:tcPr>
          <w:p>
            <w:pPr>
              <w:numPr>
                <w:ilvl w:val="0"/>
                <w:numId w:val="0"/>
              </w:numPr>
              <w:spacing w:line="0" w:lineRule="atLeast"/>
            </w:pPr>
            <w:r>
              <w:t>PC</w:t>
            </w:r>
          </w:p>
          <w:p>
            <w:pPr>
              <w:numPr>
                <w:ilvl w:val="0"/>
                <w:numId w:val="0"/>
              </w:numPr>
              <w:spacing w:line="0" w:lineRule="atLeast"/>
            </w:pPr>
            <w:r>
              <w:rPr>
                <w:rFonts w:hint="eastAsia"/>
              </w:rPr>
              <w:t>超过此时间用户支付成功的交易，不通知商户，系统自动退款，大约</w:t>
            </w:r>
            <w:r>
              <w:t>5</w:t>
            </w:r>
            <w:r>
              <w:rPr>
                <w:rFonts w:hint="eastAsia"/>
              </w:rPr>
              <w:t>个工作日金额返还到用户账户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终端号</w:t>
            </w:r>
          </w:p>
        </w:tc>
        <w:tc>
          <w:tcPr>
            <w:tcW w:w="2596" w:type="dxa"/>
            <w:vAlign w:val="top"/>
          </w:tcPr>
          <w:p>
            <w:pPr>
              <w:numPr>
                <w:ilvl w:val="0"/>
                <w:numId w:val="0"/>
              </w:numPr>
              <w:jc w:val="center"/>
            </w:pPr>
            <w:r>
              <w:t>termId</w:t>
            </w:r>
          </w:p>
        </w:tc>
        <w:tc>
          <w:tcPr>
            <w:tcW w:w="1661" w:type="dxa"/>
            <w:vAlign w:val="top"/>
          </w:tcPr>
          <w:p>
            <w:pPr>
              <w:numPr>
                <w:ilvl w:val="0"/>
                <w:numId w:val="0"/>
              </w:numPr>
              <w:jc w:val="center"/>
            </w:pPr>
            <w:r>
              <w:t>O</w:t>
            </w:r>
          </w:p>
        </w:tc>
        <w:tc>
          <w:tcPr>
            <w:tcW w:w="3343" w:type="dxa"/>
            <w:vAlign w:val="top"/>
          </w:tcPr>
          <w:p>
            <w:pPr>
              <w:numPr>
                <w:ilvl w:val="0"/>
                <w:numId w:val="0"/>
              </w:numPr>
              <w:spacing w:line="0" w:lineRule="atLeast"/>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请求方保留域</w:t>
            </w:r>
          </w:p>
        </w:tc>
        <w:tc>
          <w:tcPr>
            <w:tcW w:w="2596" w:type="dxa"/>
            <w:vAlign w:val="top"/>
          </w:tcPr>
          <w:p>
            <w:pPr>
              <w:numPr>
                <w:ilvl w:val="0"/>
                <w:numId w:val="0"/>
              </w:numPr>
              <w:jc w:val="center"/>
            </w:pPr>
            <w:r>
              <w:t>reqReserved</w:t>
            </w:r>
          </w:p>
        </w:tc>
        <w:tc>
          <w:tcPr>
            <w:tcW w:w="1661" w:type="dxa"/>
            <w:vAlign w:val="top"/>
          </w:tcPr>
          <w:p>
            <w:pPr>
              <w:numPr>
                <w:ilvl w:val="0"/>
                <w:numId w:val="0"/>
              </w:numPr>
              <w:jc w:val="center"/>
            </w:pPr>
            <w:r>
              <w:t>O</w:t>
            </w:r>
          </w:p>
        </w:tc>
        <w:tc>
          <w:tcPr>
            <w:tcW w:w="3343" w:type="dxa"/>
            <w:vAlign w:val="top"/>
          </w:tcPr>
          <w:p>
            <w:pPr>
              <w:numPr>
                <w:ilvl w:val="0"/>
                <w:numId w:val="0"/>
              </w:numPr>
              <w:spacing w:line="0" w:lineRule="atLeast"/>
            </w:pPr>
            <w:r>
              <w:rPr>
                <w:rFonts w:hint="eastAsia"/>
              </w:rPr>
              <w:t>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保留域</w:t>
            </w:r>
          </w:p>
        </w:tc>
        <w:tc>
          <w:tcPr>
            <w:tcW w:w="2596" w:type="dxa"/>
            <w:vAlign w:val="top"/>
          </w:tcPr>
          <w:p>
            <w:pPr>
              <w:numPr>
                <w:ilvl w:val="0"/>
                <w:numId w:val="0"/>
              </w:numPr>
              <w:spacing w:line="0" w:lineRule="atLeast"/>
              <w:jc w:val="center"/>
            </w:pPr>
            <w:r>
              <w:t>reserved</w:t>
            </w:r>
          </w:p>
        </w:tc>
        <w:tc>
          <w:tcPr>
            <w:tcW w:w="1661" w:type="dxa"/>
            <w:vAlign w:val="top"/>
          </w:tcPr>
          <w:p>
            <w:pPr>
              <w:numPr>
                <w:ilvl w:val="0"/>
                <w:numId w:val="0"/>
              </w:numPr>
              <w:spacing w:line="0" w:lineRule="atLeast"/>
              <w:jc w:val="center"/>
            </w:pPr>
            <w:r>
              <w:t>O</w:t>
            </w:r>
          </w:p>
        </w:tc>
        <w:tc>
          <w:tcPr>
            <w:tcW w:w="3343" w:type="dxa"/>
            <w:vAlign w:val="top"/>
          </w:tcPr>
          <w:p>
            <w:pPr>
              <w:numPr>
                <w:ilvl w:val="0"/>
                <w:numId w:val="0"/>
              </w:numPr>
              <w:spacing w:line="0" w:lineRule="atLeas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ascii="楷体" w:hAnsi="楷体"/>
                <w:szCs w:val="21"/>
              </w:rPr>
              <w:t>风险信息域</w:t>
            </w:r>
          </w:p>
        </w:tc>
        <w:tc>
          <w:tcPr>
            <w:tcW w:w="2596" w:type="dxa"/>
            <w:vAlign w:val="top"/>
          </w:tcPr>
          <w:p>
            <w:pPr>
              <w:numPr>
                <w:ilvl w:val="0"/>
                <w:numId w:val="0"/>
              </w:numPr>
              <w:spacing w:line="0" w:lineRule="atLeast"/>
              <w:jc w:val="center"/>
            </w:pPr>
            <w:r>
              <w:t>riskRateInfo</w:t>
            </w:r>
          </w:p>
        </w:tc>
        <w:tc>
          <w:tcPr>
            <w:tcW w:w="1661" w:type="dxa"/>
            <w:vAlign w:val="top"/>
          </w:tcPr>
          <w:p>
            <w:pPr>
              <w:numPr>
                <w:ilvl w:val="0"/>
                <w:numId w:val="0"/>
              </w:numPr>
              <w:spacing w:line="0" w:lineRule="atLeast"/>
              <w:jc w:val="center"/>
            </w:pPr>
            <w:r>
              <w:rPr>
                <w:szCs w:val="21"/>
              </w:rPr>
              <w:t>O</w:t>
            </w:r>
          </w:p>
        </w:tc>
        <w:tc>
          <w:tcPr>
            <w:tcW w:w="3343" w:type="dxa"/>
            <w:vAlign w:val="top"/>
          </w:tcPr>
          <w:p>
            <w:pPr>
              <w:numPr>
                <w:ilvl w:val="0"/>
                <w:numId w:val="0"/>
              </w:numPr>
              <w:spacing w:line="0" w:lineRule="atLeast"/>
            </w:pPr>
            <w:r>
              <w:rPr>
                <w:rFonts w:hint="eastAsia"/>
                <w:szCs w:val="21"/>
              </w:rPr>
              <w:t>格式如下：</w:t>
            </w:r>
            <w:r>
              <w:rPr>
                <w:szCs w:val="21"/>
              </w:rPr>
              <w:t>{</w:t>
            </w:r>
            <w:r>
              <w:rPr>
                <w:rFonts w:hint="eastAsia"/>
                <w:szCs w:val="21"/>
              </w:rPr>
              <w:t>子域名</w:t>
            </w:r>
            <w:r>
              <w:rPr>
                <w:szCs w:val="21"/>
              </w:rPr>
              <w:t>1=</w:t>
            </w:r>
            <w:r>
              <w:rPr>
                <w:rFonts w:hint="eastAsia"/>
                <w:szCs w:val="21"/>
              </w:rPr>
              <w:t>值</w:t>
            </w:r>
            <w:r>
              <w:rPr>
                <w:szCs w:val="21"/>
              </w:rPr>
              <w:t>&amp;</w:t>
            </w:r>
            <w:r>
              <w:rPr>
                <w:rFonts w:hint="eastAsia"/>
                <w:szCs w:val="21"/>
              </w:rPr>
              <w:t>子域名</w:t>
            </w:r>
            <w:r>
              <w:rPr>
                <w:szCs w:val="21"/>
              </w:rPr>
              <w:t>2=</w:t>
            </w:r>
            <w:r>
              <w:rPr>
                <w:rFonts w:hint="eastAsia"/>
                <w:szCs w:val="21"/>
              </w:rPr>
              <w:t>值</w:t>
            </w:r>
            <w:r>
              <w:rPr>
                <w:szCs w:val="21"/>
              </w:rPr>
              <w:t>&amp;</w:t>
            </w:r>
            <w:r>
              <w:rPr>
                <w:rFonts w:hint="eastAsia"/>
                <w:szCs w:val="21"/>
              </w:rPr>
              <w:t>子域名</w:t>
            </w:r>
            <w:r>
              <w:rPr>
                <w:szCs w:val="21"/>
              </w:rPr>
              <w:t>3=</w:t>
            </w:r>
            <w:r>
              <w:rPr>
                <w:rFonts w:hint="eastAsia"/>
                <w:szCs w:val="21"/>
              </w:rPr>
              <w:t>值</w:t>
            </w:r>
            <w:r>
              <w:rPr>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加密证书</w:t>
            </w:r>
            <w:r>
              <w:t>ID</w:t>
            </w:r>
          </w:p>
        </w:tc>
        <w:tc>
          <w:tcPr>
            <w:tcW w:w="2596" w:type="dxa"/>
            <w:vAlign w:val="top"/>
          </w:tcPr>
          <w:p>
            <w:pPr>
              <w:numPr>
                <w:ilvl w:val="0"/>
                <w:numId w:val="0"/>
              </w:numPr>
              <w:spacing w:line="0" w:lineRule="atLeast"/>
              <w:jc w:val="center"/>
            </w:pPr>
            <w:r>
              <w:t>encryptCertId</w:t>
            </w:r>
          </w:p>
        </w:tc>
        <w:tc>
          <w:tcPr>
            <w:tcW w:w="1661" w:type="dxa"/>
            <w:vAlign w:val="top"/>
          </w:tcPr>
          <w:p>
            <w:pPr>
              <w:numPr>
                <w:ilvl w:val="0"/>
                <w:numId w:val="0"/>
              </w:numPr>
              <w:spacing w:line="0" w:lineRule="atLeast"/>
              <w:jc w:val="center"/>
            </w:pPr>
            <w:r>
              <w:t>C</w:t>
            </w:r>
          </w:p>
        </w:tc>
        <w:tc>
          <w:tcPr>
            <w:tcW w:w="3343" w:type="dxa"/>
            <w:vAlign w:val="top"/>
          </w:tcPr>
          <w:p>
            <w:pPr>
              <w:numPr>
                <w:ilvl w:val="0"/>
                <w:numId w:val="0"/>
              </w:numPr>
              <w:spacing w:line="0" w:lineRule="atLeast"/>
            </w:pPr>
            <w:r>
              <w:rPr>
                <w:rFonts w:hint="eastAsia"/>
              </w:rPr>
              <w:t>当使用银联公钥加密密码等信息时，需上送加密证书的</w:t>
            </w:r>
            <w:r>
              <w:t>CertID</w:t>
            </w:r>
            <w:r>
              <w:rPr>
                <w:rFonts w:hint="eastAsia"/>
              </w:rPr>
              <w:t>；说明一下？</w:t>
            </w:r>
          </w:p>
          <w:p>
            <w:pPr>
              <w:numPr>
                <w:ilvl w:val="0"/>
                <w:numId w:val="0"/>
              </w:numPr>
              <w:spacing w:line="0" w:lineRule="atLeast"/>
            </w:pPr>
            <w:r>
              <w:rPr>
                <w:rFonts w:hint="eastAsia"/>
              </w:rPr>
              <w:t>目前商户、机构、页面统一套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失败交易前台跳转地址</w:t>
            </w:r>
          </w:p>
        </w:tc>
        <w:tc>
          <w:tcPr>
            <w:tcW w:w="2596" w:type="dxa"/>
            <w:vAlign w:val="top"/>
          </w:tcPr>
          <w:p>
            <w:pPr>
              <w:numPr>
                <w:ilvl w:val="0"/>
                <w:numId w:val="0"/>
              </w:numPr>
              <w:spacing w:line="0" w:lineRule="atLeast"/>
              <w:jc w:val="center"/>
            </w:pPr>
            <w:r>
              <w:t>frontFailUrl</w:t>
            </w:r>
          </w:p>
        </w:tc>
        <w:tc>
          <w:tcPr>
            <w:tcW w:w="1661" w:type="dxa"/>
            <w:vAlign w:val="top"/>
          </w:tcPr>
          <w:p>
            <w:pPr>
              <w:numPr>
                <w:ilvl w:val="0"/>
                <w:numId w:val="0"/>
              </w:numPr>
              <w:spacing w:line="0" w:lineRule="atLeast"/>
              <w:jc w:val="center"/>
            </w:pPr>
            <w:r>
              <w:t>O</w:t>
            </w:r>
          </w:p>
        </w:tc>
        <w:tc>
          <w:tcPr>
            <w:tcW w:w="3343" w:type="dxa"/>
            <w:vAlign w:val="top"/>
          </w:tcPr>
          <w:p>
            <w:pPr>
              <w:numPr>
                <w:ilvl w:val="0"/>
                <w:numId w:val="0"/>
              </w:numPr>
              <w:spacing w:line="0" w:lineRule="atLeast"/>
            </w:pPr>
            <w:r>
              <w:rPr>
                <w:rFonts w:hint="eastAsia"/>
              </w:rPr>
              <w:t>前台消费交易若商户上送此字段，则在支付失败时，页面跳转至商户该</w:t>
            </w:r>
            <w:r>
              <w:t>URL</w:t>
            </w:r>
            <w:r>
              <w:rPr>
                <w:rFonts w:hint="eastAsia"/>
              </w:rPr>
              <w:t>（不带交易信息，仅跳转）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分期付款信息域</w:t>
            </w:r>
          </w:p>
        </w:tc>
        <w:tc>
          <w:tcPr>
            <w:tcW w:w="2596" w:type="dxa"/>
            <w:vAlign w:val="top"/>
          </w:tcPr>
          <w:p>
            <w:pPr>
              <w:numPr>
                <w:ilvl w:val="0"/>
                <w:numId w:val="0"/>
              </w:numPr>
              <w:spacing w:line="0" w:lineRule="atLeast"/>
              <w:jc w:val="center"/>
            </w:pPr>
            <w:r>
              <w:rPr>
                <w:rFonts w:hint="eastAsia"/>
              </w:rPr>
              <w:t>instalTransInfo</w:t>
            </w:r>
          </w:p>
        </w:tc>
        <w:tc>
          <w:tcPr>
            <w:tcW w:w="1661" w:type="dxa"/>
            <w:vAlign w:val="top"/>
          </w:tcPr>
          <w:p>
            <w:pPr>
              <w:numPr>
                <w:ilvl w:val="0"/>
                <w:numId w:val="0"/>
              </w:numPr>
              <w:spacing w:line="0" w:lineRule="atLeast"/>
              <w:jc w:val="center"/>
            </w:pPr>
            <w:r>
              <w:t>C</w:t>
            </w:r>
          </w:p>
        </w:tc>
        <w:tc>
          <w:tcPr>
            <w:tcW w:w="3343" w:type="dxa"/>
            <w:vAlign w:val="top"/>
          </w:tcPr>
          <w:p>
            <w:pPr>
              <w:numPr>
                <w:ilvl w:val="0"/>
                <w:numId w:val="0"/>
              </w:numPr>
              <w:spacing w:line="0" w:lineRule="atLeast"/>
            </w:pPr>
            <w:r>
              <w:rPr>
                <w:rFonts w:hint="eastAsia"/>
              </w:rPr>
              <w:t>分期付款交易，商户端选择分期信息时，需上送 组合域，填法见数据元说明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默认支付方式</w:t>
            </w:r>
          </w:p>
        </w:tc>
        <w:tc>
          <w:tcPr>
            <w:tcW w:w="2596" w:type="dxa"/>
            <w:vAlign w:val="top"/>
          </w:tcPr>
          <w:p>
            <w:pPr>
              <w:numPr>
                <w:ilvl w:val="0"/>
                <w:numId w:val="0"/>
              </w:numPr>
              <w:spacing w:line="0" w:lineRule="atLeast"/>
              <w:jc w:val="center"/>
            </w:pPr>
            <w:r>
              <w:t>defaultPayType</w:t>
            </w:r>
          </w:p>
        </w:tc>
        <w:tc>
          <w:tcPr>
            <w:tcW w:w="1661" w:type="dxa"/>
            <w:vAlign w:val="top"/>
          </w:tcPr>
          <w:p>
            <w:pPr>
              <w:numPr>
                <w:ilvl w:val="0"/>
                <w:numId w:val="0"/>
              </w:numPr>
              <w:spacing w:line="0" w:lineRule="atLeast"/>
              <w:jc w:val="center"/>
            </w:pPr>
            <w:r>
              <w:t>O</w:t>
            </w:r>
          </w:p>
        </w:tc>
        <w:tc>
          <w:tcPr>
            <w:tcW w:w="3343" w:type="dxa"/>
            <w:vAlign w:val="top"/>
          </w:tcPr>
          <w:p>
            <w:pPr>
              <w:numPr>
                <w:ilvl w:val="0"/>
                <w:numId w:val="0"/>
              </w:numPr>
              <w:spacing w:line="0" w:lineRule="atLeast"/>
            </w:pPr>
            <w:r>
              <w:t xml:space="preserve">C  </w:t>
            </w:r>
            <w:r>
              <w:rPr>
                <w:rFonts w:hint="eastAsia"/>
              </w:rPr>
              <w:t>取值参考数据字典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发卡机构代码</w:t>
            </w:r>
          </w:p>
        </w:tc>
        <w:tc>
          <w:tcPr>
            <w:tcW w:w="2596" w:type="dxa"/>
            <w:vAlign w:val="top"/>
          </w:tcPr>
          <w:p>
            <w:pPr>
              <w:numPr>
                <w:ilvl w:val="0"/>
                <w:numId w:val="0"/>
              </w:numPr>
              <w:spacing w:line="0" w:lineRule="atLeast"/>
              <w:jc w:val="center"/>
            </w:pPr>
            <w:r>
              <w:t>issInsCode</w:t>
            </w:r>
          </w:p>
        </w:tc>
        <w:tc>
          <w:tcPr>
            <w:tcW w:w="1661" w:type="dxa"/>
            <w:vAlign w:val="top"/>
          </w:tcPr>
          <w:p>
            <w:pPr>
              <w:numPr>
                <w:ilvl w:val="0"/>
                <w:numId w:val="0"/>
              </w:numPr>
              <w:spacing w:line="0" w:lineRule="atLeast"/>
              <w:jc w:val="center"/>
            </w:pPr>
            <w:r>
              <w:t>O</w:t>
            </w:r>
          </w:p>
        </w:tc>
        <w:tc>
          <w:tcPr>
            <w:tcW w:w="3343" w:type="dxa"/>
            <w:vAlign w:val="top"/>
          </w:tcPr>
          <w:p>
            <w:pPr>
              <w:numPr>
                <w:ilvl w:val="0"/>
                <w:numId w:val="0"/>
              </w:numPr>
              <w:spacing w:line="0" w:lineRule="atLeast"/>
            </w:pPr>
            <w:r>
              <w:t>C</w:t>
            </w:r>
          </w:p>
          <w:p>
            <w:pPr>
              <w:numPr>
                <w:ilvl w:val="0"/>
                <w:numId w:val="0"/>
              </w:numPr>
              <w:spacing w:line="0" w:lineRule="atLeast"/>
            </w:pPr>
            <w:r>
              <w:rPr>
                <w:rFonts w:hint="eastAsia"/>
              </w:rPr>
              <w:t>当帐号类型为</w:t>
            </w:r>
            <w:r>
              <w:t>02-</w:t>
            </w:r>
            <w:r>
              <w:rPr>
                <w:rFonts w:hint="eastAsia"/>
              </w:rPr>
              <w:t>存折时需填写</w:t>
            </w:r>
          </w:p>
          <w:p>
            <w:pPr>
              <w:numPr>
                <w:ilvl w:val="0"/>
                <w:numId w:val="0"/>
              </w:numPr>
              <w:spacing w:line="0" w:lineRule="atLeast"/>
            </w:pPr>
            <w:r>
              <w:rPr>
                <w:rFonts w:hint="eastAsia"/>
              </w:rPr>
              <w:t>在前台类交易时填写默认银行代码，支持直接跳转到网银</w:t>
            </w:r>
          </w:p>
          <w:p>
            <w:pPr>
              <w:numPr>
                <w:ilvl w:val="0"/>
                <w:numId w:val="0"/>
              </w:numPr>
              <w:spacing w:line="0" w:lineRule="atLeast"/>
            </w:pPr>
            <w:r>
              <w:rPr>
                <w:rFonts w:hint="eastAsia"/>
              </w:rPr>
              <w:t>商户发卡银行控制</w:t>
            </w:r>
          </w:p>
          <w:p>
            <w:pPr>
              <w:numPr>
                <w:ilvl w:val="0"/>
                <w:numId w:val="0"/>
              </w:numPr>
              <w:spacing w:line="0" w:lineRule="atLeast"/>
            </w:pPr>
            <w:r>
              <w:rPr>
                <w:rFonts w:hint="eastAsia"/>
              </w:rPr>
              <w:t>系统应答返回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支持支付方式</w:t>
            </w:r>
          </w:p>
        </w:tc>
        <w:tc>
          <w:tcPr>
            <w:tcW w:w="2596" w:type="dxa"/>
            <w:vAlign w:val="top"/>
          </w:tcPr>
          <w:p>
            <w:pPr>
              <w:numPr>
                <w:ilvl w:val="0"/>
                <w:numId w:val="0"/>
              </w:numPr>
              <w:spacing w:line="0" w:lineRule="atLeast"/>
              <w:jc w:val="center"/>
            </w:pPr>
            <w:r>
              <w:t>supPayType</w:t>
            </w:r>
          </w:p>
        </w:tc>
        <w:tc>
          <w:tcPr>
            <w:tcW w:w="1661" w:type="dxa"/>
            <w:vAlign w:val="top"/>
          </w:tcPr>
          <w:p>
            <w:pPr>
              <w:numPr>
                <w:ilvl w:val="0"/>
                <w:numId w:val="0"/>
              </w:numPr>
              <w:spacing w:line="0" w:lineRule="atLeast"/>
              <w:jc w:val="center"/>
            </w:pPr>
            <w:r>
              <w:t>O</w:t>
            </w:r>
          </w:p>
        </w:tc>
        <w:tc>
          <w:tcPr>
            <w:tcW w:w="3343" w:type="dxa"/>
            <w:vAlign w:val="top"/>
          </w:tcPr>
          <w:p>
            <w:pPr>
              <w:numPr>
                <w:ilvl w:val="0"/>
                <w:numId w:val="0"/>
              </w:numPr>
              <w:spacing w:line="0" w:lineRule="atLeast"/>
            </w:pPr>
            <w:r>
              <w:rPr>
                <w:rFonts w:hint="eastAsia"/>
              </w:rPr>
              <w:t>仅仅</w:t>
            </w:r>
            <w:r>
              <w:t>pc</w:t>
            </w:r>
            <w:r>
              <w:rPr>
                <w:rFonts w:hint="eastAsia"/>
              </w:rPr>
              <w:t>使用，使用哪种支付方式</w:t>
            </w:r>
            <w:r>
              <w:t xml:space="preserve"> </w:t>
            </w:r>
            <w:r>
              <w:br/>
            </w:r>
            <w:r>
              <w:rPr>
                <w:rFonts w:hint="eastAsia"/>
              </w:rPr>
              <w:t>由收单机构填写，取值为以下内容的一种或多种，通过逗号（，）分割。取值参考数据字典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终端信息域</w:t>
            </w:r>
          </w:p>
        </w:tc>
        <w:tc>
          <w:tcPr>
            <w:tcW w:w="2596" w:type="dxa"/>
            <w:vAlign w:val="top"/>
          </w:tcPr>
          <w:p>
            <w:pPr>
              <w:numPr>
                <w:ilvl w:val="0"/>
                <w:numId w:val="0"/>
              </w:numPr>
              <w:spacing w:line="0" w:lineRule="atLeast"/>
              <w:jc w:val="center"/>
            </w:pPr>
            <w:r>
              <w:t>userMac</w:t>
            </w:r>
          </w:p>
        </w:tc>
        <w:tc>
          <w:tcPr>
            <w:tcW w:w="1661" w:type="dxa"/>
            <w:vAlign w:val="top"/>
          </w:tcPr>
          <w:p>
            <w:pPr>
              <w:numPr>
                <w:ilvl w:val="0"/>
                <w:numId w:val="0"/>
              </w:numPr>
              <w:spacing w:line="0" w:lineRule="atLeast"/>
              <w:jc w:val="center"/>
            </w:pPr>
            <w:r>
              <w:t>O</w:t>
            </w:r>
          </w:p>
        </w:tc>
        <w:tc>
          <w:tcPr>
            <w:tcW w:w="3343" w:type="dxa"/>
            <w:vAlign w:val="top"/>
          </w:tcPr>
          <w:p>
            <w:pPr>
              <w:numPr>
                <w:ilvl w:val="0"/>
                <w:numId w:val="0"/>
              </w:numPr>
              <w:spacing w:line="0" w:lineRule="atLeast"/>
            </w:pPr>
            <w:r>
              <w:rPr>
                <w:rFonts w:hint="eastAsia"/>
              </w:rPr>
              <w:t>移动支付业务需要上送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rPr>
                <w:rFonts w:hint="eastAsia"/>
              </w:rPr>
              <w:t>持卡人</w:t>
            </w:r>
            <w:r>
              <w:t>IP</w:t>
            </w:r>
          </w:p>
        </w:tc>
        <w:tc>
          <w:tcPr>
            <w:tcW w:w="2596" w:type="dxa"/>
            <w:vAlign w:val="top"/>
          </w:tcPr>
          <w:p>
            <w:pPr>
              <w:numPr>
                <w:ilvl w:val="0"/>
                <w:numId w:val="0"/>
              </w:numPr>
              <w:spacing w:line="0" w:lineRule="atLeast"/>
              <w:jc w:val="center"/>
            </w:pPr>
            <w:r>
              <w:t>customerIp</w:t>
            </w:r>
          </w:p>
        </w:tc>
        <w:tc>
          <w:tcPr>
            <w:tcW w:w="1661" w:type="dxa"/>
            <w:vAlign w:val="top"/>
          </w:tcPr>
          <w:p>
            <w:pPr>
              <w:numPr>
                <w:ilvl w:val="0"/>
                <w:numId w:val="0"/>
              </w:numPr>
              <w:spacing w:line="0" w:lineRule="atLeast"/>
              <w:jc w:val="center"/>
            </w:pPr>
            <w:r>
              <w:t>C</w:t>
            </w:r>
          </w:p>
        </w:tc>
        <w:tc>
          <w:tcPr>
            <w:tcW w:w="3343" w:type="dxa"/>
            <w:vAlign w:val="top"/>
          </w:tcPr>
          <w:p>
            <w:pPr>
              <w:numPr>
                <w:ilvl w:val="0"/>
                <w:numId w:val="0"/>
              </w:numPr>
              <w:spacing w:line="0" w:lineRule="atLeast"/>
            </w:pPr>
            <w:r>
              <w:rPr>
                <w:rFonts w:hint="eastAsia"/>
              </w:rPr>
              <w:t>前台交易，有</w:t>
            </w:r>
            <w:r>
              <w:t>IP</w:t>
            </w:r>
            <w:r>
              <w:rPr>
                <w:rFonts w:hint="eastAsia"/>
              </w:rPr>
              <w:t>防钓鱼要求的商户上送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4545" w:author="齐宁" w:date="2014-09-28T19:32:00Z"/>
        </w:trPr>
        <w:tc>
          <w:tcPr>
            <w:tcW w:w="737" w:type="dxa"/>
            <w:vAlign w:val="top"/>
          </w:tcPr>
          <w:p>
            <w:pPr>
              <w:pStyle w:val="120"/>
              <w:numPr>
                <w:ilvl w:val="0"/>
                <w:numId w:val="35"/>
              </w:numPr>
              <w:tabs>
                <w:tab w:val="left" w:pos="360"/>
              </w:tabs>
              <w:ind w:firstLineChars="0"/>
              <w:jc w:val="center"/>
              <w:rPr>
                <w:del w:id="4546" w:author="齐宁" w:date="2014-09-28T19:32:00Z"/>
                <w:bCs/>
                <w:sz w:val="22"/>
              </w:rPr>
            </w:pPr>
          </w:p>
        </w:tc>
        <w:tc>
          <w:tcPr>
            <w:tcW w:w="1672" w:type="dxa"/>
            <w:vAlign w:val="top"/>
          </w:tcPr>
          <w:p>
            <w:pPr>
              <w:numPr>
                <w:ilvl w:val="0"/>
                <w:numId w:val="0"/>
              </w:numPr>
              <w:spacing w:line="0" w:lineRule="atLeast"/>
              <w:jc w:val="center"/>
              <w:rPr>
                <w:del w:id="4547" w:author="齐宁" w:date="2014-09-28T19:32:00Z"/>
              </w:rPr>
            </w:pPr>
            <w:del w:id="4548" w:author="齐宁" w:date="2014-09-28T19:32:00Z">
              <w:r>
                <w:rPr>
                  <w:rFonts w:hint="eastAsia"/>
                </w:rPr>
                <w:delText>安全类型</w:delText>
              </w:r>
            </w:del>
          </w:p>
        </w:tc>
        <w:tc>
          <w:tcPr>
            <w:tcW w:w="2596" w:type="dxa"/>
            <w:vAlign w:val="top"/>
          </w:tcPr>
          <w:p>
            <w:pPr>
              <w:numPr>
                <w:ilvl w:val="0"/>
                <w:numId w:val="0"/>
              </w:numPr>
              <w:spacing w:line="0" w:lineRule="atLeast"/>
              <w:jc w:val="center"/>
              <w:rPr>
                <w:del w:id="4549" w:author="齐宁" w:date="2014-09-28T19:32:00Z"/>
              </w:rPr>
            </w:pPr>
            <w:del w:id="4550" w:author="齐宁" w:date="2014-09-28T19:32:00Z">
              <w:r>
                <w:rPr/>
                <w:delText>securityType</w:delText>
              </w:r>
            </w:del>
          </w:p>
        </w:tc>
        <w:tc>
          <w:tcPr>
            <w:tcW w:w="1661" w:type="dxa"/>
            <w:vAlign w:val="top"/>
          </w:tcPr>
          <w:p>
            <w:pPr>
              <w:numPr>
                <w:ilvl w:val="0"/>
                <w:numId w:val="0"/>
              </w:numPr>
              <w:spacing w:line="0" w:lineRule="atLeast"/>
              <w:jc w:val="center"/>
              <w:rPr>
                <w:del w:id="4551" w:author="齐宁" w:date="2014-09-28T19:32:00Z"/>
              </w:rPr>
            </w:pPr>
            <w:del w:id="4552" w:author="齐宁" w:date="2014-09-28T19:32:00Z">
              <w:r>
                <w:rPr/>
                <w:delText>C</w:delText>
              </w:r>
            </w:del>
          </w:p>
        </w:tc>
        <w:tc>
          <w:tcPr>
            <w:tcW w:w="3343" w:type="dxa"/>
            <w:vAlign w:val="top"/>
          </w:tcPr>
          <w:p>
            <w:pPr>
              <w:numPr>
                <w:ilvl w:val="0"/>
                <w:numId w:val="0"/>
              </w:numPr>
              <w:spacing w:line="0" w:lineRule="atLeast"/>
              <w:rPr>
                <w:del w:id="4553" w:author="齐宁" w:date="2014-09-28T19:32:00Z"/>
              </w:rPr>
            </w:pPr>
            <w:del w:id="4554" w:author="齐宁" w:date="2014-09-28T19:32:00Z">
              <w:r>
                <w:rPr>
                  <w:rFonts w:hint="eastAsia"/>
                </w:rPr>
                <w:delText>机构有卡接入使用，标识支付要素使用的加密方式</w:delText>
              </w:r>
            </w:del>
          </w:p>
          <w:p>
            <w:pPr>
              <w:numPr>
                <w:ilvl w:val="0"/>
                <w:numId w:val="0"/>
              </w:numPr>
              <w:spacing w:line="0" w:lineRule="atLeast"/>
              <w:rPr>
                <w:del w:id="4555" w:author="齐宁" w:date="2014-09-28T19:32:00Z"/>
              </w:rPr>
            </w:pPr>
            <w:del w:id="4556" w:author="齐宁" w:date="2014-09-28T19:32:00Z">
              <w:r>
                <w:rPr/>
                <w:delText>01:RSA</w:delText>
              </w:r>
            </w:del>
            <w:del w:id="4557" w:author="齐宁" w:date="2014-09-28T19:32:00Z">
              <w:r>
                <w:rPr>
                  <w:rFonts w:hint="eastAsia"/>
                </w:rPr>
                <w:delText>密钥体系</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t>有卡交易信息域</w:t>
            </w:r>
          </w:p>
        </w:tc>
        <w:tc>
          <w:tcPr>
            <w:tcW w:w="2596" w:type="dxa"/>
            <w:vAlign w:val="top"/>
          </w:tcPr>
          <w:p>
            <w:pPr>
              <w:numPr>
                <w:ilvl w:val="0"/>
                <w:numId w:val="0"/>
              </w:numPr>
              <w:spacing w:line="0" w:lineRule="atLeast"/>
              <w:jc w:val="center"/>
            </w:pPr>
            <w:r>
              <w:rPr>
                <w:rFonts w:hint="eastAsia"/>
              </w:rPr>
              <w:t>c</w:t>
            </w:r>
            <w:r>
              <w:t>ardTransData</w:t>
            </w:r>
          </w:p>
        </w:tc>
        <w:tc>
          <w:tcPr>
            <w:tcW w:w="1661" w:type="dxa"/>
            <w:vAlign w:val="top"/>
          </w:tcPr>
          <w:p>
            <w:pPr>
              <w:numPr>
                <w:ilvl w:val="0"/>
                <w:numId w:val="0"/>
              </w:numPr>
              <w:spacing w:line="0" w:lineRule="atLeast"/>
              <w:jc w:val="center"/>
            </w:pPr>
            <w:r>
              <w:t>C</w:t>
            </w:r>
          </w:p>
        </w:tc>
        <w:tc>
          <w:tcPr>
            <w:tcW w:w="3343" w:type="dxa"/>
            <w:vAlign w:val="top"/>
          </w:tcPr>
          <w:p>
            <w:pPr>
              <w:numPr>
                <w:ilvl w:val="0"/>
                <w:numId w:val="0"/>
              </w:numPr>
              <w:spacing w:line="0" w:lineRule="atLeast"/>
            </w:pPr>
            <w:r>
              <w:t>有卡交易必填</w:t>
            </w:r>
            <w:r>
              <w:br/>
            </w:r>
            <w:r>
              <w:t>有卡交易信息域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spacing w:line="0" w:lineRule="atLeast"/>
              <w:jc w:val="center"/>
            </w:pPr>
            <w:r>
              <w:t>VPC</w:t>
            </w:r>
            <w:r>
              <w:rPr>
                <w:rFonts w:hint="eastAsia"/>
              </w:rPr>
              <w:t>交易信息域</w:t>
            </w:r>
          </w:p>
        </w:tc>
        <w:tc>
          <w:tcPr>
            <w:tcW w:w="2596" w:type="dxa"/>
            <w:vAlign w:val="top"/>
          </w:tcPr>
          <w:p>
            <w:pPr>
              <w:numPr>
                <w:ilvl w:val="0"/>
                <w:numId w:val="0"/>
              </w:numPr>
              <w:spacing w:line="0" w:lineRule="atLeast"/>
              <w:jc w:val="center"/>
            </w:pPr>
            <w:r>
              <w:rPr>
                <w:rFonts w:hint="eastAsia"/>
              </w:rPr>
              <w:t>v</w:t>
            </w:r>
            <w:r>
              <w:t>pcTransData</w:t>
            </w:r>
          </w:p>
        </w:tc>
        <w:tc>
          <w:tcPr>
            <w:tcW w:w="1661" w:type="dxa"/>
            <w:vAlign w:val="top"/>
          </w:tcPr>
          <w:p>
            <w:pPr>
              <w:numPr>
                <w:ilvl w:val="0"/>
                <w:numId w:val="0"/>
              </w:numPr>
              <w:spacing w:line="0" w:lineRule="atLeast"/>
              <w:jc w:val="center"/>
            </w:pPr>
            <w:r>
              <w:t>C</w:t>
            </w:r>
          </w:p>
        </w:tc>
        <w:tc>
          <w:tcPr>
            <w:tcW w:w="3343" w:type="dxa"/>
            <w:vAlign w:val="top"/>
          </w:tcPr>
          <w:p>
            <w:pPr>
              <w:numPr>
                <w:ilvl w:val="0"/>
                <w:numId w:val="0"/>
              </w:numPr>
              <w:spacing w:line="0" w:lineRule="atLeast"/>
            </w:pPr>
            <w:r>
              <w:rPr>
                <w:rFonts w:hint="eastAsia"/>
              </w:rPr>
              <w:t>渠道类型为语音支付时使用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7" w:type="dxa"/>
            <w:vAlign w:val="top"/>
          </w:tcPr>
          <w:p>
            <w:pPr>
              <w:pStyle w:val="120"/>
              <w:numPr>
                <w:ilvl w:val="0"/>
                <w:numId w:val="35"/>
              </w:numPr>
              <w:tabs>
                <w:tab w:val="left" w:pos="360"/>
              </w:tabs>
              <w:ind w:firstLineChars="0"/>
              <w:jc w:val="center"/>
              <w:rPr>
                <w:bCs/>
                <w:sz w:val="22"/>
              </w:rPr>
            </w:pPr>
          </w:p>
        </w:tc>
        <w:tc>
          <w:tcPr>
            <w:tcW w:w="1672" w:type="dxa"/>
            <w:vAlign w:val="top"/>
          </w:tcPr>
          <w:p>
            <w:pPr>
              <w:numPr>
                <w:ilvl w:val="0"/>
                <w:numId w:val="0"/>
              </w:numPr>
              <w:jc w:val="center"/>
            </w:pPr>
            <w:r>
              <w:rPr>
                <w:rFonts w:hint="eastAsia"/>
              </w:rPr>
              <w:t>订单描述</w:t>
            </w:r>
          </w:p>
        </w:tc>
        <w:tc>
          <w:tcPr>
            <w:tcW w:w="2596" w:type="dxa"/>
            <w:vAlign w:val="top"/>
          </w:tcPr>
          <w:p>
            <w:pPr>
              <w:numPr>
                <w:ilvl w:val="0"/>
                <w:numId w:val="0"/>
              </w:numPr>
              <w:jc w:val="center"/>
            </w:pPr>
            <w:r>
              <w:rPr>
                <w:rFonts w:hint="eastAsia"/>
              </w:rPr>
              <w:t>orderDesc</w:t>
            </w:r>
          </w:p>
        </w:tc>
        <w:tc>
          <w:tcPr>
            <w:tcW w:w="1661" w:type="dxa"/>
            <w:vAlign w:val="top"/>
          </w:tcPr>
          <w:p>
            <w:pPr>
              <w:numPr>
                <w:ilvl w:val="0"/>
                <w:numId w:val="0"/>
              </w:numPr>
              <w:jc w:val="center"/>
            </w:pPr>
            <w:r>
              <w:rPr>
                <w:rFonts w:hint="eastAsia"/>
              </w:rPr>
              <w:t>C</w:t>
            </w:r>
          </w:p>
        </w:tc>
        <w:tc>
          <w:tcPr>
            <w:tcW w:w="3343" w:type="dxa"/>
            <w:vAlign w:val="top"/>
          </w:tcPr>
          <w:p>
            <w:pPr>
              <w:numPr>
                <w:ilvl w:val="0"/>
                <w:numId w:val="0"/>
              </w:numPr>
              <w:spacing w:line="0" w:lineRule="atLeast"/>
            </w:pPr>
            <w:r>
              <w:rPr>
                <w:rFonts w:hint="eastAsia"/>
              </w:rPr>
              <w:t>移动支付上送</w:t>
            </w:r>
          </w:p>
        </w:tc>
      </w:tr>
    </w:tbl>
    <w:p>
      <w:pPr>
        <w:pStyle w:val="66"/>
        <w:ind w:firstLine="420"/>
      </w:pPr>
    </w:p>
    <w:p>
      <w:pPr>
        <w:pStyle w:val="69"/>
      </w:pPr>
      <w:r>
        <w:rPr>
          <w:rFonts w:hint="eastAsia"/>
        </w:rPr>
        <w:t>应答报文（同步应答）</w:t>
      </w:r>
    </w:p>
    <w:p>
      <w:pPr>
        <w:pStyle w:val="66"/>
        <w:ind w:firstLine="420"/>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spacing w:line="0" w:lineRule="atLeast"/>
              <w:jc w:val="center"/>
            </w:pPr>
            <w:r>
              <w:rPr>
                <w:rFonts w:hint="eastAsia"/>
              </w:rPr>
              <w:t>版本号</w:t>
            </w:r>
          </w:p>
        </w:tc>
        <w:tc>
          <w:tcPr>
            <w:tcW w:w="2393" w:type="dxa"/>
            <w:vAlign w:val="center"/>
          </w:tcPr>
          <w:p>
            <w:pPr>
              <w:numPr>
                <w:ilvl w:val="0"/>
                <w:numId w:val="0"/>
              </w:numPr>
              <w:spacing w:line="0" w:lineRule="atLeast"/>
              <w:jc w:val="center"/>
            </w:pPr>
            <w:r>
              <w:t>version</w:t>
            </w:r>
          </w:p>
        </w:tc>
        <w:tc>
          <w:tcPr>
            <w:tcW w:w="1493" w:type="dxa"/>
            <w:vAlign w:val="center"/>
          </w:tcPr>
          <w:p>
            <w:pPr>
              <w:numPr>
                <w:ilvl w:val="0"/>
                <w:numId w:val="0"/>
              </w:numPr>
              <w:spacing w:line="0" w:lineRule="atLeast"/>
              <w:jc w:val="center"/>
            </w:pPr>
            <w:r>
              <w:t>R</w:t>
            </w:r>
          </w:p>
        </w:tc>
        <w:tc>
          <w:tcPr>
            <w:tcW w:w="3097" w:type="dxa"/>
            <w:vAlign w:val="center"/>
          </w:tcPr>
          <w:p>
            <w:pPr>
              <w:numPr>
                <w:ilvl w:val="0"/>
                <w:numId w:val="0"/>
              </w:numPr>
              <w:spacing w:line="0" w:lineRule="atLeast"/>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编码方式</w:t>
            </w:r>
          </w:p>
        </w:tc>
        <w:tc>
          <w:tcPr>
            <w:tcW w:w="2393" w:type="dxa"/>
            <w:vAlign w:val="center"/>
          </w:tcPr>
          <w:p>
            <w:pPr>
              <w:numPr>
                <w:ilvl w:val="0"/>
                <w:numId w:val="0"/>
              </w:numPr>
              <w:jc w:val="center"/>
            </w:pPr>
            <w:r>
              <w:t>encoding</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证书</w:t>
            </w:r>
            <w:r>
              <w:t>ID</w:t>
            </w:r>
          </w:p>
        </w:tc>
        <w:tc>
          <w:tcPr>
            <w:tcW w:w="2393" w:type="dxa"/>
            <w:vAlign w:val="center"/>
          </w:tcPr>
          <w:p>
            <w:pPr>
              <w:numPr>
                <w:ilvl w:val="0"/>
                <w:numId w:val="0"/>
              </w:numPr>
              <w:jc w:val="center"/>
            </w:pPr>
            <w:r>
              <w:t>certId</w:t>
            </w:r>
          </w:p>
        </w:tc>
        <w:tc>
          <w:tcPr>
            <w:tcW w:w="1493" w:type="dxa"/>
            <w:vAlign w:val="center"/>
          </w:tcPr>
          <w:p>
            <w:pPr>
              <w:numPr>
                <w:ilvl w:val="0"/>
                <w:numId w:val="0"/>
              </w:numPr>
              <w:jc w:val="center"/>
            </w:pPr>
            <w:r>
              <w:t>M</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签名</w:t>
            </w:r>
          </w:p>
        </w:tc>
        <w:tc>
          <w:tcPr>
            <w:tcW w:w="2393" w:type="dxa"/>
            <w:vAlign w:val="center"/>
          </w:tcPr>
          <w:p>
            <w:pPr>
              <w:numPr>
                <w:ilvl w:val="0"/>
                <w:numId w:val="0"/>
              </w:numPr>
              <w:jc w:val="center"/>
            </w:pPr>
            <w:r>
              <w:t>signature</w:t>
            </w:r>
          </w:p>
        </w:tc>
        <w:tc>
          <w:tcPr>
            <w:tcW w:w="1493" w:type="dxa"/>
            <w:vAlign w:val="center"/>
          </w:tcPr>
          <w:p>
            <w:pPr>
              <w:numPr>
                <w:ilvl w:val="0"/>
                <w:numId w:val="0"/>
              </w:numPr>
              <w:jc w:val="center"/>
            </w:pPr>
            <w:r>
              <w:t>M</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签名方法</w:t>
            </w:r>
          </w:p>
        </w:tc>
        <w:tc>
          <w:tcPr>
            <w:tcW w:w="2393" w:type="dxa"/>
            <w:vAlign w:val="center"/>
          </w:tcPr>
          <w:p>
            <w:pPr>
              <w:numPr>
                <w:ilvl w:val="0"/>
                <w:numId w:val="0"/>
              </w:numPr>
              <w:jc w:val="center"/>
            </w:pPr>
            <w:r>
              <w:t>signMethod</w:t>
            </w:r>
          </w:p>
        </w:tc>
        <w:tc>
          <w:tcPr>
            <w:tcW w:w="1493" w:type="dxa"/>
            <w:vAlign w:val="center"/>
          </w:tcPr>
          <w:p>
            <w:pPr>
              <w:numPr>
                <w:ilvl w:val="0"/>
                <w:numId w:val="0"/>
              </w:numPr>
              <w:jc w:val="center"/>
            </w:pPr>
            <w:r>
              <w:t>M</w:t>
            </w:r>
          </w:p>
        </w:tc>
        <w:tc>
          <w:tcPr>
            <w:tcW w:w="3097"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交易类型</w:t>
            </w:r>
          </w:p>
        </w:tc>
        <w:tc>
          <w:tcPr>
            <w:tcW w:w="2393" w:type="dxa"/>
            <w:vAlign w:val="center"/>
          </w:tcPr>
          <w:p>
            <w:pPr>
              <w:numPr>
                <w:ilvl w:val="0"/>
                <w:numId w:val="0"/>
              </w:numPr>
              <w:jc w:val="center"/>
            </w:pPr>
            <w:r>
              <w:t>txnType</w:t>
            </w:r>
          </w:p>
        </w:tc>
        <w:tc>
          <w:tcPr>
            <w:tcW w:w="1493" w:type="dxa"/>
            <w:vAlign w:val="center"/>
          </w:tcPr>
          <w:p>
            <w:pPr>
              <w:numPr>
                <w:ilvl w:val="0"/>
                <w:numId w:val="0"/>
              </w:numPr>
              <w:jc w:val="center"/>
            </w:pPr>
            <w:r>
              <w:t>R</w:t>
            </w:r>
          </w:p>
        </w:tc>
        <w:tc>
          <w:tcPr>
            <w:tcW w:w="3097" w:type="dxa"/>
            <w:vAlign w:val="center"/>
          </w:tcPr>
          <w:p>
            <w:pPr>
              <w:numPr>
                <w:ilvl w:val="0"/>
                <w:numId w:val="0"/>
              </w:numPr>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交易子类</w:t>
            </w:r>
          </w:p>
        </w:tc>
        <w:tc>
          <w:tcPr>
            <w:tcW w:w="2393" w:type="dxa"/>
            <w:vAlign w:val="center"/>
          </w:tcPr>
          <w:p>
            <w:pPr>
              <w:numPr>
                <w:ilvl w:val="0"/>
                <w:numId w:val="0"/>
              </w:numPr>
              <w:jc w:val="center"/>
            </w:pPr>
            <w:r>
              <w:t>txnSubType</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产品类型</w:t>
            </w:r>
          </w:p>
        </w:tc>
        <w:tc>
          <w:tcPr>
            <w:tcW w:w="2393" w:type="dxa"/>
            <w:vAlign w:val="center"/>
          </w:tcPr>
          <w:p>
            <w:pPr>
              <w:numPr>
                <w:ilvl w:val="0"/>
                <w:numId w:val="0"/>
              </w:numPr>
              <w:jc w:val="center"/>
            </w:pPr>
            <w:r>
              <w:t>bizType</w:t>
            </w:r>
          </w:p>
        </w:tc>
        <w:tc>
          <w:tcPr>
            <w:tcW w:w="1493" w:type="dxa"/>
            <w:vAlign w:val="center"/>
          </w:tcPr>
          <w:p>
            <w:pPr>
              <w:numPr>
                <w:ilvl w:val="0"/>
                <w:numId w:val="0"/>
              </w:numPr>
              <w:jc w:val="center"/>
            </w:pPr>
            <w:r>
              <w:t>R</w:t>
            </w:r>
          </w:p>
        </w:tc>
        <w:tc>
          <w:tcPr>
            <w:tcW w:w="3097" w:type="dxa"/>
            <w:vAlign w:val="center"/>
          </w:tcPr>
          <w:p>
            <w:pPr>
              <w:numPr>
                <w:ilvl w:val="0"/>
                <w:numId w:val="0"/>
              </w:numPr>
            </w:pPr>
            <w:del w:id="4558" w:author="吴潇" w:date="2014-12-18T17:01: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接入类型</w:t>
            </w:r>
          </w:p>
        </w:tc>
        <w:tc>
          <w:tcPr>
            <w:tcW w:w="2393" w:type="dxa"/>
            <w:vAlign w:val="center"/>
          </w:tcPr>
          <w:p>
            <w:pPr>
              <w:numPr>
                <w:ilvl w:val="0"/>
                <w:numId w:val="0"/>
              </w:numPr>
              <w:jc w:val="center"/>
            </w:pPr>
            <w:r>
              <w:t>accessType</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4559" w:author="齐宁" w:date="2014-09-28T19:24:00Z"/>
        </w:trPr>
        <w:tc>
          <w:tcPr>
            <w:tcW w:w="739" w:type="dxa"/>
            <w:vAlign w:val="center"/>
          </w:tcPr>
          <w:p>
            <w:pPr>
              <w:pStyle w:val="120"/>
              <w:numPr>
                <w:ilvl w:val="0"/>
                <w:numId w:val="36"/>
              </w:numPr>
              <w:tabs>
                <w:tab w:val="left" w:pos="360"/>
              </w:tabs>
              <w:ind w:firstLineChars="0"/>
              <w:jc w:val="center"/>
              <w:rPr>
                <w:del w:id="4560" w:author="齐宁" w:date="2014-09-28T19:24:00Z"/>
                <w:bCs/>
                <w:sz w:val="22"/>
              </w:rPr>
            </w:pPr>
          </w:p>
        </w:tc>
        <w:tc>
          <w:tcPr>
            <w:tcW w:w="1849" w:type="dxa"/>
            <w:vAlign w:val="center"/>
          </w:tcPr>
          <w:p>
            <w:pPr>
              <w:numPr>
                <w:ilvl w:val="0"/>
                <w:numId w:val="0"/>
              </w:numPr>
              <w:jc w:val="center"/>
              <w:rPr>
                <w:del w:id="4561" w:author="齐宁" w:date="2014-09-28T19:24:00Z"/>
              </w:rPr>
            </w:pPr>
            <w:del w:id="4562" w:author="齐宁" w:date="2014-09-28T19:24:00Z">
              <w:r>
                <w:rPr>
                  <w:rFonts w:hint="eastAsia"/>
                </w:rPr>
                <w:delText>收单机构代码</w:delText>
              </w:r>
            </w:del>
          </w:p>
        </w:tc>
        <w:tc>
          <w:tcPr>
            <w:tcW w:w="2393" w:type="dxa"/>
            <w:vAlign w:val="center"/>
          </w:tcPr>
          <w:p>
            <w:pPr>
              <w:numPr>
                <w:ilvl w:val="0"/>
                <w:numId w:val="0"/>
              </w:numPr>
              <w:jc w:val="center"/>
              <w:rPr>
                <w:del w:id="4563" w:author="齐宁" w:date="2014-09-28T19:24:00Z"/>
              </w:rPr>
            </w:pPr>
            <w:del w:id="4564" w:author="齐宁" w:date="2014-09-28T19:24:00Z">
              <w:r>
                <w:rPr/>
                <w:delText>acqInsCode</w:delText>
              </w:r>
            </w:del>
          </w:p>
        </w:tc>
        <w:tc>
          <w:tcPr>
            <w:tcW w:w="1493" w:type="dxa"/>
            <w:vAlign w:val="center"/>
          </w:tcPr>
          <w:p>
            <w:pPr>
              <w:numPr>
                <w:ilvl w:val="0"/>
                <w:numId w:val="0"/>
              </w:numPr>
              <w:jc w:val="center"/>
              <w:rPr>
                <w:del w:id="4565" w:author="齐宁" w:date="2014-09-28T19:24:00Z"/>
              </w:rPr>
            </w:pPr>
            <w:del w:id="4566" w:author="齐宁" w:date="2014-09-28T19:24:00Z">
              <w:r>
                <w:rPr/>
                <w:delText>R</w:delText>
              </w:r>
            </w:del>
          </w:p>
        </w:tc>
        <w:tc>
          <w:tcPr>
            <w:tcW w:w="3097" w:type="dxa"/>
            <w:vAlign w:val="center"/>
          </w:tcPr>
          <w:p>
            <w:pPr>
              <w:numPr>
                <w:ilvl w:val="0"/>
                <w:numId w:val="0"/>
              </w:numPr>
              <w:rPr>
                <w:del w:id="4567" w:author="齐宁" w:date="2014-09-28T19:24:00Z"/>
              </w:rPr>
            </w:pPr>
            <w:del w:id="4568" w:author="齐宁" w:date="2014-09-28T19:24: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商户代码</w:t>
            </w:r>
          </w:p>
        </w:tc>
        <w:tc>
          <w:tcPr>
            <w:tcW w:w="2393" w:type="dxa"/>
            <w:vAlign w:val="center"/>
          </w:tcPr>
          <w:p>
            <w:pPr>
              <w:numPr>
                <w:ilvl w:val="0"/>
                <w:numId w:val="0"/>
              </w:numPr>
              <w:jc w:val="center"/>
            </w:pPr>
            <w:r>
              <w:t>merId</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商户订单号</w:t>
            </w:r>
          </w:p>
        </w:tc>
        <w:tc>
          <w:tcPr>
            <w:tcW w:w="2393" w:type="dxa"/>
            <w:vAlign w:val="center"/>
          </w:tcPr>
          <w:p>
            <w:pPr>
              <w:numPr>
                <w:ilvl w:val="0"/>
                <w:numId w:val="0"/>
              </w:numPr>
              <w:jc w:val="center"/>
            </w:pPr>
            <w:r>
              <w:t>orderId</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订单发送时间</w:t>
            </w:r>
          </w:p>
        </w:tc>
        <w:tc>
          <w:tcPr>
            <w:tcW w:w="2393" w:type="dxa"/>
            <w:vAlign w:val="center"/>
          </w:tcPr>
          <w:p>
            <w:pPr>
              <w:numPr>
                <w:ilvl w:val="0"/>
                <w:numId w:val="0"/>
              </w:numPr>
              <w:jc w:val="center"/>
            </w:pPr>
            <w:r>
              <w:t>txnTime</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帐号</w:t>
            </w:r>
          </w:p>
        </w:tc>
        <w:tc>
          <w:tcPr>
            <w:tcW w:w="2393" w:type="dxa"/>
            <w:vAlign w:val="center"/>
          </w:tcPr>
          <w:p>
            <w:pPr>
              <w:numPr>
                <w:ilvl w:val="0"/>
                <w:numId w:val="0"/>
              </w:numPr>
              <w:jc w:val="center"/>
            </w:pPr>
            <w:r>
              <w:t>accNo</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交易金额</w:t>
            </w:r>
          </w:p>
        </w:tc>
        <w:tc>
          <w:tcPr>
            <w:tcW w:w="2393" w:type="dxa"/>
            <w:vAlign w:val="center"/>
          </w:tcPr>
          <w:p>
            <w:pPr>
              <w:numPr>
                <w:ilvl w:val="0"/>
                <w:numId w:val="0"/>
              </w:numPr>
              <w:jc w:val="center"/>
            </w:pPr>
            <w:r>
              <w:t>txnAmt</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交易币种</w:t>
            </w:r>
          </w:p>
        </w:tc>
        <w:tc>
          <w:tcPr>
            <w:tcW w:w="2393" w:type="dxa"/>
            <w:vAlign w:val="center"/>
          </w:tcPr>
          <w:p>
            <w:pPr>
              <w:numPr>
                <w:ilvl w:val="0"/>
                <w:numId w:val="0"/>
              </w:numPr>
              <w:jc w:val="center"/>
            </w:pPr>
            <w:r>
              <w:t>currencyCode</w:t>
            </w:r>
          </w:p>
        </w:tc>
        <w:tc>
          <w:tcPr>
            <w:tcW w:w="1493" w:type="dxa"/>
            <w:vAlign w:val="center"/>
          </w:tcPr>
          <w:p>
            <w:pPr>
              <w:numPr>
                <w:ilvl w:val="0"/>
                <w:numId w:val="0"/>
              </w:numPr>
              <w:jc w:val="center"/>
            </w:pPr>
            <w:r>
              <w:t>R</w:t>
            </w:r>
          </w:p>
        </w:tc>
        <w:tc>
          <w:tcPr>
            <w:tcW w:w="3097" w:type="dxa"/>
            <w:vAlign w:val="center"/>
          </w:tcPr>
          <w:p>
            <w:pPr>
              <w:numPr>
                <w:ilvl w:val="0"/>
                <w:numId w:val="0"/>
              </w:numPr>
            </w:pPr>
            <w:r>
              <w:rPr>
                <w:rFonts w:hint="eastAsia"/>
              </w:rPr>
              <w:t>默认为</w:t>
            </w:r>
            <w: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请求方保留域</w:t>
            </w:r>
          </w:p>
        </w:tc>
        <w:tc>
          <w:tcPr>
            <w:tcW w:w="2393" w:type="dxa"/>
            <w:vAlign w:val="center"/>
          </w:tcPr>
          <w:p>
            <w:pPr>
              <w:numPr>
                <w:ilvl w:val="0"/>
                <w:numId w:val="0"/>
              </w:numPr>
              <w:jc w:val="center"/>
            </w:pPr>
            <w:r>
              <w:t>reqReserved</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保留域</w:t>
            </w:r>
          </w:p>
        </w:tc>
        <w:tc>
          <w:tcPr>
            <w:tcW w:w="2393" w:type="dxa"/>
            <w:vAlign w:val="center"/>
          </w:tcPr>
          <w:p>
            <w:pPr>
              <w:numPr>
                <w:ilvl w:val="0"/>
                <w:numId w:val="0"/>
              </w:numPr>
              <w:jc w:val="center"/>
            </w:pPr>
            <w:r>
              <w:t>reserved</w:t>
            </w:r>
          </w:p>
        </w:tc>
        <w:tc>
          <w:tcPr>
            <w:tcW w:w="1493" w:type="dxa"/>
            <w:vAlign w:val="center"/>
          </w:tcPr>
          <w:p>
            <w:pPr>
              <w:numPr>
                <w:ilvl w:val="0"/>
                <w:numId w:val="0"/>
              </w:numPr>
              <w:jc w:val="center"/>
            </w:pPr>
            <w:r>
              <w:t>O</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交易查询流水号</w:t>
            </w:r>
          </w:p>
        </w:tc>
        <w:tc>
          <w:tcPr>
            <w:tcW w:w="2393" w:type="dxa"/>
            <w:vAlign w:val="center"/>
          </w:tcPr>
          <w:p>
            <w:pPr>
              <w:numPr>
                <w:ilvl w:val="0"/>
                <w:numId w:val="0"/>
              </w:numPr>
              <w:jc w:val="center"/>
            </w:pPr>
            <w:r>
              <w:t>queryId</w:t>
            </w:r>
          </w:p>
        </w:tc>
        <w:tc>
          <w:tcPr>
            <w:tcW w:w="1493" w:type="dxa"/>
            <w:vAlign w:val="center"/>
          </w:tcPr>
          <w:p>
            <w:pPr>
              <w:numPr>
                <w:ilvl w:val="0"/>
                <w:numId w:val="0"/>
              </w:numPr>
              <w:jc w:val="center"/>
            </w:pPr>
            <w:r>
              <w:t>M</w:t>
            </w:r>
          </w:p>
        </w:tc>
        <w:tc>
          <w:tcPr>
            <w:tcW w:w="3097" w:type="dxa"/>
            <w:vAlign w:val="center"/>
          </w:tcPr>
          <w:p>
            <w:pPr>
              <w:numPr>
                <w:ilvl w:val="0"/>
                <w:numId w:val="0"/>
              </w:numPr>
            </w:pPr>
            <w:r>
              <w:rPr>
                <w:rFonts w:hint="eastAsia"/>
              </w:rPr>
              <w:t>消费交易的流水号，供后续查询用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jc w:val="center"/>
            </w:pPr>
            <w:r>
              <w:rPr>
                <w:rFonts w:hint="eastAsia"/>
              </w:rPr>
              <w:t>响应码</w:t>
            </w:r>
          </w:p>
        </w:tc>
        <w:tc>
          <w:tcPr>
            <w:tcW w:w="2393" w:type="dxa"/>
            <w:vAlign w:val="center"/>
          </w:tcPr>
          <w:p>
            <w:pPr>
              <w:numPr>
                <w:ilvl w:val="0"/>
                <w:numId w:val="0"/>
              </w:numPr>
              <w:jc w:val="center"/>
            </w:pPr>
            <w:r>
              <w:t>respCode</w:t>
            </w:r>
          </w:p>
        </w:tc>
        <w:tc>
          <w:tcPr>
            <w:tcW w:w="1493" w:type="dxa"/>
            <w:vAlign w:val="center"/>
          </w:tcPr>
          <w:p>
            <w:pPr>
              <w:numPr>
                <w:ilvl w:val="0"/>
                <w:numId w:val="0"/>
              </w:numPr>
              <w:jc w:val="center"/>
            </w:pPr>
            <w:r>
              <w:t>M</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top"/>
          </w:tcPr>
          <w:p>
            <w:pPr>
              <w:numPr>
                <w:ilvl w:val="0"/>
                <w:numId w:val="0"/>
              </w:numPr>
              <w:jc w:val="center"/>
            </w:pPr>
            <w:r>
              <w:rPr>
                <w:rFonts w:hint="eastAsia"/>
              </w:rPr>
              <w:t>应答信息</w:t>
            </w:r>
          </w:p>
        </w:tc>
        <w:tc>
          <w:tcPr>
            <w:tcW w:w="2393" w:type="dxa"/>
            <w:vAlign w:val="top"/>
          </w:tcPr>
          <w:p>
            <w:pPr>
              <w:numPr>
                <w:ilvl w:val="0"/>
                <w:numId w:val="0"/>
              </w:numPr>
              <w:jc w:val="center"/>
            </w:pPr>
            <w:r>
              <w:t>respMsg</w:t>
            </w:r>
          </w:p>
        </w:tc>
        <w:tc>
          <w:tcPr>
            <w:tcW w:w="1493" w:type="dxa"/>
            <w:vAlign w:val="top"/>
          </w:tcPr>
          <w:p>
            <w:pPr>
              <w:numPr>
                <w:ilvl w:val="0"/>
                <w:numId w:val="0"/>
              </w:numPr>
              <w:jc w:val="center"/>
            </w:pPr>
            <w:r>
              <w:t>M</w:t>
            </w:r>
          </w:p>
        </w:tc>
        <w:tc>
          <w:tcPr>
            <w:tcW w:w="3097"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top"/>
          </w:tcPr>
          <w:p>
            <w:pPr>
              <w:numPr>
                <w:ilvl w:val="0"/>
                <w:numId w:val="0"/>
              </w:numPr>
              <w:jc w:val="center"/>
            </w:pPr>
            <w:r>
              <w:rPr>
                <w:rFonts w:hint="eastAsia"/>
              </w:rPr>
              <w:t>帐号</w:t>
            </w:r>
          </w:p>
        </w:tc>
        <w:tc>
          <w:tcPr>
            <w:tcW w:w="2393" w:type="dxa"/>
            <w:vAlign w:val="top"/>
          </w:tcPr>
          <w:p>
            <w:pPr>
              <w:numPr>
                <w:ilvl w:val="0"/>
                <w:numId w:val="0"/>
              </w:numPr>
              <w:jc w:val="center"/>
            </w:pPr>
            <w:r>
              <w:t>accNo</w:t>
            </w:r>
          </w:p>
        </w:tc>
        <w:tc>
          <w:tcPr>
            <w:tcW w:w="1493" w:type="dxa"/>
            <w:vAlign w:val="top"/>
          </w:tcPr>
          <w:p>
            <w:pPr>
              <w:numPr>
                <w:ilvl w:val="0"/>
                <w:numId w:val="0"/>
              </w:numPr>
              <w:jc w:val="center"/>
            </w:pPr>
            <w:r>
              <w:t>C</w:t>
            </w:r>
          </w:p>
        </w:tc>
        <w:tc>
          <w:tcPr>
            <w:tcW w:w="3097" w:type="dxa"/>
            <w:vAlign w:val="top"/>
          </w:tcPr>
          <w:p>
            <w:pPr>
              <w:numPr>
                <w:ilvl w:val="0"/>
                <w:numId w:val="0"/>
              </w:numPr>
            </w:pPr>
            <w:r>
              <w:rPr>
                <w:rFonts w:hint="eastAsia"/>
              </w:rPr>
              <w:t>特殊商户需要时返回用户支付使用的卡号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top"/>
          </w:tcPr>
          <w:p>
            <w:pPr>
              <w:numPr>
                <w:ilvl w:val="0"/>
                <w:numId w:val="0"/>
              </w:numPr>
              <w:jc w:val="center"/>
            </w:pPr>
            <w:r>
              <w:rPr>
                <w:rFonts w:hint="eastAsia"/>
              </w:rPr>
              <w:t>支付卡类型</w:t>
            </w:r>
          </w:p>
        </w:tc>
        <w:tc>
          <w:tcPr>
            <w:tcW w:w="2393" w:type="dxa"/>
            <w:vAlign w:val="top"/>
          </w:tcPr>
          <w:p>
            <w:pPr>
              <w:numPr>
                <w:ilvl w:val="0"/>
                <w:numId w:val="0"/>
              </w:numPr>
              <w:jc w:val="center"/>
            </w:pPr>
            <w:r>
              <w:t>payCardType</w:t>
            </w:r>
          </w:p>
        </w:tc>
        <w:tc>
          <w:tcPr>
            <w:tcW w:w="1493" w:type="dxa"/>
            <w:vAlign w:val="top"/>
          </w:tcPr>
          <w:p>
            <w:pPr>
              <w:numPr>
                <w:ilvl w:val="0"/>
                <w:numId w:val="0"/>
              </w:numPr>
              <w:jc w:val="center"/>
            </w:pPr>
            <w:r>
              <w:t>C</w:t>
            </w:r>
          </w:p>
        </w:tc>
        <w:tc>
          <w:tcPr>
            <w:tcW w:w="3097" w:type="dxa"/>
            <w:vAlign w:val="top"/>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top"/>
          </w:tcPr>
          <w:p>
            <w:pPr>
              <w:numPr>
                <w:ilvl w:val="0"/>
                <w:numId w:val="0"/>
              </w:numPr>
              <w:jc w:val="center"/>
            </w:pPr>
            <w:r>
              <w:rPr>
                <w:rFonts w:hint="eastAsia"/>
              </w:rPr>
              <w:t>支付方式</w:t>
            </w:r>
          </w:p>
        </w:tc>
        <w:tc>
          <w:tcPr>
            <w:tcW w:w="2393" w:type="dxa"/>
            <w:vAlign w:val="top"/>
          </w:tcPr>
          <w:p>
            <w:pPr>
              <w:numPr>
                <w:ilvl w:val="0"/>
                <w:numId w:val="0"/>
              </w:numPr>
              <w:jc w:val="center"/>
            </w:pPr>
            <w:r>
              <w:t>payType</w:t>
            </w:r>
          </w:p>
        </w:tc>
        <w:tc>
          <w:tcPr>
            <w:tcW w:w="1493" w:type="dxa"/>
            <w:vAlign w:val="top"/>
          </w:tcPr>
          <w:p>
            <w:pPr>
              <w:numPr>
                <w:ilvl w:val="0"/>
                <w:numId w:val="0"/>
              </w:numPr>
              <w:jc w:val="center"/>
            </w:pPr>
            <w:r>
              <w:t>C</w:t>
            </w:r>
          </w:p>
        </w:tc>
        <w:tc>
          <w:tcPr>
            <w:tcW w:w="3097" w:type="dxa"/>
            <w:vAlign w:val="top"/>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36"/>
              </w:numPr>
              <w:tabs>
                <w:tab w:val="left" w:pos="360"/>
              </w:tabs>
              <w:ind w:firstLineChars="0"/>
              <w:jc w:val="center"/>
              <w:rPr>
                <w:bCs/>
                <w:sz w:val="22"/>
              </w:rPr>
            </w:pPr>
          </w:p>
        </w:tc>
        <w:tc>
          <w:tcPr>
            <w:tcW w:w="1849" w:type="dxa"/>
            <w:vAlign w:val="center"/>
          </w:tcPr>
          <w:p>
            <w:pPr>
              <w:numPr>
                <w:ilvl w:val="0"/>
                <w:numId w:val="0"/>
              </w:numPr>
              <w:spacing w:line="0" w:lineRule="atLeast"/>
              <w:jc w:val="center"/>
            </w:pPr>
            <w:r>
              <w:rPr>
                <w:rFonts w:hint="eastAsia"/>
              </w:rPr>
              <w:t>银联订单号</w:t>
            </w:r>
          </w:p>
        </w:tc>
        <w:tc>
          <w:tcPr>
            <w:tcW w:w="2393" w:type="dxa"/>
            <w:vAlign w:val="center"/>
          </w:tcPr>
          <w:p>
            <w:pPr>
              <w:numPr>
                <w:ilvl w:val="0"/>
                <w:numId w:val="0"/>
              </w:numPr>
              <w:spacing w:line="0" w:lineRule="atLeast"/>
              <w:jc w:val="center"/>
            </w:pPr>
            <w:r>
              <w:t>tn</w:t>
            </w:r>
          </w:p>
        </w:tc>
        <w:tc>
          <w:tcPr>
            <w:tcW w:w="1493" w:type="dxa"/>
            <w:vAlign w:val="center"/>
          </w:tcPr>
          <w:p>
            <w:pPr>
              <w:numPr>
                <w:ilvl w:val="0"/>
                <w:numId w:val="0"/>
              </w:numPr>
              <w:spacing w:line="0" w:lineRule="atLeast"/>
              <w:jc w:val="center"/>
            </w:pPr>
            <w:r>
              <w:t>C</w:t>
            </w:r>
          </w:p>
        </w:tc>
        <w:tc>
          <w:tcPr>
            <w:tcW w:w="3097" w:type="dxa"/>
            <w:vAlign w:val="center"/>
          </w:tcPr>
          <w:p>
            <w:pPr>
              <w:numPr>
                <w:ilvl w:val="0"/>
                <w:numId w:val="0"/>
              </w:numPr>
              <w:spacing w:line="0" w:lineRule="atLeast"/>
            </w:pPr>
            <w:r>
              <w:rPr>
                <w:rFonts w:hint="eastAsia"/>
              </w:rPr>
              <w:t>商户推送订单后银联移动支付系统返回该流水号，商户调用支付控件时使用</w:t>
            </w:r>
            <w:r>
              <w:t xml:space="preserve"> </w:t>
            </w:r>
            <w:r>
              <w:rPr>
                <w:rFonts w:hint="eastAsia"/>
              </w:rPr>
              <w:t xml:space="preserve"> </w:t>
            </w:r>
          </w:p>
        </w:tc>
      </w:tr>
    </w:tbl>
    <w:p>
      <w:pPr>
        <w:pStyle w:val="66"/>
        <w:ind w:firstLine="420"/>
      </w:pPr>
    </w:p>
    <w:p>
      <w:pPr>
        <w:pStyle w:val="69"/>
      </w:pPr>
      <w:r>
        <w:rPr>
          <w:rFonts w:hint="eastAsia"/>
        </w:rPr>
        <w:t>商户通知（异步应答）</w:t>
      </w:r>
    </w:p>
    <w:p>
      <w:pPr>
        <w:pStyle w:val="66"/>
        <w:ind w:firstLine="420"/>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4569" w:author="齐宁" w:date="2014-09-28T19:24:00Z">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747"/>
        <w:gridCol w:w="2088"/>
        <w:gridCol w:w="2153"/>
        <w:gridCol w:w="1493"/>
        <w:gridCol w:w="3090"/>
        <w:tblGridChange w:id="4570">
          <w:tblGrid>
            <w:gridCol w:w="747"/>
            <w:gridCol w:w="2088"/>
            <w:gridCol w:w="2153"/>
            <w:gridCol w:w="1493"/>
            <w:gridCol w:w="309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571"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blHeader/>
          <w:jc w:val="center"/>
          <w:trPrChange w:id="4571" w:author="齐宁" w:date="2014-09-28T19:24:00Z">
            <w:trPr>
              <w:tblHeader/>
              <w:jc w:val="center"/>
            </w:trPr>
          </w:trPrChange>
        </w:trPr>
        <w:tc>
          <w:tcPr>
            <w:tcW w:w="747" w:type="dxa"/>
            <w:shd w:val="clear" w:color="auto" w:fill="BFBFBF"/>
            <w:vAlign w:val="top"/>
            <w:tcPrChange w:id="4572" w:author="齐宁" w:date="2014-09-28T19:24:00Z">
              <w:tcPr>
                <w:tcW w:w="747" w:type="dxa"/>
                <w:shd w:val="clear" w:color="auto" w:fill="BFBFBF"/>
                <w:vAlign w:val="top"/>
              </w:tcPr>
            </w:tcPrChange>
          </w:tcPr>
          <w:p>
            <w:pPr>
              <w:numPr>
                <w:ilvl w:val="0"/>
                <w:numId w:val="0"/>
              </w:numPr>
              <w:jc w:val="center"/>
            </w:pPr>
            <w:r>
              <w:rPr>
                <w:rFonts w:hint="eastAsia"/>
              </w:rPr>
              <w:t>序号</w:t>
            </w:r>
          </w:p>
        </w:tc>
        <w:tc>
          <w:tcPr>
            <w:tcW w:w="2088" w:type="dxa"/>
            <w:shd w:val="clear" w:color="auto" w:fill="BFBFBF"/>
            <w:vAlign w:val="top"/>
            <w:tcPrChange w:id="4573" w:author="齐宁" w:date="2014-09-28T19:24:00Z">
              <w:tcPr>
                <w:tcW w:w="2088" w:type="dxa"/>
                <w:shd w:val="clear" w:color="auto" w:fill="BFBFBF"/>
                <w:vAlign w:val="top"/>
              </w:tcPr>
            </w:tcPrChange>
          </w:tcPr>
          <w:p>
            <w:pPr>
              <w:numPr>
                <w:ilvl w:val="0"/>
                <w:numId w:val="0"/>
              </w:numPr>
              <w:jc w:val="center"/>
            </w:pPr>
            <w:r>
              <w:rPr>
                <w:rFonts w:hint="eastAsia"/>
              </w:rPr>
              <w:t>域名</w:t>
            </w:r>
          </w:p>
        </w:tc>
        <w:tc>
          <w:tcPr>
            <w:tcW w:w="2153" w:type="dxa"/>
            <w:shd w:val="clear" w:color="auto" w:fill="BFBFBF"/>
            <w:vAlign w:val="top"/>
            <w:tcPrChange w:id="4574" w:author="齐宁" w:date="2014-09-28T19:24:00Z">
              <w:tcPr>
                <w:tcW w:w="2153" w:type="dxa"/>
                <w:shd w:val="clear" w:color="auto" w:fill="BFBFBF"/>
                <w:vAlign w:val="top"/>
              </w:tcPr>
            </w:tcPrChange>
          </w:tcPr>
          <w:p>
            <w:pPr>
              <w:numPr>
                <w:ilvl w:val="0"/>
                <w:numId w:val="0"/>
              </w:numPr>
              <w:jc w:val="center"/>
            </w:pPr>
            <w:r>
              <w:rPr>
                <w:rFonts w:hint="eastAsia"/>
              </w:rPr>
              <w:t>变量名</w:t>
            </w:r>
          </w:p>
        </w:tc>
        <w:tc>
          <w:tcPr>
            <w:tcW w:w="1493" w:type="dxa"/>
            <w:shd w:val="clear" w:color="auto" w:fill="BFBFBF"/>
            <w:vAlign w:val="top"/>
            <w:tcPrChange w:id="4575" w:author="齐宁" w:date="2014-09-28T19:24:00Z">
              <w:tcPr>
                <w:tcW w:w="1493" w:type="dxa"/>
                <w:shd w:val="clear" w:color="auto" w:fill="BFBFBF"/>
                <w:vAlign w:val="top"/>
              </w:tcPr>
            </w:tcPrChange>
          </w:tcPr>
          <w:p>
            <w:pPr>
              <w:numPr>
                <w:ilvl w:val="0"/>
                <w:numId w:val="0"/>
              </w:numPr>
              <w:jc w:val="center"/>
            </w:pPr>
            <w:r>
              <w:rPr>
                <w:rFonts w:hint="eastAsia"/>
              </w:rPr>
              <w:t>出现要求</w:t>
            </w:r>
          </w:p>
        </w:tc>
        <w:tc>
          <w:tcPr>
            <w:tcW w:w="3090" w:type="dxa"/>
            <w:shd w:val="clear" w:color="auto" w:fill="BFBFBF"/>
            <w:vAlign w:val="top"/>
            <w:tcPrChange w:id="4576" w:author="齐宁" w:date="2014-09-28T19:24:00Z">
              <w:tcPr>
                <w:tcW w:w="3090" w:type="dxa"/>
                <w:shd w:val="clear" w:color="auto" w:fill="BFBFBF"/>
                <w:vAlign w:val="top"/>
              </w:tcPr>
            </w:tcPrChange>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577"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577" w:author="齐宁" w:date="2014-09-28T19:24:00Z">
            <w:trPr>
              <w:jc w:val="center"/>
            </w:trPr>
          </w:trPrChange>
        </w:trPr>
        <w:tc>
          <w:tcPr>
            <w:tcW w:w="747" w:type="dxa"/>
            <w:vAlign w:val="top"/>
            <w:tcPrChange w:id="4578"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579" w:author="齐宁" w:date="2014-09-28T19:24:00Z">
              <w:tcPr>
                <w:tcW w:w="2088" w:type="dxa"/>
                <w:vAlign w:val="top"/>
              </w:tcPr>
            </w:tcPrChange>
          </w:tcPr>
          <w:p>
            <w:pPr>
              <w:numPr>
                <w:ilvl w:val="0"/>
                <w:numId w:val="0"/>
              </w:numPr>
              <w:spacing w:line="0" w:lineRule="atLeast"/>
              <w:jc w:val="center"/>
            </w:pPr>
            <w:r>
              <w:rPr>
                <w:rFonts w:hint="eastAsia"/>
              </w:rPr>
              <w:t>版本号</w:t>
            </w:r>
          </w:p>
        </w:tc>
        <w:tc>
          <w:tcPr>
            <w:tcW w:w="2153" w:type="dxa"/>
            <w:vAlign w:val="top"/>
            <w:tcPrChange w:id="4580" w:author="齐宁" w:date="2014-09-28T19:24:00Z">
              <w:tcPr>
                <w:tcW w:w="2153" w:type="dxa"/>
                <w:vAlign w:val="top"/>
              </w:tcPr>
            </w:tcPrChange>
          </w:tcPr>
          <w:p>
            <w:pPr>
              <w:numPr>
                <w:ilvl w:val="0"/>
                <w:numId w:val="0"/>
              </w:numPr>
              <w:spacing w:line="0" w:lineRule="atLeast"/>
              <w:jc w:val="center"/>
            </w:pPr>
            <w:r>
              <w:t>version</w:t>
            </w:r>
          </w:p>
        </w:tc>
        <w:tc>
          <w:tcPr>
            <w:tcW w:w="1493" w:type="dxa"/>
            <w:vAlign w:val="top"/>
            <w:tcPrChange w:id="4581" w:author="齐宁" w:date="2014-09-28T19:24:00Z">
              <w:tcPr>
                <w:tcW w:w="1493" w:type="dxa"/>
                <w:vAlign w:val="top"/>
              </w:tcPr>
            </w:tcPrChange>
          </w:tcPr>
          <w:p>
            <w:pPr>
              <w:numPr>
                <w:ilvl w:val="0"/>
                <w:numId w:val="0"/>
              </w:numPr>
              <w:spacing w:line="0" w:lineRule="atLeast"/>
              <w:jc w:val="center"/>
            </w:pPr>
            <w:r>
              <w:t>R</w:t>
            </w:r>
          </w:p>
        </w:tc>
        <w:tc>
          <w:tcPr>
            <w:tcW w:w="3090" w:type="dxa"/>
            <w:vAlign w:val="top"/>
            <w:tcPrChange w:id="4582" w:author="齐宁" w:date="2014-09-28T19:24:00Z">
              <w:tcPr>
                <w:tcW w:w="3090" w:type="dxa"/>
                <w:vAlign w:val="top"/>
              </w:tcPr>
            </w:tcPrChange>
          </w:tcPr>
          <w:p>
            <w:pPr>
              <w:numPr>
                <w:ilvl w:val="0"/>
                <w:numId w:val="0"/>
              </w:numPr>
              <w:spacing w:line="0" w:lineRule="atLeast"/>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583"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583" w:author="齐宁" w:date="2014-09-28T19:24:00Z">
            <w:trPr>
              <w:jc w:val="center"/>
            </w:trPr>
          </w:trPrChange>
        </w:trPr>
        <w:tc>
          <w:tcPr>
            <w:tcW w:w="747" w:type="dxa"/>
            <w:vAlign w:val="top"/>
            <w:tcPrChange w:id="4584"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585" w:author="齐宁" w:date="2014-09-28T19:24:00Z">
              <w:tcPr>
                <w:tcW w:w="2088" w:type="dxa"/>
                <w:vAlign w:val="top"/>
              </w:tcPr>
            </w:tcPrChange>
          </w:tcPr>
          <w:p>
            <w:pPr>
              <w:numPr>
                <w:ilvl w:val="0"/>
                <w:numId w:val="0"/>
              </w:numPr>
              <w:jc w:val="center"/>
            </w:pPr>
            <w:r>
              <w:rPr>
                <w:rFonts w:hint="eastAsia"/>
              </w:rPr>
              <w:t>编码方式</w:t>
            </w:r>
          </w:p>
        </w:tc>
        <w:tc>
          <w:tcPr>
            <w:tcW w:w="2153" w:type="dxa"/>
            <w:vAlign w:val="top"/>
            <w:tcPrChange w:id="4586" w:author="齐宁" w:date="2014-09-28T19:24:00Z">
              <w:tcPr>
                <w:tcW w:w="2153" w:type="dxa"/>
                <w:vAlign w:val="top"/>
              </w:tcPr>
            </w:tcPrChange>
          </w:tcPr>
          <w:p>
            <w:pPr>
              <w:numPr>
                <w:ilvl w:val="0"/>
                <w:numId w:val="0"/>
              </w:numPr>
              <w:jc w:val="center"/>
            </w:pPr>
            <w:r>
              <w:t>encoding</w:t>
            </w:r>
          </w:p>
        </w:tc>
        <w:tc>
          <w:tcPr>
            <w:tcW w:w="1493" w:type="dxa"/>
            <w:vAlign w:val="top"/>
            <w:tcPrChange w:id="4587" w:author="齐宁" w:date="2014-09-28T19:24:00Z">
              <w:tcPr>
                <w:tcW w:w="1493" w:type="dxa"/>
                <w:vAlign w:val="top"/>
              </w:tcPr>
            </w:tcPrChange>
          </w:tcPr>
          <w:p>
            <w:pPr>
              <w:numPr>
                <w:ilvl w:val="0"/>
                <w:numId w:val="0"/>
              </w:numPr>
              <w:jc w:val="center"/>
            </w:pPr>
            <w:r>
              <w:t>R</w:t>
            </w:r>
          </w:p>
        </w:tc>
        <w:tc>
          <w:tcPr>
            <w:tcW w:w="3090" w:type="dxa"/>
            <w:vAlign w:val="top"/>
            <w:tcPrChange w:id="4588"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589"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589" w:author="齐宁" w:date="2014-09-28T19:24:00Z">
            <w:trPr>
              <w:jc w:val="center"/>
            </w:trPr>
          </w:trPrChange>
        </w:trPr>
        <w:tc>
          <w:tcPr>
            <w:tcW w:w="747" w:type="dxa"/>
            <w:vAlign w:val="top"/>
            <w:tcPrChange w:id="4590"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591" w:author="齐宁" w:date="2014-09-28T19:24:00Z">
              <w:tcPr>
                <w:tcW w:w="2088" w:type="dxa"/>
                <w:vAlign w:val="top"/>
              </w:tcPr>
            </w:tcPrChange>
          </w:tcPr>
          <w:p>
            <w:pPr>
              <w:numPr>
                <w:ilvl w:val="0"/>
                <w:numId w:val="0"/>
              </w:numPr>
              <w:jc w:val="center"/>
            </w:pPr>
            <w:r>
              <w:rPr>
                <w:rFonts w:hint="eastAsia"/>
              </w:rPr>
              <w:t>证书</w:t>
            </w:r>
            <w:r>
              <w:t>ID</w:t>
            </w:r>
          </w:p>
        </w:tc>
        <w:tc>
          <w:tcPr>
            <w:tcW w:w="2153" w:type="dxa"/>
            <w:vAlign w:val="top"/>
            <w:tcPrChange w:id="4592" w:author="齐宁" w:date="2014-09-28T19:24:00Z">
              <w:tcPr>
                <w:tcW w:w="2153" w:type="dxa"/>
                <w:vAlign w:val="top"/>
              </w:tcPr>
            </w:tcPrChange>
          </w:tcPr>
          <w:p>
            <w:pPr>
              <w:numPr>
                <w:ilvl w:val="0"/>
                <w:numId w:val="0"/>
              </w:numPr>
              <w:jc w:val="center"/>
            </w:pPr>
            <w:r>
              <w:t>certId</w:t>
            </w:r>
          </w:p>
        </w:tc>
        <w:tc>
          <w:tcPr>
            <w:tcW w:w="1493" w:type="dxa"/>
            <w:vAlign w:val="top"/>
            <w:tcPrChange w:id="4593" w:author="齐宁" w:date="2014-09-28T19:24:00Z">
              <w:tcPr>
                <w:tcW w:w="1493" w:type="dxa"/>
                <w:vAlign w:val="top"/>
              </w:tcPr>
            </w:tcPrChange>
          </w:tcPr>
          <w:p>
            <w:pPr>
              <w:numPr>
                <w:ilvl w:val="0"/>
                <w:numId w:val="0"/>
              </w:numPr>
              <w:jc w:val="center"/>
            </w:pPr>
            <w:r>
              <w:t>M</w:t>
            </w:r>
          </w:p>
        </w:tc>
        <w:tc>
          <w:tcPr>
            <w:tcW w:w="3090" w:type="dxa"/>
            <w:vAlign w:val="top"/>
            <w:tcPrChange w:id="4594"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595"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595" w:author="齐宁" w:date="2014-09-28T19:24:00Z">
            <w:trPr>
              <w:jc w:val="center"/>
            </w:trPr>
          </w:trPrChange>
        </w:trPr>
        <w:tc>
          <w:tcPr>
            <w:tcW w:w="747" w:type="dxa"/>
            <w:vAlign w:val="top"/>
            <w:tcPrChange w:id="4596"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597" w:author="齐宁" w:date="2014-09-28T19:24:00Z">
              <w:tcPr>
                <w:tcW w:w="2088" w:type="dxa"/>
                <w:vAlign w:val="top"/>
              </w:tcPr>
            </w:tcPrChange>
          </w:tcPr>
          <w:p>
            <w:pPr>
              <w:numPr>
                <w:ilvl w:val="0"/>
                <w:numId w:val="0"/>
              </w:numPr>
              <w:jc w:val="center"/>
            </w:pPr>
            <w:r>
              <w:rPr>
                <w:rFonts w:hint="eastAsia"/>
              </w:rPr>
              <w:t>签名</w:t>
            </w:r>
          </w:p>
        </w:tc>
        <w:tc>
          <w:tcPr>
            <w:tcW w:w="2153" w:type="dxa"/>
            <w:vAlign w:val="top"/>
            <w:tcPrChange w:id="4598" w:author="齐宁" w:date="2014-09-28T19:24:00Z">
              <w:tcPr>
                <w:tcW w:w="2153" w:type="dxa"/>
                <w:vAlign w:val="top"/>
              </w:tcPr>
            </w:tcPrChange>
          </w:tcPr>
          <w:p>
            <w:pPr>
              <w:numPr>
                <w:ilvl w:val="0"/>
                <w:numId w:val="0"/>
              </w:numPr>
              <w:jc w:val="center"/>
            </w:pPr>
            <w:r>
              <w:t>signature</w:t>
            </w:r>
          </w:p>
        </w:tc>
        <w:tc>
          <w:tcPr>
            <w:tcW w:w="1493" w:type="dxa"/>
            <w:vAlign w:val="top"/>
            <w:tcPrChange w:id="4599" w:author="齐宁" w:date="2014-09-28T19:24:00Z">
              <w:tcPr>
                <w:tcW w:w="1493" w:type="dxa"/>
                <w:vAlign w:val="top"/>
              </w:tcPr>
            </w:tcPrChange>
          </w:tcPr>
          <w:p>
            <w:pPr>
              <w:numPr>
                <w:ilvl w:val="0"/>
                <w:numId w:val="0"/>
              </w:numPr>
              <w:jc w:val="center"/>
            </w:pPr>
            <w:r>
              <w:t>M</w:t>
            </w:r>
          </w:p>
        </w:tc>
        <w:tc>
          <w:tcPr>
            <w:tcW w:w="3090" w:type="dxa"/>
            <w:vAlign w:val="top"/>
            <w:tcPrChange w:id="4600"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01"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01" w:author="齐宁" w:date="2014-09-28T19:24:00Z">
            <w:trPr>
              <w:jc w:val="center"/>
            </w:trPr>
          </w:trPrChange>
        </w:trPr>
        <w:tc>
          <w:tcPr>
            <w:tcW w:w="747" w:type="dxa"/>
            <w:vAlign w:val="top"/>
            <w:tcPrChange w:id="4602"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03" w:author="齐宁" w:date="2014-09-28T19:24:00Z">
              <w:tcPr>
                <w:tcW w:w="2088" w:type="dxa"/>
                <w:vAlign w:val="top"/>
              </w:tcPr>
            </w:tcPrChange>
          </w:tcPr>
          <w:p>
            <w:pPr>
              <w:numPr>
                <w:ilvl w:val="0"/>
                <w:numId w:val="0"/>
              </w:numPr>
              <w:jc w:val="center"/>
            </w:pPr>
            <w:r>
              <w:rPr>
                <w:rFonts w:hint="eastAsia"/>
              </w:rPr>
              <w:t>签名方法</w:t>
            </w:r>
          </w:p>
        </w:tc>
        <w:tc>
          <w:tcPr>
            <w:tcW w:w="2153" w:type="dxa"/>
            <w:vAlign w:val="top"/>
            <w:tcPrChange w:id="4604" w:author="齐宁" w:date="2014-09-28T19:24:00Z">
              <w:tcPr>
                <w:tcW w:w="2153" w:type="dxa"/>
                <w:vAlign w:val="top"/>
              </w:tcPr>
            </w:tcPrChange>
          </w:tcPr>
          <w:p>
            <w:pPr>
              <w:numPr>
                <w:ilvl w:val="0"/>
                <w:numId w:val="0"/>
              </w:numPr>
              <w:jc w:val="center"/>
            </w:pPr>
            <w:r>
              <w:t>signMethod</w:t>
            </w:r>
          </w:p>
        </w:tc>
        <w:tc>
          <w:tcPr>
            <w:tcW w:w="1493" w:type="dxa"/>
            <w:vAlign w:val="top"/>
            <w:tcPrChange w:id="4605" w:author="齐宁" w:date="2014-09-28T19:24:00Z">
              <w:tcPr>
                <w:tcW w:w="1493" w:type="dxa"/>
                <w:vAlign w:val="top"/>
              </w:tcPr>
            </w:tcPrChange>
          </w:tcPr>
          <w:p>
            <w:pPr>
              <w:numPr>
                <w:ilvl w:val="0"/>
                <w:numId w:val="0"/>
              </w:numPr>
              <w:jc w:val="center"/>
            </w:pPr>
            <w:r>
              <w:rPr>
                <w:rFonts w:hint="eastAsia"/>
              </w:rPr>
              <w:t>M</w:t>
            </w:r>
          </w:p>
        </w:tc>
        <w:tc>
          <w:tcPr>
            <w:tcW w:w="3090" w:type="dxa"/>
            <w:vAlign w:val="top"/>
            <w:tcPrChange w:id="4606" w:author="齐宁" w:date="2014-09-28T19:24:00Z">
              <w:tcPr>
                <w:tcW w:w="3090" w:type="dxa"/>
                <w:vAlign w:val="top"/>
              </w:tcPr>
            </w:tcPrChange>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07"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07" w:author="齐宁" w:date="2014-09-28T19:24:00Z">
            <w:trPr>
              <w:jc w:val="center"/>
            </w:trPr>
          </w:trPrChange>
        </w:trPr>
        <w:tc>
          <w:tcPr>
            <w:tcW w:w="747" w:type="dxa"/>
            <w:vAlign w:val="top"/>
            <w:tcPrChange w:id="4608"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09" w:author="齐宁" w:date="2014-09-28T19:24:00Z">
              <w:tcPr>
                <w:tcW w:w="2088" w:type="dxa"/>
                <w:vAlign w:val="top"/>
              </w:tcPr>
            </w:tcPrChange>
          </w:tcPr>
          <w:p>
            <w:pPr>
              <w:numPr>
                <w:ilvl w:val="0"/>
                <w:numId w:val="0"/>
              </w:numPr>
              <w:jc w:val="center"/>
            </w:pPr>
            <w:r>
              <w:rPr>
                <w:rFonts w:hint="eastAsia"/>
              </w:rPr>
              <w:t>交易类型</w:t>
            </w:r>
          </w:p>
        </w:tc>
        <w:tc>
          <w:tcPr>
            <w:tcW w:w="2153" w:type="dxa"/>
            <w:vAlign w:val="top"/>
            <w:tcPrChange w:id="4610" w:author="齐宁" w:date="2014-09-28T19:24:00Z">
              <w:tcPr>
                <w:tcW w:w="2153" w:type="dxa"/>
                <w:vAlign w:val="top"/>
              </w:tcPr>
            </w:tcPrChange>
          </w:tcPr>
          <w:p>
            <w:pPr>
              <w:numPr>
                <w:ilvl w:val="0"/>
                <w:numId w:val="0"/>
              </w:numPr>
              <w:jc w:val="center"/>
            </w:pPr>
            <w:r>
              <w:t>txnType</w:t>
            </w:r>
          </w:p>
        </w:tc>
        <w:tc>
          <w:tcPr>
            <w:tcW w:w="1493" w:type="dxa"/>
            <w:vAlign w:val="top"/>
            <w:tcPrChange w:id="4611" w:author="齐宁" w:date="2014-09-28T19:24:00Z">
              <w:tcPr>
                <w:tcW w:w="1493" w:type="dxa"/>
                <w:vAlign w:val="top"/>
              </w:tcPr>
            </w:tcPrChange>
          </w:tcPr>
          <w:p>
            <w:pPr>
              <w:numPr>
                <w:ilvl w:val="0"/>
                <w:numId w:val="0"/>
              </w:numPr>
              <w:jc w:val="center"/>
            </w:pPr>
            <w:r>
              <w:t>R</w:t>
            </w:r>
          </w:p>
        </w:tc>
        <w:tc>
          <w:tcPr>
            <w:tcW w:w="3090" w:type="dxa"/>
            <w:vAlign w:val="top"/>
            <w:tcPrChange w:id="4612" w:author="齐宁" w:date="2014-09-28T19:24:00Z">
              <w:tcPr>
                <w:tcW w:w="3090" w:type="dxa"/>
                <w:vAlign w:val="top"/>
              </w:tcPr>
            </w:tcPrChange>
          </w:tcPr>
          <w:p>
            <w:pPr>
              <w:numPr>
                <w:ilvl w:val="0"/>
                <w:numId w:val="0"/>
              </w:numPr>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13"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13" w:author="齐宁" w:date="2014-09-28T19:24:00Z">
            <w:trPr>
              <w:jc w:val="center"/>
            </w:trPr>
          </w:trPrChange>
        </w:trPr>
        <w:tc>
          <w:tcPr>
            <w:tcW w:w="747" w:type="dxa"/>
            <w:vAlign w:val="top"/>
            <w:tcPrChange w:id="4614"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15" w:author="齐宁" w:date="2014-09-28T19:24:00Z">
              <w:tcPr>
                <w:tcW w:w="2088" w:type="dxa"/>
                <w:vAlign w:val="top"/>
              </w:tcPr>
            </w:tcPrChange>
          </w:tcPr>
          <w:p>
            <w:pPr>
              <w:numPr>
                <w:ilvl w:val="0"/>
                <w:numId w:val="0"/>
              </w:numPr>
              <w:jc w:val="center"/>
            </w:pPr>
            <w:r>
              <w:rPr>
                <w:rFonts w:hint="eastAsia"/>
              </w:rPr>
              <w:t>交易子类</w:t>
            </w:r>
          </w:p>
        </w:tc>
        <w:tc>
          <w:tcPr>
            <w:tcW w:w="2153" w:type="dxa"/>
            <w:vAlign w:val="top"/>
            <w:tcPrChange w:id="4616" w:author="齐宁" w:date="2014-09-28T19:24:00Z">
              <w:tcPr>
                <w:tcW w:w="2153" w:type="dxa"/>
                <w:vAlign w:val="top"/>
              </w:tcPr>
            </w:tcPrChange>
          </w:tcPr>
          <w:p>
            <w:pPr>
              <w:numPr>
                <w:ilvl w:val="0"/>
                <w:numId w:val="0"/>
              </w:numPr>
              <w:jc w:val="center"/>
            </w:pPr>
            <w:r>
              <w:t>txnSubType</w:t>
            </w:r>
          </w:p>
        </w:tc>
        <w:tc>
          <w:tcPr>
            <w:tcW w:w="1493" w:type="dxa"/>
            <w:vAlign w:val="top"/>
            <w:tcPrChange w:id="4617" w:author="齐宁" w:date="2014-09-28T19:24:00Z">
              <w:tcPr>
                <w:tcW w:w="1493" w:type="dxa"/>
                <w:vAlign w:val="top"/>
              </w:tcPr>
            </w:tcPrChange>
          </w:tcPr>
          <w:p>
            <w:pPr>
              <w:numPr>
                <w:ilvl w:val="0"/>
                <w:numId w:val="0"/>
              </w:numPr>
              <w:jc w:val="center"/>
            </w:pPr>
            <w:r>
              <w:t>R</w:t>
            </w:r>
          </w:p>
        </w:tc>
        <w:tc>
          <w:tcPr>
            <w:tcW w:w="3090" w:type="dxa"/>
            <w:vAlign w:val="top"/>
            <w:tcPrChange w:id="4618"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19"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19" w:author="齐宁" w:date="2014-09-28T19:24:00Z">
            <w:trPr>
              <w:jc w:val="center"/>
            </w:trPr>
          </w:trPrChange>
        </w:trPr>
        <w:tc>
          <w:tcPr>
            <w:tcW w:w="747" w:type="dxa"/>
            <w:vAlign w:val="top"/>
            <w:tcPrChange w:id="4620"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21" w:author="齐宁" w:date="2014-09-28T19:24:00Z">
              <w:tcPr>
                <w:tcW w:w="2088" w:type="dxa"/>
                <w:vAlign w:val="top"/>
              </w:tcPr>
            </w:tcPrChange>
          </w:tcPr>
          <w:p>
            <w:pPr>
              <w:numPr>
                <w:ilvl w:val="0"/>
                <w:numId w:val="0"/>
              </w:numPr>
              <w:jc w:val="center"/>
            </w:pPr>
            <w:r>
              <w:rPr>
                <w:rFonts w:hint="eastAsia"/>
              </w:rPr>
              <w:t>产品类型</w:t>
            </w:r>
          </w:p>
        </w:tc>
        <w:tc>
          <w:tcPr>
            <w:tcW w:w="2153" w:type="dxa"/>
            <w:vAlign w:val="top"/>
            <w:tcPrChange w:id="4622" w:author="齐宁" w:date="2014-09-28T19:24:00Z">
              <w:tcPr>
                <w:tcW w:w="2153" w:type="dxa"/>
                <w:vAlign w:val="top"/>
              </w:tcPr>
            </w:tcPrChange>
          </w:tcPr>
          <w:p>
            <w:pPr>
              <w:numPr>
                <w:ilvl w:val="0"/>
                <w:numId w:val="0"/>
              </w:numPr>
              <w:jc w:val="center"/>
            </w:pPr>
            <w:r>
              <w:t>bizType</w:t>
            </w:r>
          </w:p>
        </w:tc>
        <w:tc>
          <w:tcPr>
            <w:tcW w:w="1493" w:type="dxa"/>
            <w:vAlign w:val="top"/>
            <w:tcPrChange w:id="4623" w:author="齐宁" w:date="2014-09-28T19:24:00Z">
              <w:tcPr>
                <w:tcW w:w="1493" w:type="dxa"/>
                <w:vAlign w:val="top"/>
              </w:tcPr>
            </w:tcPrChange>
          </w:tcPr>
          <w:p>
            <w:pPr>
              <w:numPr>
                <w:ilvl w:val="0"/>
                <w:numId w:val="0"/>
              </w:numPr>
              <w:jc w:val="center"/>
            </w:pPr>
            <w:r>
              <w:t>R</w:t>
            </w:r>
          </w:p>
        </w:tc>
        <w:tc>
          <w:tcPr>
            <w:tcW w:w="3090" w:type="dxa"/>
            <w:vAlign w:val="top"/>
            <w:tcPrChange w:id="4624"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25"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25" w:author="齐宁" w:date="2014-09-28T19:24:00Z">
            <w:trPr>
              <w:jc w:val="center"/>
            </w:trPr>
          </w:trPrChange>
        </w:trPr>
        <w:tc>
          <w:tcPr>
            <w:tcW w:w="747" w:type="dxa"/>
            <w:vAlign w:val="top"/>
            <w:tcPrChange w:id="4626"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27" w:author="齐宁" w:date="2014-09-28T19:24:00Z">
              <w:tcPr>
                <w:tcW w:w="2088" w:type="dxa"/>
                <w:vAlign w:val="top"/>
              </w:tcPr>
            </w:tcPrChange>
          </w:tcPr>
          <w:p>
            <w:pPr>
              <w:numPr>
                <w:ilvl w:val="0"/>
                <w:numId w:val="0"/>
              </w:numPr>
              <w:jc w:val="center"/>
            </w:pPr>
            <w:r>
              <w:rPr>
                <w:rFonts w:hint="eastAsia"/>
              </w:rPr>
              <w:t>接入类型</w:t>
            </w:r>
          </w:p>
        </w:tc>
        <w:tc>
          <w:tcPr>
            <w:tcW w:w="2153" w:type="dxa"/>
            <w:vAlign w:val="top"/>
            <w:tcPrChange w:id="4628" w:author="齐宁" w:date="2014-09-28T19:24:00Z">
              <w:tcPr>
                <w:tcW w:w="2153" w:type="dxa"/>
                <w:vAlign w:val="top"/>
              </w:tcPr>
            </w:tcPrChange>
          </w:tcPr>
          <w:p>
            <w:pPr>
              <w:numPr>
                <w:ilvl w:val="0"/>
                <w:numId w:val="0"/>
              </w:numPr>
              <w:jc w:val="center"/>
            </w:pPr>
            <w:r>
              <w:t>accessType</w:t>
            </w:r>
          </w:p>
        </w:tc>
        <w:tc>
          <w:tcPr>
            <w:tcW w:w="1493" w:type="dxa"/>
            <w:vAlign w:val="top"/>
            <w:tcPrChange w:id="4629" w:author="齐宁" w:date="2014-09-28T19:24:00Z">
              <w:tcPr>
                <w:tcW w:w="1493" w:type="dxa"/>
                <w:vAlign w:val="top"/>
              </w:tcPr>
            </w:tcPrChange>
          </w:tcPr>
          <w:p>
            <w:pPr>
              <w:numPr>
                <w:ilvl w:val="0"/>
                <w:numId w:val="0"/>
              </w:numPr>
              <w:jc w:val="center"/>
            </w:pPr>
            <w:r>
              <w:t>R</w:t>
            </w:r>
          </w:p>
        </w:tc>
        <w:tc>
          <w:tcPr>
            <w:tcW w:w="3090" w:type="dxa"/>
            <w:vAlign w:val="top"/>
            <w:tcPrChange w:id="4630"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32"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del w:id="4631" w:author="齐宁" w:date="2014-09-28T19:24:00Z"/>
          <w:trPrChange w:id="4632" w:author="齐宁" w:date="2014-09-28T19:24:00Z">
            <w:trPr>
              <w:jc w:val="center"/>
            </w:trPr>
          </w:trPrChange>
        </w:trPr>
        <w:tc>
          <w:tcPr>
            <w:tcW w:w="747" w:type="dxa"/>
            <w:vAlign w:val="top"/>
            <w:tcPrChange w:id="4633" w:author="齐宁" w:date="2014-09-28T19:24:00Z">
              <w:tcPr>
                <w:tcW w:w="747" w:type="dxa"/>
                <w:vAlign w:val="top"/>
              </w:tcPr>
            </w:tcPrChange>
          </w:tcPr>
          <w:p>
            <w:pPr>
              <w:pStyle w:val="120"/>
              <w:numPr>
                <w:ilvl w:val="0"/>
                <w:numId w:val="37"/>
              </w:numPr>
              <w:tabs>
                <w:tab w:val="left" w:pos="360"/>
              </w:tabs>
              <w:ind w:firstLineChars="0"/>
              <w:jc w:val="center"/>
              <w:rPr>
                <w:del w:id="4634" w:author="齐宁" w:date="2014-09-28T19:24:00Z"/>
                <w:bCs/>
                <w:sz w:val="22"/>
              </w:rPr>
            </w:pPr>
          </w:p>
        </w:tc>
        <w:tc>
          <w:tcPr>
            <w:tcW w:w="2088" w:type="dxa"/>
            <w:vAlign w:val="top"/>
            <w:tcPrChange w:id="4635" w:author="齐宁" w:date="2014-09-28T19:24:00Z">
              <w:tcPr>
                <w:tcW w:w="2088" w:type="dxa"/>
                <w:vAlign w:val="top"/>
              </w:tcPr>
            </w:tcPrChange>
          </w:tcPr>
          <w:p>
            <w:pPr>
              <w:numPr>
                <w:ilvl w:val="0"/>
                <w:numId w:val="0"/>
              </w:numPr>
              <w:jc w:val="center"/>
              <w:rPr>
                <w:del w:id="4636" w:author="齐宁" w:date="2014-09-28T19:24:00Z"/>
              </w:rPr>
            </w:pPr>
            <w:del w:id="4637" w:author="齐宁" w:date="2014-09-28T19:24:00Z">
              <w:r>
                <w:rPr>
                  <w:rFonts w:hint="eastAsia"/>
                </w:rPr>
                <w:delText>收单机构代码</w:delText>
              </w:r>
            </w:del>
          </w:p>
        </w:tc>
        <w:tc>
          <w:tcPr>
            <w:tcW w:w="2153" w:type="dxa"/>
            <w:vAlign w:val="top"/>
            <w:tcPrChange w:id="4638" w:author="齐宁" w:date="2014-09-28T19:24:00Z">
              <w:tcPr>
                <w:tcW w:w="2153" w:type="dxa"/>
                <w:vAlign w:val="top"/>
              </w:tcPr>
            </w:tcPrChange>
          </w:tcPr>
          <w:p>
            <w:pPr>
              <w:numPr>
                <w:ilvl w:val="0"/>
                <w:numId w:val="0"/>
              </w:numPr>
              <w:jc w:val="center"/>
              <w:rPr>
                <w:del w:id="4639" w:author="齐宁" w:date="2014-09-28T19:24:00Z"/>
              </w:rPr>
            </w:pPr>
            <w:del w:id="4640" w:author="齐宁" w:date="2014-09-28T19:24:00Z">
              <w:r>
                <w:rPr/>
                <w:delText>acqInsCode</w:delText>
              </w:r>
            </w:del>
          </w:p>
        </w:tc>
        <w:tc>
          <w:tcPr>
            <w:tcW w:w="1493" w:type="dxa"/>
            <w:vAlign w:val="top"/>
            <w:tcPrChange w:id="4641" w:author="齐宁" w:date="2014-09-28T19:24:00Z">
              <w:tcPr>
                <w:tcW w:w="1493" w:type="dxa"/>
                <w:vAlign w:val="top"/>
              </w:tcPr>
            </w:tcPrChange>
          </w:tcPr>
          <w:p>
            <w:pPr>
              <w:numPr>
                <w:ilvl w:val="0"/>
                <w:numId w:val="0"/>
              </w:numPr>
              <w:jc w:val="center"/>
              <w:rPr>
                <w:del w:id="4642" w:author="齐宁" w:date="2014-09-28T19:24:00Z"/>
              </w:rPr>
            </w:pPr>
            <w:del w:id="4643" w:author="齐宁" w:date="2014-09-28T19:24:00Z">
              <w:r>
                <w:rPr/>
                <w:delText>R</w:delText>
              </w:r>
            </w:del>
          </w:p>
        </w:tc>
        <w:tc>
          <w:tcPr>
            <w:tcW w:w="3090" w:type="dxa"/>
            <w:vAlign w:val="top"/>
            <w:tcPrChange w:id="4644" w:author="齐宁" w:date="2014-09-28T19:24:00Z">
              <w:tcPr>
                <w:tcW w:w="3090" w:type="dxa"/>
                <w:vAlign w:val="top"/>
              </w:tcPr>
            </w:tcPrChange>
          </w:tcPr>
          <w:p>
            <w:pPr>
              <w:numPr>
                <w:ilvl w:val="0"/>
                <w:numId w:val="0"/>
              </w:numPr>
              <w:rPr>
                <w:del w:id="4645" w:author="齐宁" w:date="2014-09-28T19:24:00Z"/>
              </w:rPr>
            </w:pPr>
            <w:del w:id="4646" w:author="齐宁" w:date="2014-09-28T19:24: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47"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47" w:author="齐宁" w:date="2014-09-28T19:24:00Z">
            <w:trPr>
              <w:jc w:val="center"/>
            </w:trPr>
          </w:trPrChange>
        </w:trPr>
        <w:tc>
          <w:tcPr>
            <w:tcW w:w="747" w:type="dxa"/>
            <w:vAlign w:val="top"/>
            <w:tcPrChange w:id="4648"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49" w:author="齐宁" w:date="2014-09-28T19:24:00Z">
              <w:tcPr>
                <w:tcW w:w="2088" w:type="dxa"/>
                <w:vAlign w:val="top"/>
              </w:tcPr>
            </w:tcPrChange>
          </w:tcPr>
          <w:p>
            <w:pPr>
              <w:numPr>
                <w:ilvl w:val="0"/>
                <w:numId w:val="0"/>
              </w:numPr>
              <w:jc w:val="center"/>
            </w:pPr>
            <w:r>
              <w:rPr>
                <w:rFonts w:hint="eastAsia"/>
              </w:rPr>
              <w:t>商户代码</w:t>
            </w:r>
          </w:p>
        </w:tc>
        <w:tc>
          <w:tcPr>
            <w:tcW w:w="2153" w:type="dxa"/>
            <w:vAlign w:val="top"/>
            <w:tcPrChange w:id="4650" w:author="齐宁" w:date="2014-09-28T19:24:00Z">
              <w:tcPr>
                <w:tcW w:w="2153" w:type="dxa"/>
                <w:vAlign w:val="top"/>
              </w:tcPr>
            </w:tcPrChange>
          </w:tcPr>
          <w:p>
            <w:pPr>
              <w:numPr>
                <w:ilvl w:val="0"/>
                <w:numId w:val="0"/>
              </w:numPr>
              <w:jc w:val="center"/>
            </w:pPr>
            <w:r>
              <w:t>merId</w:t>
            </w:r>
          </w:p>
        </w:tc>
        <w:tc>
          <w:tcPr>
            <w:tcW w:w="1493" w:type="dxa"/>
            <w:vAlign w:val="top"/>
            <w:tcPrChange w:id="4651" w:author="齐宁" w:date="2014-09-28T19:24:00Z">
              <w:tcPr>
                <w:tcW w:w="1493" w:type="dxa"/>
                <w:vAlign w:val="top"/>
              </w:tcPr>
            </w:tcPrChange>
          </w:tcPr>
          <w:p>
            <w:pPr>
              <w:numPr>
                <w:ilvl w:val="0"/>
                <w:numId w:val="0"/>
              </w:numPr>
              <w:jc w:val="center"/>
            </w:pPr>
            <w:r>
              <w:t>R</w:t>
            </w:r>
          </w:p>
        </w:tc>
        <w:tc>
          <w:tcPr>
            <w:tcW w:w="3090" w:type="dxa"/>
            <w:vAlign w:val="top"/>
            <w:tcPrChange w:id="4652"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53"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53" w:author="齐宁" w:date="2014-09-28T19:24:00Z">
            <w:trPr>
              <w:jc w:val="center"/>
            </w:trPr>
          </w:trPrChange>
        </w:trPr>
        <w:tc>
          <w:tcPr>
            <w:tcW w:w="747" w:type="dxa"/>
            <w:vAlign w:val="top"/>
            <w:tcPrChange w:id="4654"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55" w:author="齐宁" w:date="2014-09-28T19:24:00Z">
              <w:tcPr>
                <w:tcW w:w="2088" w:type="dxa"/>
                <w:vAlign w:val="top"/>
              </w:tcPr>
            </w:tcPrChange>
          </w:tcPr>
          <w:p>
            <w:pPr>
              <w:numPr>
                <w:ilvl w:val="0"/>
                <w:numId w:val="0"/>
              </w:numPr>
              <w:jc w:val="center"/>
            </w:pPr>
            <w:r>
              <w:rPr>
                <w:rFonts w:hint="eastAsia"/>
              </w:rPr>
              <w:t>商户订单号</w:t>
            </w:r>
          </w:p>
        </w:tc>
        <w:tc>
          <w:tcPr>
            <w:tcW w:w="2153" w:type="dxa"/>
            <w:vAlign w:val="top"/>
            <w:tcPrChange w:id="4656" w:author="齐宁" w:date="2014-09-28T19:24:00Z">
              <w:tcPr>
                <w:tcW w:w="2153" w:type="dxa"/>
                <w:vAlign w:val="top"/>
              </w:tcPr>
            </w:tcPrChange>
          </w:tcPr>
          <w:p>
            <w:pPr>
              <w:numPr>
                <w:ilvl w:val="0"/>
                <w:numId w:val="0"/>
              </w:numPr>
              <w:jc w:val="center"/>
            </w:pPr>
            <w:r>
              <w:t>orderId</w:t>
            </w:r>
          </w:p>
        </w:tc>
        <w:tc>
          <w:tcPr>
            <w:tcW w:w="1493" w:type="dxa"/>
            <w:vAlign w:val="top"/>
            <w:tcPrChange w:id="4657" w:author="齐宁" w:date="2014-09-28T19:24:00Z">
              <w:tcPr>
                <w:tcW w:w="1493" w:type="dxa"/>
                <w:vAlign w:val="top"/>
              </w:tcPr>
            </w:tcPrChange>
          </w:tcPr>
          <w:p>
            <w:pPr>
              <w:numPr>
                <w:ilvl w:val="0"/>
                <w:numId w:val="0"/>
              </w:numPr>
              <w:jc w:val="center"/>
            </w:pPr>
            <w:r>
              <w:t>R</w:t>
            </w:r>
          </w:p>
        </w:tc>
        <w:tc>
          <w:tcPr>
            <w:tcW w:w="3090" w:type="dxa"/>
            <w:vAlign w:val="top"/>
            <w:tcPrChange w:id="4658"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59"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59" w:author="齐宁" w:date="2014-09-28T19:24:00Z">
            <w:trPr>
              <w:jc w:val="center"/>
            </w:trPr>
          </w:trPrChange>
        </w:trPr>
        <w:tc>
          <w:tcPr>
            <w:tcW w:w="747" w:type="dxa"/>
            <w:vAlign w:val="top"/>
            <w:tcPrChange w:id="4660"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61" w:author="齐宁" w:date="2014-09-28T19:24:00Z">
              <w:tcPr>
                <w:tcW w:w="2088" w:type="dxa"/>
                <w:vAlign w:val="top"/>
              </w:tcPr>
            </w:tcPrChange>
          </w:tcPr>
          <w:p>
            <w:pPr>
              <w:numPr>
                <w:ilvl w:val="0"/>
                <w:numId w:val="0"/>
              </w:numPr>
              <w:jc w:val="center"/>
            </w:pPr>
            <w:r>
              <w:rPr>
                <w:rFonts w:hint="eastAsia"/>
              </w:rPr>
              <w:t>订单发送时间</w:t>
            </w:r>
          </w:p>
        </w:tc>
        <w:tc>
          <w:tcPr>
            <w:tcW w:w="2153" w:type="dxa"/>
            <w:vAlign w:val="top"/>
            <w:tcPrChange w:id="4662" w:author="齐宁" w:date="2014-09-28T19:24:00Z">
              <w:tcPr>
                <w:tcW w:w="2153" w:type="dxa"/>
                <w:vAlign w:val="top"/>
              </w:tcPr>
            </w:tcPrChange>
          </w:tcPr>
          <w:p>
            <w:pPr>
              <w:numPr>
                <w:ilvl w:val="0"/>
                <w:numId w:val="0"/>
              </w:numPr>
              <w:jc w:val="center"/>
            </w:pPr>
            <w:r>
              <w:t>txnTime</w:t>
            </w:r>
          </w:p>
        </w:tc>
        <w:tc>
          <w:tcPr>
            <w:tcW w:w="1493" w:type="dxa"/>
            <w:vAlign w:val="top"/>
            <w:tcPrChange w:id="4663" w:author="齐宁" w:date="2014-09-28T19:24:00Z">
              <w:tcPr>
                <w:tcW w:w="1493" w:type="dxa"/>
                <w:vAlign w:val="top"/>
              </w:tcPr>
            </w:tcPrChange>
          </w:tcPr>
          <w:p>
            <w:pPr>
              <w:numPr>
                <w:ilvl w:val="0"/>
                <w:numId w:val="0"/>
              </w:numPr>
              <w:jc w:val="center"/>
            </w:pPr>
            <w:r>
              <w:t>R</w:t>
            </w:r>
          </w:p>
        </w:tc>
        <w:tc>
          <w:tcPr>
            <w:tcW w:w="3090" w:type="dxa"/>
            <w:vAlign w:val="top"/>
            <w:tcPrChange w:id="4664"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65"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65" w:author="齐宁" w:date="2014-09-28T19:24:00Z">
            <w:trPr>
              <w:jc w:val="center"/>
            </w:trPr>
          </w:trPrChange>
        </w:trPr>
        <w:tc>
          <w:tcPr>
            <w:tcW w:w="747" w:type="dxa"/>
            <w:vAlign w:val="top"/>
            <w:tcPrChange w:id="4666"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67" w:author="齐宁" w:date="2014-09-28T19:24:00Z">
              <w:tcPr>
                <w:tcW w:w="2088" w:type="dxa"/>
                <w:vAlign w:val="top"/>
              </w:tcPr>
            </w:tcPrChange>
          </w:tcPr>
          <w:p>
            <w:pPr>
              <w:numPr>
                <w:ilvl w:val="0"/>
                <w:numId w:val="0"/>
              </w:numPr>
              <w:jc w:val="center"/>
            </w:pPr>
            <w:r>
              <w:rPr>
                <w:rFonts w:hint="eastAsia"/>
              </w:rPr>
              <w:t>交易金额</w:t>
            </w:r>
          </w:p>
        </w:tc>
        <w:tc>
          <w:tcPr>
            <w:tcW w:w="2153" w:type="dxa"/>
            <w:vAlign w:val="top"/>
            <w:tcPrChange w:id="4668" w:author="齐宁" w:date="2014-09-28T19:24:00Z">
              <w:tcPr>
                <w:tcW w:w="2153" w:type="dxa"/>
                <w:vAlign w:val="top"/>
              </w:tcPr>
            </w:tcPrChange>
          </w:tcPr>
          <w:p>
            <w:pPr>
              <w:numPr>
                <w:ilvl w:val="0"/>
                <w:numId w:val="0"/>
              </w:numPr>
              <w:jc w:val="center"/>
            </w:pPr>
            <w:r>
              <w:t>txnAmt</w:t>
            </w:r>
          </w:p>
        </w:tc>
        <w:tc>
          <w:tcPr>
            <w:tcW w:w="1493" w:type="dxa"/>
            <w:vAlign w:val="top"/>
            <w:tcPrChange w:id="4669" w:author="齐宁" w:date="2014-09-28T19:24:00Z">
              <w:tcPr>
                <w:tcW w:w="1493" w:type="dxa"/>
                <w:vAlign w:val="top"/>
              </w:tcPr>
            </w:tcPrChange>
          </w:tcPr>
          <w:p>
            <w:pPr>
              <w:numPr>
                <w:ilvl w:val="0"/>
                <w:numId w:val="0"/>
              </w:numPr>
              <w:jc w:val="center"/>
            </w:pPr>
            <w:r>
              <w:t>R</w:t>
            </w:r>
          </w:p>
        </w:tc>
        <w:tc>
          <w:tcPr>
            <w:tcW w:w="3090" w:type="dxa"/>
            <w:vAlign w:val="top"/>
            <w:tcPrChange w:id="4670"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71"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71" w:author="齐宁" w:date="2014-09-28T19:24:00Z">
            <w:trPr>
              <w:jc w:val="center"/>
            </w:trPr>
          </w:trPrChange>
        </w:trPr>
        <w:tc>
          <w:tcPr>
            <w:tcW w:w="747" w:type="dxa"/>
            <w:vAlign w:val="top"/>
            <w:tcPrChange w:id="4672"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73" w:author="齐宁" w:date="2014-09-28T19:24:00Z">
              <w:tcPr>
                <w:tcW w:w="2088" w:type="dxa"/>
                <w:vAlign w:val="top"/>
              </w:tcPr>
            </w:tcPrChange>
          </w:tcPr>
          <w:p>
            <w:pPr>
              <w:numPr>
                <w:ilvl w:val="0"/>
                <w:numId w:val="0"/>
              </w:numPr>
              <w:jc w:val="center"/>
            </w:pPr>
            <w:r>
              <w:rPr>
                <w:rFonts w:hint="eastAsia"/>
              </w:rPr>
              <w:t>交易币种</w:t>
            </w:r>
          </w:p>
        </w:tc>
        <w:tc>
          <w:tcPr>
            <w:tcW w:w="2153" w:type="dxa"/>
            <w:vAlign w:val="top"/>
            <w:tcPrChange w:id="4674" w:author="齐宁" w:date="2014-09-28T19:24:00Z">
              <w:tcPr>
                <w:tcW w:w="2153" w:type="dxa"/>
                <w:vAlign w:val="top"/>
              </w:tcPr>
            </w:tcPrChange>
          </w:tcPr>
          <w:p>
            <w:pPr>
              <w:numPr>
                <w:ilvl w:val="0"/>
                <w:numId w:val="0"/>
              </w:numPr>
              <w:jc w:val="center"/>
            </w:pPr>
            <w:r>
              <w:t>currencyCode</w:t>
            </w:r>
          </w:p>
        </w:tc>
        <w:tc>
          <w:tcPr>
            <w:tcW w:w="1493" w:type="dxa"/>
            <w:vAlign w:val="top"/>
            <w:tcPrChange w:id="4675" w:author="齐宁" w:date="2014-09-28T19:24:00Z">
              <w:tcPr>
                <w:tcW w:w="1493" w:type="dxa"/>
                <w:vAlign w:val="top"/>
              </w:tcPr>
            </w:tcPrChange>
          </w:tcPr>
          <w:p>
            <w:pPr>
              <w:numPr>
                <w:ilvl w:val="0"/>
                <w:numId w:val="0"/>
              </w:numPr>
              <w:jc w:val="center"/>
            </w:pPr>
            <w:del w:id="4676" w:author="齐宁" w:date="2014-09-28T19:33:00Z">
              <w:r>
                <w:rPr/>
                <w:delText>R</w:delText>
              </w:r>
            </w:del>
            <w:ins w:id="4677" w:author="齐宁" w:date="2014-09-28T19:33:00Z">
              <w:r>
                <w:rPr>
                  <w:rFonts w:hint="eastAsia"/>
                </w:rPr>
                <w:t>M</w:t>
              </w:r>
            </w:ins>
          </w:p>
        </w:tc>
        <w:tc>
          <w:tcPr>
            <w:tcW w:w="3090" w:type="dxa"/>
            <w:vAlign w:val="top"/>
            <w:tcPrChange w:id="4678" w:author="齐宁" w:date="2014-09-28T19:24:00Z">
              <w:tcPr>
                <w:tcW w:w="3090" w:type="dxa"/>
                <w:vAlign w:val="top"/>
              </w:tcPr>
            </w:tcPrChange>
          </w:tcPr>
          <w:p>
            <w:pPr>
              <w:numPr>
                <w:ilvl w:val="0"/>
                <w:numId w:val="0"/>
              </w:numPr>
            </w:pPr>
            <w:r>
              <w:rPr>
                <w:rFonts w:hint="eastAsia"/>
              </w:rPr>
              <w:t>默认为</w:t>
            </w:r>
            <w: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79"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79" w:author="齐宁" w:date="2014-09-28T19:24:00Z">
            <w:trPr>
              <w:jc w:val="center"/>
            </w:trPr>
          </w:trPrChange>
        </w:trPr>
        <w:tc>
          <w:tcPr>
            <w:tcW w:w="747" w:type="dxa"/>
            <w:vAlign w:val="top"/>
            <w:tcPrChange w:id="4680"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81" w:author="齐宁" w:date="2014-09-28T19:24:00Z">
              <w:tcPr>
                <w:tcW w:w="2088" w:type="dxa"/>
                <w:vAlign w:val="top"/>
              </w:tcPr>
            </w:tcPrChange>
          </w:tcPr>
          <w:p>
            <w:pPr>
              <w:numPr>
                <w:ilvl w:val="0"/>
                <w:numId w:val="0"/>
              </w:numPr>
              <w:jc w:val="center"/>
            </w:pPr>
            <w:r>
              <w:rPr>
                <w:rFonts w:hint="eastAsia"/>
              </w:rPr>
              <w:t>请求方保留域</w:t>
            </w:r>
          </w:p>
        </w:tc>
        <w:tc>
          <w:tcPr>
            <w:tcW w:w="2153" w:type="dxa"/>
            <w:vAlign w:val="top"/>
            <w:tcPrChange w:id="4682" w:author="齐宁" w:date="2014-09-28T19:24:00Z">
              <w:tcPr>
                <w:tcW w:w="2153" w:type="dxa"/>
                <w:vAlign w:val="top"/>
              </w:tcPr>
            </w:tcPrChange>
          </w:tcPr>
          <w:p>
            <w:pPr>
              <w:numPr>
                <w:ilvl w:val="0"/>
                <w:numId w:val="0"/>
              </w:numPr>
              <w:jc w:val="center"/>
            </w:pPr>
            <w:r>
              <w:t>reqReserved</w:t>
            </w:r>
          </w:p>
        </w:tc>
        <w:tc>
          <w:tcPr>
            <w:tcW w:w="1493" w:type="dxa"/>
            <w:vAlign w:val="top"/>
            <w:tcPrChange w:id="4683" w:author="齐宁" w:date="2014-09-28T19:24:00Z">
              <w:tcPr>
                <w:tcW w:w="1493" w:type="dxa"/>
                <w:vAlign w:val="top"/>
              </w:tcPr>
            </w:tcPrChange>
          </w:tcPr>
          <w:p>
            <w:pPr>
              <w:numPr>
                <w:ilvl w:val="0"/>
                <w:numId w:val="0"/>
              </w:numPr>
              <w:jc w:val="center"/>
            </w:pPr>
            <w:r>
              <w:t>R</w:t>
            </w:r>
          </w:p>
        </w:tc>
        <w:tc>
          <w:tcPr>
            <w:tcW w:w="3090" w:type="dxa"/>
            <w:vAlign w:val="top"/>
            <w:tcPrChange w:id="4684"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85"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85" w:author="齐宁" w:date="2014-09-28T19:24:00Z">
            <w:trPr>
              <w:jc w:val="center"/>
            </w:trPr>
          </w:trPrChange>
        </w:trPr>
        <w:tc>
          <w:tcPr>
            <w:tcW w:w="747" w:type="dxa"/>
            <w:vAlign w:val="top"/>
            <w:tcPrChange w:id="4686"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87" w:author="齐宁" w:date="2014-09-28T19:24:00Z">
              <w:tcPr>
                <w:tcW w:w="2088" w:type="dxa"/>
                <w:vAlign w:val="top"/>
              </w:tcPr>
            </w:tcPrChange>
          </w:tcPr>
          <w:p>
            <w:pPr>
              <w:numPr>
                <w:ilvl w:val="0"/>
                <w:numId w:val="0"/>
              </w:numPr>
              <w:jc w:val="center"/>
            </w:pPr>
            <w:r>
              <w:rPr>
                <w:rFonts w:hint="eastAsia"/>
              </w:rPr>
              <w:t>保留域</w:t>
            </w:r>
          </w:p>
        </w:tc>
        <w:tc>
          <w:tcPr>
            <w:tcW w:w="2153" w:type="dxa"/>
            <w:vAlign w:val="top"/>
            <w:tcPrChange w:id="4688" w:author="齐宁" w:date="2014-09-28T19:24:00Z">
              <w:tcPr>
                <w:tcW w:w="2153" w:type="dxa"/>
                <w:vAlign w:val="top"/>
              </w:tcPr>
            </w:tcPrChange>
          </w:tcPr>
          <w:p>
            <w:pPr>
              <w:numPr>
                <w:ilvl w:val="0"/>
                <w:numId w:val="0"/>
              </w:numPr>
              <w:jc w:val="center"/>
            </w:pPr>
            <w:r>
              <w:t>reserved</w:t>
            </w:r>
          </w:p>
        </w:tc>
        <w:tc>
          <w:tcPr>
            <w:tcW w:w="1493" w:type="dxa"/>
            <w:vAlign w:val="top"/>
            <w:tcPrChange w:id="4689" w:author="齐宁" w:date="2014-09-28T19:24:00Z">
              <w:tcPr>
                <w:tcW w:w="1493" w:type="dxa"/>
                <w:vAlign w:val="top"/>
              </w:tcPr>
            </w:tcPrChange>
          </w:tcPr>
          <w:p>
            <w:pPr>
              <w:numPr>
                <w:ilvl w:val="0"/>
                <w:numId w:val="0"/>
              </w:numPr>
              <w:jc w:val="center"/>
            </w:pPr>
            <w:r>
              <w:t>O</w:t>
            </w:r>
          </w:p>
        </w:tc>
        <w:tc>
          <w:tcPr>
            <w:tcW w:w="3090" w:type="dxa"/>
            <w:vAlign w:val="top"/>
            <w:tcPrChange w:id="4690"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91"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91" w:author="齐宁" w:date="2014-09-28T19:24:00Z">
            <w:trPr>
              <w:jc w:val="center"/>
            </w:trPr>
          </w:trPrChange>
        </w:trPr>
        <w:tc>
          <w:tcPr>
            <w:tcW w:w="747" w:type="dxa"/>
            <w:vAlign w:val="top"/>
            <w:tcPrChange w:id="4692"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93" w:author="齐宁" w:date="2014-09-28T19:24:00Z">
              <w:tcPr>
                <w:tcW w:w="2088" w:type="dxa"/>
                <w:vAlign w:val="top"/>
              </w:tcPr>
            </w:tcPrChange>
          </w:tcPr>
          <w:p>
            <w:pPr>
              <w:numPr>
                <w:ilvl w:val="0"/>
                <w:numId w:val="0"/>
              </w:numPr>
              <w:jc w:val="center"/>
            </w:pPr>
            <w:r>
              <w:rPr>
                <w:rFonts w:hint="eastAsia"/>
              </w:rPr>
              <w:t>交易查询流水号</w:t>
            </w:r>
          </w:p>
        </w:tc>
        <w:tc>
          <w:tcPr>
            <w:tcW w:w="2153" w:type="dxa"/>
            <w:vAlign w:val="top"/>
            <w:tcPrChange w:id="4694" w:author="齐宁" w:date="2014-09-28T19:24:00Z">
              <w:tcPr>
                <w:tcW w:w="2153" w:type="dxa"/>
                <w:vAlign w:val="top"/>
              </w:tcPr>
            </w:tcPrChange>
          </w:tcPr>
          <w:p>
            <w:pPr>
              <w:numPr>
                <w:ilvl w:val="0"/>
                <w:numId w:val="0"/>
              </w:numPr>
              <w:jc w:val="center"/>
            </w:pPr>
            <w:r>
              <w:t>queryId</w:t>
            </w:r>
          </w:p>
        </w:tc>
        <w:tc>
          <w:tcPr>
            <w:tcW w:w="1493" w:type="dxa"/>
            <w:vAlign w:val="top"/>
            <w:tcPrChange w:id="4695" w:author="齐宁" w:date="2014-09-28T19:24:00Z">
              <w:tcPr>
                <w:tcW w:w="1493" w:type="dxa"/>
                <w:vAlign w:val="top"/>
              </w:tcPr>
            </w:tcPrChange>
          </w:tcPr>
          <w:p>
            <w:pPr>
              <w:numPr>
                <w:ilvl w:val="0"/>
                <w:numId w:val="0"/>
              </w:numPr>
              <w:jc w:val="center"/>
            </w:pPr>
            <w:r>
              <w:t>M</w:t>
            </w:r>
          </w:p>
        </w:tc>
        <w:tc>
          <w:tcPr>
            <w:tcW w:w="3090" w:type="dxa"/>
            <w:vAlign w:val="top"/>
            <w:tcPrChange w:id="4696" w:author="齐宁" w:date="2014-09-28T19:24:00Z">
              <w:tcPr>
                <w:tcW w:w="3090" w:type="dxa"/>
                <w:vAlign w:val="top"/>
              </w:tcPr>
            </w:tcPrChange>
          </w:tcPr>
          <w:p>
            <w:pPr>
              <w:numPr>
                <w:ilvl w:val="0"/>
                <w:numId w:val="0"/>
              </w:numPr>
            </w:pPr>
            <w:r>
              <w:rPr>
                <w:rFonts w:hint="eastAsia"/>
              </w:rPr>
              <w:t>消费交易的流水号，供后续查询用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697"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697" w:author="齐宁" w:date="2014-09-28T19:24:00Z">
            <w:trPr>
              <w:jc w:val="center"/>
            </w:trPr>
          </w:trPrChange>
        </w:trPr>
        <w:tc>
          <w:tcPr>
            <w:tcW w:w="747" w:type="dxa"/>
            <w:vAlign w:val="top"/>
            <w:tcPrChange w:id="4698"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699" w:author="齐宁" w:date="2014-09-28T19:24:00Z">
              <w:tcPr>
                <w:tcW w:w="2088" w:type="dxa"/>
                <w:vAlign w:val="top"/>
              </w:tcPr>
            </w:tcPrChange>
          </w:tcPr>
          <w:p>
            <w:pPr>
              <w:numPr>
                <w:ilvl w:val="0"/>
                <w:numId w:val="0"/>
              </w:numPr>
              <w:jc w:val="center"/>
            </w:pPr>
            <w:r>
              <w:rPr>
                <w:rFonts w:hint="eastAsia"/>
              </w:rPr>
              <w:t>响应码</w:t>
            </w:r>
          </w:p>
        </w:tc>
        <w:tc>
          <w:tcPr>
            <w:tcW w:w="2153" w:type="dxa"/>
            <w:vAlign w:val="top"/>
            <w:tcPrChange w:id="4700" w:author="齐宁" w:date="2014-09-28T19:24:00Z">
              <w:tcPr>
                <w:tcW w:w="2153" w:type="dxa"/>
                <w:vAlign w:val="top"/>
              </w:tcPr>
            </w:tcPrChange>
          </w:tcPr>
          <w:p>
            <w:pPr>
              <w:numPr>
                <w:ilvl w:val="0"/>
                <w:numId w:val="0"/>
              </w:numPr>
              <w:jc w:val="center"/>
            </w:pPr>
            <w:r>
              <w:t>respCode</w:t>
            </w:r>
          </w:p>
        </w:tc>
        <w:tc>
          <w:tcPr>
            <w:tcW w:w="1493" w:type="dxa"/>
            <w:vAlign w:val="top"/>
            <w:tcPrChange w:id="4701" w:author="齐宁" w:date="2014-09-28T19:24:00Z">
              <w:tcPr>
                <w:tcW w:w="1493" w:type="dxa"/>
                <w:vAlign w:val="top"/>
              </w:tcPr>
            </w:tcPrChange>
          </w:tcPr>
          <w:p>
            <w:pPr>
              <w:numPr>
                <w:ilvl w:val="0"/>
                <w:numId w:val="0"/>
              </w:numPr>
              <w:jc w:val="center"/>
            </w:pPr>
            <w:r>
              <w:t>M</w:t>
            </w:r>
          </w:p>
        </w:tc>
        <w:tc>
          <w:tcPr>
            <w:tcW w:w="3090" w:type="dxa"/>
            <w:vAlign w:val="top"/>
            <w:tcPrChange w:id="4702"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03"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03" w:author="齐宁" w:date="2014-09-28T19:24:00Z">
            <w:trPr>
              <w:jc w:val="center"/>
            </w:trPr>
          </w:trPrChange>
        </w:trPr>
        <w:tc>
          <w:tcPr>
            <w:tcW w:w="747" w:type="dxa"/>
            <w:vAlign w:val="top"/>
            <w:tcPrChange w:id="4704"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05" w:author="齐宁" w:date="2014-09-28T19:24:00Z">
              <w:tcPr>
                <w:tcW w:w="2088" w:type="dxa"/>
                <w:vAlign w:val="top"/>
              </w:tcPr>
            </w:tcPrChange>
          </w:tcPr>
          <w:p>
            <w:pPr>
              <w:numPr>
                <w:ilvl w:val="0"/>
                <w:numId w:val="0"/>
              </w:numPr>
              <w:jc w:val="center"/>
            </w:pPr>
            <w:r>
              <w:rPr>
                <w:rFonts w:hint="eastAsia"/>
              </w:rPr>
              <w:t>响应信息</w:t>
            </w:r>
          </w:p>
        </w:tc>
        <w:tc>
          <w:tcPr>
            <w:tcW w:w="2153" w:type="dxa"/>
            <w:vAlign w:val="top"/>
            <w:tcPrChange w:id="4706" w:author="齐宁" w:date="2014-09-28T19:24:00Z">
              <w:tcPr>
                <w:tcW w:w="2153" w:type="dxa"/>
                <w:vAlign w:val="top"/>
              </w:tcPr>
            </w:tcPrChange>
          </w:tcPr>
          <w:p>
            <w:pPr>
              <w:numPr>
                <w:ilvl w:val="0"/>
                <w:numId w:val="0"/>
              </w:numPr>
              <w:jc w:val="center"/>
            </w:pPr>
            <w:r>
              <w:t>respMsg</w:t>
            </w:r>
          </w:p>
        </w:tc>
        <w:tc>
          <w:tcPr>
            <w:tcW w:w="1493" w:type="dxa"/>
            <w:vAlign w:val="top"/>
            <w:tcPrChange w:id="4707" w:author="齐宁" w:date="2014-09-28T19:24:00Z">
              <w:tcPr>
                <w:tcW w:w="1493" w:type="dxa"/>
                <w:vAlign w:val="top"/>
              </w:tcPr>
            </w:tcPrChange>
          </w:tcPr>
          <w:p>
            <w:pPr>
              <w:numPr>
                <w:ilvl w:val="0"/>
                <w:numId w:val="0"/>
              </w:numPr>
              <w:jc w:val="center"/>
            </w:pPr>
            <w:r>
              <w:t>M</w:t>
            </w:r>
          </w:p>
        </w:tc>
        <w:tc>
          <w:tcPr>
            <w:tcW w:w="3090" w:type="dxa"/>
            <w:vAlign w:val="top"/>
            <w:tcPrChange w:id="4708"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09"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09" w:author="齐宁" w:date="2014-09-28T19:24:00Z">
            <w:trPr>
              <w:jc w:val="center"/>
            </w:trPr>
          </w:trPrChange>
        </w:trPr>
        <w:tc>
          <w:tcPr>
            <w:tcW w:w="747" w:type="dxa"/>
            <w:vAlign w:val="top"/>
            <w:tcPrChange w:id="4710"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11" w:author="齐宁" w:date="2014-09-28T19:24:00Z">
              <w:tcPr>
                <w:tcW w:w="2088" w:type="dxa"/>
                <w:vAlign w:val="top"/>
              </w:tcPr>
            </w:tcPrChange>
          </w:tcPr>
          <w:p>
            <w:pPr>
              <w:numPr>
                <w:ilvl w:val="0"/>
                <w:numId w:val="0"/>
              </w:numPr>
              <w:jc w:val="center"/>
            </w:pPr>
            <w:r>
              <w:rPr>
                <w:rFonts w:hint="eastAsia"/>
              </w:rPr>
              <w:t>清算金额</w:t>
            </w:r>
          </w:p>
        </w:tc>
        <w:tc>
          <w:tcPr>
            <w:tcW w:w="2153" w:type="dxa"/>
            <w:vAlign w:val="top"/>
            <w:tcPrChange w:id="4712" w:author="齐宁" w:date="2014-09-28T19:24:00Z">
              <w:tcPr>
                <w:tcW w:w="2153" w:type="dxa"/>
                <w:vAlign w:val="top"/>
              </w:tcPr>
            </w:tcPrChange>
          </w:tcPr>
          <w:p>
            <w:pPr>
              <w:numPr>
                <w:ilvl w:val="0"/>
                <w:numId w:val="0"/>
              </w:numPr>
              <w:jc w:val="center"/>
            </w:pPr>
            <w:r>
              <w:t>settleAmt</w:t>
            </w:r>
          </w:p>
        </w:tc>
        <w:tc>
          <w:tcPr>
            <w:tcW w:w="1493" w:type="dxa"/>
            <w:vAlign w:val="top"/>
            <w:tcPrChange w:id="4713" w:author="齐宁" w:date="2014-09-28T19:24:00Z">
              <w:tcPr>
                <w:tcW w:w="1493" w:type="dxa"/>
                <w:vAlign w:val="top"/>
              </w:tcPr>
            </w:tcPrChange>
          </w:tcPr>
          <w:p>
            <w:pPr>
              <w:numPr>
                <w:ilvl w:val="0"/>
                <w:numId w:val="0"/>
              </w:numPr>
              <w:jc w:val="center"/>
            </w:pPr>
            <w:r>
              <w:t>M</w:t>
            </w:r>
          </w:p>
        </w:tc>
        <w:tc>
          <w:tcPr>
            <w:tcW w:w="3090" w:type="dxa"/>
            <w:vAlign w:val="top"/>
            <w:tcPrChange w:id="4714"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15"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15" w:author="齐宁" w:date="2014-09-28T19:24:00Z">
            <w:trPr>
              <w:jc w:val="center"/>
            </w:trPr>
          </w:trPrChange>
        </w:trPr>
        <w:tc>
          <w:tcPr>
            <w:tcW w:w="747" w:type="dxa"/>
            <w:vAlign w:val="top"/>
            <w:tcPrChange w:id="4716"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17" w:author="齐宁" w:date="2014-09-28T19:24:00Z">
              <w:tcPr>
                <w:tcW w:w="2088" w:type="dxa"/>
                <w:vAlign w:val="top"/>
              </w:tcPr>
            </w:tcPrChange>
          </w:tcPr>
          <w:p>
            <w:pPr>
              <w:numPr>
                <w:ilvl w:val="0"/>
                <w:numId w:val="0"/>
              </w:numPr>
              <w:jc w:val="center"/>
            </w:pPr>
            <w:r>
              <w:rPr>
                <w:rFonts w:hint="eastAsia"/>
              </w:rPr>
              <w:t>清算币种</w:t>
            </w:r>
          </w:p>
        </w:tc>
        <w:tc>
          <w:tcPr>
            <w:tcW w:w="2153" w:type="dxa"/>
            <w:vAlign w:val="top"/>
            <w:tcPrChange w:id="4718" w:author="齐宁" w:date="2014-09-28T19:24:00Z">
              <w:tcPr>
                <w:tcW w:w="2153" w:type="dxa"/>
                <w:vAlign w:val="top"/>
              </w:tcPr>
            </w:tcPrChange>
          </w:tcPr>
          <w:p>
            <w:pPr>
              <w:numPr>
                <w:ilvl w:val="0"/>
                <w:numId w:val="0"/>
              </w:numPr>
              <w:jc w:val="center"/>
            </w:pPr>
            <w:r>
              <w:t>settleCurrencyCode</w:t>
            </w:r>
          </w:p>
        </w:tc>
        <w:tc>
          <w:tcPr>
            <w:tcW w:w="1493" w:type="dxa"/>
            <w:vAlign w:val="top"/>
            <w:tcPrChange w:id="4719" w:author="齐宁" w:date="2014-09-28T19:24:00Z">
              <w:tcPr>
                <w:tcW w:w="1493" w:type="dxa"/>
                <w:vAlign w:val="top"/>
              </w:tcPr>
            </w:tcPrChange>
          </w:tcPr>
          <w:p>
            <w:pPr>
              <w:numPr>
                <w:ilvl w:val="0"/>
                <w:numId w:val="0"/>
              </w:numPr>
              <w:jc w:val="center"/>
            </w:pPr>
            <w:r>
              <w:t>M</w:t>
            </w:r>
          </w:p>
        </w:tc>
        <w:tc>
          <w:tcPr>
            <w:tcW w:w="3090" w:type="dxa"/>
            <w:vAlign w:val="top"/>
            <w:tcPrChange w:id="4720"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21"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21" w:author="齐宁" w:date="2014-09-28T19:24:00Z">
            <w:trPr>
              <w:jc w:val="center"/>
            </w:trPr>
          </w:trPrChange>
        </w:trPr>
        <w:tc>
          <w:tcPr>
            <w:tcW w:w="747" w:type="dxa"/>
            <w:vAlign w:val="top"/>
            <w:tcPrChange w:id="4722"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23" w:author="齐宁" w:date="2014-09-28T19:24:00Z">
              <w:tcPr>
                <w:tcW w:w="2088" w:type="dxa"/>
                <w:vAlign w:val="top"/>
              </w:tcPr>
            </w:tcPrChange>
          </w:tcPr>
          <w:p>
            <w:pPr>
              <w:numPr>
                <w:ilvl w:val="0"/>
                <w:numId w:val="0"/>
              </w:numPr>
              <w:jc w:val="center"/>
            </w:pPr>
            <w:r>
              <w:rPr>
                <w:rFonts w:hint="eastAsia"/>
              </w:rPr>
              <w:t>清算日期</w:t>
            </w:r>
          </w:p>
        </w:tc>
        <w:tc>
          <w:tcPr>
            <w:tcW w:w="2153" w:type="dxa"/>
            <w:vAlign w:val="top"/>
            <w:tcPrChange w:id="4724" w:author="齐宁" w:date="2014-09-28T19:24:00Z">
              <w:tcPr>
                <w:tcW w:w="2153" w:type="dxa"/>
                <w:vAlign w:val="top"/>
              </w:tcPr>
            </w:tcPrChange>
          </w:tcPr>
          <w:p>
            <w:pPr>
              <w:numPr>
                <w:ilvl w:val="0"/>
                <w:numId w:val="0"/>
              </w:numPr>
              <w:jc w:val="center"/>
            </w:pPr>
            <w:r>
              <w:t>settleDate</w:t>
            </w:r>
          </w:p>
        </w:tc>
        <w:tc>
          <w:tcPr>
            <w:tcW w:w="1493" w:type="dxa"/>
            <w:vAlign w:val="top"/>
            <w:tcPrChange w:id="4725" w:author="齐宁" w:date="2014-09-28T19:24:00Z">
              <w:tcPr>
                <w:tcW w:w="1493" w:type="dxa"/>
                <w:vAlign w:val="top"/>
              </w:tcPr>
            </w:tcPrChange>
          </w:tcPr>
          <w:p>
            <w:pPr>
              <w:numPr>
                <w:ilvl w:val="0"/>
                <w:numId w:val="0"/>
              </w:numPr>
              <w:jc w:val="center"/>
            </w:pPr>
            <w:r>
              <w:t>M</w:t>
            </w:r>
          </w:p>
        </w:tc>
        <w:tc>
          <w:tcPr>
            <w:tcW w:w="3090" w:type="dxa"/>
            <w:vAlign w:val="top"/>
            <w:tcPrChange w:id="4726"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27"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27" w:author="齐宁" w:date="2014-09-28T19:24:00Z">
            <w:trPr>
              <w:jc w:val="center"/>
            </w:trPr>
          </w:trPrChange>
        </w:trPr>
        <w:tc>
          <w:tcPr>
            <w:tcW w:w="747" w:type="dxa"/>
            <w:vAlign w:val="top"/>
            <w:tcPrChange w:id="4728"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29" w:author="齐宁" w:date="2014-09-28T19:24:00Z">
              <w:tcPr>
                <w:tcW w:w="2088" w:type="dxa"/>
                <w:vAlign w:val="top"/>
              </w:tcPr>
            </w:tcPrChange>
          </w:tcPr>
          <w:p>
            <w:pPr>
              <w:numPr>
                <w:ilvl w:val="0"/>
                <w:numId w:val="0"/>
              </w:numPr>
              <w:jc w:val="center"/>
            </w:pPr>
            <w:r>
              <w:t>系统跟踪号</w:t>
            </w:r>
          </w:p>
        </w:tc>
        <w:tc>
          <w:tcPr>
            <w:tcW w:w="2153" w:type="dxa"/>
            <w:vAlign w:val="top"/>
            <w:tcPrChange w:id="4730" w:author="齐宁" w:date="2014-09-28T19:24:00Z">
              <w:tcPr>
                <w:tcW w:w="2153" w:type="dxa"/>
                <w:vAlign w:val="top"/>
              </w:tcPr>
            </w:tcPrChange>
          </w:tcPr>
          <w:p>
            <w:pPr>
              <w:numPr>
                <w:ilvl w:val="0"/>
                <w:numId w:val="0"/>
              </w:numPr>
              <w:jc w:val="center"/>
            </w:pPr>
            <w:r>
              <w:t>traceNo</w:t>
            </w:r>
          </w:p>
        </w:tc>
        <w:tc>
          <w:tcPr>
            <w:tcW w:w="1493" w:type="dxa"/>
            <w:vAlign w:val="top"/>
            <w:tcPrChange w:id="4731" w:author="齐宁" w:date="2014-09-28T19:24:00Z">
              <w:tcPr>
                <w:tcW w:w="1493" w:type="dxa"/>
                <w:vAlign w:val="top"/>
              </w:tcPr>
            </w:tcPrChange>
          </w:tcPr>
          <w:p>
            <w:pPr>
              <w:numPr>
                <w:ilvl w:val="0"/>
                <w:numId w:val="0"/>
              </w:numPr>
              <w:jc w:val="center"/>
            </w:pPr>
            <w:r>
              <w:t>M</w:t>
            </w:r>
          </w:p>
        </w:tc>
        <w:tc>
          <w:tcPr>
            <w:tcW w:w="3090" w:type="dxa"/>
            <w:vAlign w:val="top"/>
            <w:tcPrChange w:id="4732"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33"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33" w:author="齐宁" w:date="2014-09-28T19:24:00Z">
            <w:trPr>
              <w:jc w:val="center"/>
            </w:trPr>
          </w:trPrChange>
        </w:trPr>
        <w:tc>
          <w:tcPr>
            <w:tcW w:w="747" w:type="dxa"/>
            <w:vAlign w:val="top"/>
            <w:tcPrChange w:id="4734"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35" w:author="齐宁" w:date="2014-09-28T19:24:00Z">
              <w:tcPr>
                <w:tcW w:w="2088" w:type="dxa"/>
                <w:vAlign w:val="top"/>
              </w:tcPr>
            </w:tcPrChange>
          </w:tcPr>
          <w:p>
            <w:pPr>
              <w:numPr>
                <w:ilvl w:val="0"/>
                <w:numId w:val="0"/>
              </w:numPr>
              <w:jc w:val="center"/>
            </w:pPr>
            <w:r>
              <w:t>交易传输时间</w:t>
            </w:r>
          </w:p>
        </w:tc>
        <w:tc>
          <w:tcPr>
            <w:tcW w:w="2153" w:type="dxa"/>
            <w:vAlign w:val="top"/>
            <w:tcPrChange w:id="4736" w:author="齐宁" w:date="2014-09-28T19:24:00Z">
              <w:tcPr>
                <w:tcW w:w="2153" w:type="dxa"/>
                <w:vAlign w:val="top"/>
              </w:tcPr>
            </w:tcPrChange>
          </w:tcPr>
          <w:p>
            <w:pPr>
              <w:numPr>
                <w:ilvl w:val="0"/>
                <w:numId w:val="0"/>
              </w:numPr>
              <w:jc w:val="center"/>
            </w:pPr>
            <w:r>
              <w:t>traceTime</w:t>
            </w:r>
          </w:p>
        </w:tc>
        <w:tc>
          <w:tcPr>
            <w:tcW w:w="1493" w:type="dxa"/>
            <w:vAlign w:val="top"/>
            <w:tcPrChange w:id="4737" w:author="齐宁" w:date="2014-09-28T19:24:00Z">
              <w:tcPr>
                <w:tcW w:w="1493" w:type="dxa"/>
                <w:vAlign w:val="top"/>
              </w:tcPr>
            </w:tcPrChange>
          </w:tcPr>
          <w:p>
            <w:pPr>
              <w:numPr>
                <w:ilvl w:val="0"/>
                <w:numId w:val="0"/>
              </w:numPr>
              <w:jc w:val="center"/>
            </w:pPr>
            <w:r>
              <w:t>M</w:t>
            </w:r>
          </w:p>
        </w:tc>
        <w:tc>
          <w:tcPr>
            <w:tcW w:w="3090" w:type="dxa"/>
            <w:vAlign w:val="top"/>
            <w:tcPrChange w:id="4738" w:author="齐宁" w:date="2014-09-28T19:24:00Z">
              <w:tcPr>
                <w:tcW w:w="3090"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39"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39" w:author="齐宁" w:date="2014-09-28T19:24:00Z">
            <w:trPr>
              <w:jc w:val="center"/>
            </w:trPr>
          </w:trPrChange>
        </w:trPr>
        <w:tc>
          <w:tcPr>
            <w:tcW w:w="747" w:type="dxa"/>
            <w:vAlign w:val="top"/>
            <w:tcPrChange w:id="4740"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41" w:author="齐宁" w:date="2014-09-28T19:24:00Z">
              <w:tcPr>
                <w:tcW w:w="2088" w:type="dxa"/>
                <w:vAlign w:val="top"/>
              </w:tcPr>
            </w:tcPrChange>
          </w:tcPr>
          <w:p>
            <w:pPr>
              <w:numPr>
                <w:ilvl w:val="0"/>
                <w:numId w:val="0"/>
              </w:numPr>
              <w:jc w:val="center"/>
            </w:pPr>
            <w:r>
              <w:t>兑换日期</w:t>
            </w:r>
          </w:p>
        </w:tc>
        <w:tc>
          <w:tcPr>
            <w:tcW w:w="2153" w:type="dxa"/>
            <w:vAlign w:val="top"/>
            <w:tcPrChange w:id="4742" w:author="齐宁" w:date="2014-09-28T19:24:00Z">
              <w:tcPr>
                <w:tcW w:w="2153" w:type="dxa"/>
                <w:vAlign w:val="top"/>
              </w:tcPr>
            </w:tcPrChange>
          </w:tcPr>
          <w:p>
            <w:pPr>
              <w:numPr>
                <w:ilvl w:val="0"/>
                <w:numId w:val="0"/>
              </w:numPr>
              <w:jc w:val="center"/>
            </w:pPr>
            <w:r>
              <w:t>exchangeDate</w:t>
            </w:r>
          </w:p>
        </w:tc>
        <w:tc>
          <w:tcPr>
            <w:tcW w:w="1493" w:type="dxa"/>
            <w:vAlign w:val="top"/>
            <w:tcPrChange w:id="4743" w:author="齐宁" w:date="2014-09-28T19:24:00Z">
              <w:tcPr>
                <w:tcW w:w="1493" w:type="dxa"/>
                <w:vAlign w:val="top"/>
              </w:tcPr>
            </w:tcPrChange>
          </w:tcPr>
          <w:p>
            <w:pPr>
              <w:numPr>
                <w:ilvl w:val="0"/>
                <w:numId w:val="0"/>
              </w:numPr>
              <w:jc w:val="center"/>
            </w:pPr>
            <w:r>
              <w:t>C</w:t>
            </w:r>
          </w:p>
        </w:tc>
        <w:tc>
          <w:tcPr>
            <w:tcW w:w="3090" w:type="dxa"/>
            <w:vAlign w:val="top"/>
            <w:tcPrChange w:id="4744" w:author="齐宁" w:date="2014-09-28T19:24:00Z">
              <w:tcPr>
                <w:tcW w:w="3090" w:type="dxa"/>
                <w:vAlign w:val="top"/>
              </w:tcPr>
            </w:tcPrChange>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45"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45" w:author="齐宁" w:date="2014-09-28T19:24:00Z">
            <w:trPr>
              <w:jc w:val="center"/>
            </w:trPr>
          </w:trPrChange>
        </w:trPr>
        <w:tc>
          <w:tcPr>
            <w:tcW w:w="747" w:type="dxa"/>
            <w:vAlign w:val="top"/>
            <w:tcPrChange w:id="4746"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47" w:author="齐宁" w:date="2014-09-28T19:24:00Z">
              <w:tcPr>
                <w:tcW w:w="2088" w:type="dxa"/>
                <w:vAlign w:val="top"/>
              </w:tcPr>
            </w:tcPrChange>
          </w:tcPr>
          <w:p>
            <w:pPr>
              <w:numPr>
                <w:ilvl w:val="0"/>
                <w:numId w:val="0"/>
              </w:numPr>
              <w:jc w:val="center"/>
            </w:pPr>
            <w:r>
              <w:t>汇率</w:t>
            </w:r>
          </w:p>
        </w:tc>
        <w:tc>
          <w:tcPr>
            <w:tcW w:w="2153" w:type="dxa"/>
            <w:vAlign w:val="top"/>
            <w:tcPrChange w:id="4748" w:author="齐宁" w:date="2014-09-28T19:24:00Z">
              <w:tcPr>
                <w:tcW w:w="2153" w:type="dxa"/>
                <w:vAlign w:val="top"/>
              </w:tcPr>
            </w:tcPrChange>
          </w:tcPr>
          <w:p>
            <w:pPr>
              <w:numPr>
                <w:ilvl w:val="0"/>
                <w:numId w:val="0"/>
              </w:numPr>
              <w:jc w:val="center"/>
            </w:pPr>
            <w:r>
              <w:t>exchangeRate</w:t>
            </w:r>
          </w:p>
        </w:tc>
        <w:tc>
          <w:tcPr>
            <w:tcW w:w="1493" w:type="dxa"/>
            <w:vAlign w:val="top"/>
            <w:tcPrChange w:id="4749" w:author="齐宁" w:date="2014-09-28T19:24:00Z">
              <w:tcPr>
                <w:tcW w:w="1493" w:type="dxa"/>
                <w:vAlign w:val="top"/>
              </w:tcPr>
            </w:tcPrChange>
          </w:tcPr>
          <w:p>
            <w:pPr>
              <w:numPr>
                <w:ilvl w:val="0"/>
                <w:numId w:val="0"/>
              </w:numPr>
              <w:jc w:val="center"/>
            </w:pPr>
            <w:r>
              <w:t>C</w:t>
            </w:r>
          </w:p>
        </w:tc>
        <w:tc>
          <w:tcPr>
            <w:tcW w:w="3090" w:type="dxa"/>
            <w:vAlign w:val="top"/>
            <w:tcPrChange w:id="4750" w:author="齐宁" w:date="2014-09-28T19:24:00Z">
              <w:tcPr>
                <w:tcW w:w="3090" w:type="dxa"/>
                <w:vAlign w:val="top"/>
              </w:tcPr>
            </w:tcPrChange>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51"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51" w:author="齐宁" w:date="2014-09-28T19:24:00Z">
            <w:trPr>
              <w:jc w:val="center"/>
            </w:trPr>
          </w:trPrChange>
        </w:trPr>
        <w:tc>
          <w:tcPr>
            <w:tcW w:w="747" w:type="dxa"/>
            <w:vAlign w:val="top"/>
            <w:tcPrChange w:id="4752"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53" w:author="齐宁" w:date="2014-09-28T19:24:00Z">
              <w:tcPr>
                <w:tcW w:w="2088" w:type="dxa"/>
                <w:vAlign w:val="top"/>
              </w:tcPr>
            </w:tcPrChange>
          </w:tcPr>
          <w:p>
            <w:pPr>
              <w:numPr>
                <w:ilvl w:val="0"/>
                <w:numId w:val="0"/>
              </w:numPr>
              <w:jc w:val="center"/>
            </w:pPr>
            <w:r>
              <w:rPr>
                <w:rFonts w:hint="eastAsia"/>
              </w:rPr>
              <w:t>帐号</w:t>
            </w:r>
          </w:p>
        </w:tc>
        <w:tc>
          <w:tcPr>
            <w:tcW w:w="2153" w:type="dxa"/>
            <w:vAlign w:val="top"/>
            <w:tcPrChange w:id="4754" w:author="齐宁" w:date="2014-09-28T19:24:00Z">
              <w:tcPr>
                <w:tcW w:w="2153" w:type="dxa"/>
                <w:vAlign w:val="top"/>
              </w:tcPr>
            </w:tcPrChange>
          </w:tcPr>
          <w:p>
            <w:pPr>
              <w:numPr>
                <w:ilvl w:val="0"/>
                <w:numId w:val="0"/>
              </w:numPr>
              <w:jc w:val="center"/>
            </w:pPr>
            <w:r>
              <w:t>accNo</w:t>
            </w:r>
          </w:p>
        </w:tc>
        <w:tc>
          <w:tcPr>
            <w:tcW w:w="1493" w:type="dxa"/>
            <w:vAlign w:val="top"/>
            <w:tcPrChange w:id="4755" w:author="齐宁" w:date="2014-09-28T19:24:00Z">
              <w:tcPr>
                <w:tcW w:w="1493" w:type="dxa"/>
                <w:vAlign w:val="top"/>
              </w:tcPr>
            </w:tcPrChange>
          </w:tcPr>
          <w:p>
            <w:pPr>
              <w:numPr>
                <w:ilvl w:val="0"/>
                <w:numId w:val="0"/>
              </w:numPr>
              <w:jc w:val="center"/>
            </w:pPr>
            <w:r>
              <w:t>C</w:t>
            </w:r>
          </w:p>
        </w:tc>
        <w:tc>
          <w:tcPr>
            <w:tcW w:w="3090" w:type="dxa"/>
            <w:vAlign w:val="top"/>
            <w:tcPrChange w:id="4756" w:author="齐宁" w:date="2014-09-28T19:24:00Z">
              <w:tcPr>
                <w:tcW w:w="3090" w:type="dxa"/>
                <w:vAlign w:val="top"/>
              </w:tcPr>
            </w:tcPrChange>
          </w:tcPr>
          <w:p>
            <w:pPr>
              <w:numPr>
                <w:ilvl w:val="0"/>
                <w:numId w:val="0"/>
              </w:numPr>
            </w:pPr>
            <w:r>
              <w:rPr>
                <w:rFonts w:hint="eastAsia"/>
              </w:rPr>
              <w:t>特殊商户需要时返回用户支付使用的卡号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57"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57" w:author="齐宁" w:date="2014-09-28T19:24:00Z">
            <w:trPr>
              <w:jc w:val="center"/>
            </w:trPr>
          </w:trPrChange>
        </w:trPr>
        <w:tc>
          <w:tcPr>
            <w:tcW w:w="747" w:type="dxa"/>
            <w:vAlign w:val="top"/>
            <w:tcPrChange w:id="4758"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59" w:author="齐宁" w:date="2014-09-28T19:24:00Z">
              <w:tcPr>
                <w:tcW w:w="2088" w:type="dxa"/>
                <w:vAlign w:val="top"/>
              </w:tcPr>
            </w:tcPrChange>
          </w:tcPr>
          <w:p>
            <w:pPr>
              <w:numPr>
                <w:ilvl w:val="0"/>
                <w:numId w:val="0"/>
              </w:numPr>
              <w:jc w:val="center"/>
            </w:pPr>
            <w:r>
              <w:rPr>
                <w:rFonts w:hint="eastAsia"/>
              </w:rPr>
              <w:t>支付卡类型</w:t>
            </w:r>
          </w:p>
        </w:tc>
        <w:tc>
          <w:tcPr>
            <w:tcW w:w="2153" w:type="dxa"/>
            <w:vAlign w:val="top"/>
            <w:tcPrChange w:id="4760" w:author="齐宁" w:date="2014-09-28T19:24:00Z">
              <w:tcPr>
                <w:tcW w:w="2153" w:type="dxa"/>
                <w:vAlign w:val="top"/>
              </w:tcPr>
            </w:tcPrChange>
          </w:tcPr>
          <w:p>
            <w:pPr>
              <w:numPr>
                <w:ilvl w:val="0"/>
                <w:numId w:val="0"/>
              </w:numPr>
              <w:jc w:val="center"/>
            </w:pPr>
            <w:r>
              <w:t>payCardType</w:t>
            </w:r>
          </w:p>
        </w:tc>
        <w:tc>
          <w:tcPr>
            <w:tcW w:w="1493" w:type="dxa"/>
            <w:vAlign w:val="top"/>
            <w:tcPrChange w:id="4761" w:author="齐宁" w:date="2014-09-28T19:24:00Z">
              <w:tcPr>
                <w:tcW w:w="1493" w:type="dxa"/>
                <w:vAlign w:val="top"/>
              </w:tcPr>
            </w:tcPrChange>
          </w:tcPr>
          <w:p>
            <w:pPr>
              <w:numPr>
                <w:ilvl w:val="0"/>
                <w:numId w:val="0"/>
              </w:numPr>
              <w:jc w:val="center"/>
            </w:pPr>
            <w:r>
              <w:t>C</w:t>
            </w:r>
          </w:p>
        </w:tc>
        <w:tc>
          <w:tcPr>
            <w:tcW w:w="3090" w:type="dxa"/>
            <w:vAlign w:val="top"/>
            <w:tcPrChange w:id="4762" w:author="齐宁" w:date="2014-09-28T19:24:00Z">
              <w:tcPr>
                <w:tcW w:w="3090" w:type="dxa"/>
                <w:vAlign w:val="top"/>
              </w:tcPr>
            </w:tcPrChange>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63"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63" w:author="齐宁" w:date="2014-09-28T19:24:00Z">
            <w:trPr>
              <w:jc w:val="center"/>
            </w:trPr>
          </w:trPrChange>
        </w:trPr>
        <w:tc>
          <w:tcPr>
            <w:tcW w:w="747" w:type="dxa"/>
            <w:vAlign w:val="top"/>
            <w:tcPrChange w:id="4764"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65" w:author="齐宁" w:date="2014-09-28T19:24:00Z">
              <w:tcPr>
                <w:tcW w:w="2088" w:type="dxa"/>
                <w:vAlign w:val="top"/>
              </w:tcPr>
            </w:tcPrChange>
          </w:tcPr>
          <w:p>
            <w:pPr>
              <w:numPr>
                <w:ilvl w:val="0"/>
                <w:numId w:val="0"/>
              </w:numPr>
              <w:jc w:val="center"/>
            </w:pPr>
            <w:r>
              <w:rPr>
                <w:rFonts w:hint="eastAsia"/>
              </w:rPr>
              <w:t>支付方式</w:t>
            </w:r>
          </w:p>
        </w:tc>
        <w:tc>
          <w:tcPr>
            <w:tcW w:w="2153" w:type="dxa"/>
            <w:vAlign w:val="top"/>
            <w:tcPrChange w:id="4766" w:author="齐宁" w:date="2014-09-28T19:24:00Z">
              <w:tcPr>
                <w:tcW w:w="2153" w:type="dxa"/>
                <w:vAlign w:val="top"/>
              </w:tcPr>
            </w:tcPrChange>
          </w:tcPr>
          <w:p>
            <w:pPr>
              <w:numPr>
                <w:ilvl w:val="0"/>
                <w:numId w:val="0"/>
              </w:numPr>
              <w:jc w:val="center"/>
            </w:pPr>
            <w:r>
              <w:t>payType</w:t>
            </w:r>
          </w:p>
        </w:tc>
        <w:tc>
          <w:tcPr>
            <w:tcW w:w="1493" w:type="dxa"/>
            <w:vAlign w:val="top"/>
            <w:tcPrChange w:id="4767" w:author="齐宁" w:date="2014-09-28T19:24:00Z">
              <w:tcPr>
                <w:tcW w:w="1493" w:type="dxa"/>
                <w:vAlign w:val="top"/>
              </w:tcPr>
            </w:tcPrChange>
          </w:tcPr>
          <w:p>
            <w:pPr>
              <w:numPr>
                <w:ilvl w:val="0"/>
                <w:numId w:val="0"/>
              </w:numPr>
              <w:jc w:val="center"/>
            </w:pPr>
            <w:r>
              <w:t>C</w:t>
            </w:r>
          </w:p>
        </w:tc>
        <w:tc>
          <w:tcPr>
            <w:tcW w:w="3090" w:type="dxa"/>
            <w:vAlign w:val="top"/>
            <w:tcPrChange w:id="4768" w:author="齐宁" w:date="2014-09-28T19:24:00Z">
              <w:tcPr>
                <w:tcW w:w="3090" w:type="dxa"/>
                <w:vAlign w:val="top"/>
              </w:tcPr>
            </w:tcPrChange>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69"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69" w:author="齐宁" w:date="2014-09-28T19:24:00Z">
            <w:trPr>
              <w:jc w:val="center"/>
            </w:trPr>
          </w:trPrChange>
        </w:trPr>
        <w:tc>
          <w:tcPr>
            <w:tcW w:w="747" w:type="dxa"/>
            <w:vAlign w:val="top"/>
            <w:tcPrChange w:id="4770"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71" w:author="齐宁" w:date="2014-09-28T19:24:00Z">
              <w:tcPr>
                <w:tcW w:w="2088" w:type="dxa"/>
                <w:vAlign w:val="top"/>
              </w:tcPr>
            </w:tcPrChange>
          </w:tcPr>
          <w:p>
            <w:pPr>
              <w:numPr>
                <w:ilvl w:val="0"/>
                <w:numId w:val="0"/>
              </w:numPr>
              <w:jc w:val="center"/>
            </w:pPr>
            <w:r>
              <w:rPr>
                <w:rFonts w:hint="eastAsia"/>
              </w:rPr>
              <w:t>支付卡标识</w:t>
            </w:r>
          </w:p>
        </w:tc>
        <w:tc>
          <w:tcPr>
            <w:tcW w:w="2153" w:type="dxa"/>
            <w:vAlign w:val="top"/>
            <w:tcPrChange w:id="4772" w:author="齐宁" w:date="2014-09-28T19:24:00Z">
              <w:tcPr>
                <w:tcW w:w="2153" w:type="dxa"/>
                <w:vAlign w:val="top"/>
              </w:tcPr>
            </w:tcPrChange>
          </w:tcPr>
          <w:p>
            <w:pPr>
              <w:numPr>
                <w:ilvl w:val="0"/>
                <w:numId w:val="0"/>
              </w:numPr>
              <w:jc w:val="center"/>
            </w:pPr>
            <w:r>
              <w:t>payCardNo</w:t>
            </w:r>
          </w:p>
        </w:tc>
        <w:tc>
          <w:tcPr>
            <w:tcW w:w="1493" w:type="dxa"/>
            <w:vAlign w:val="top"/>
            <w:tcPrChange w:id="4773" w:author="齐宁" w:date="2014-09-28T19:24:00Z">
              <w:tcPr>
                <w:tcW w:w="1493" w:type="dxa"/>
                <w:vAlign w:val="top"/>
              </w:tcPr>
            </w:tcPrChange>
          </w:tcPr>
          <w:p>
            <w:pPr>
              <w:numPr>
                <w:ilvl w:val="0"/>
                <w:numId w:val="0"/>
              </w:numPr>
              <w:jc w:val="center"/>
            </w:pPr>
            <w:r>
              <w:t>C</w:t>
            </w:r>
          </w:p>
        </w:tc>
        <w:tc>
          <w:tcPr>
            <w:tcW w:w="3090" w:type="dxa"/>
            <w:vAlign w:val="top"/>
            <w:tcPrChange w:id="4774" w:author="齐宁" w:date="2014-09-28T19:24:00Z">
              <w:tcPr>
                <w:tcW w:w="3090" w:type="dxa"/>
                <w:vAlign w:val="top"/>
              </w:tcPr>
            </w:tcPrChange>
          </w:tcPr>
          <w:p>
            <w:pPr>
              <w:numPr>
                <w:ilvl w:val="0"/>
                <w:numId w:val="0"/>
              </w:numPr>
            </w:pPr>
            <w:r>
              <w:rPr>
                <w:rFonts w:hint="eastAsia"/>
              </w:rPr>
              <w:t>特殊商户需要时返回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75"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75" w:author="齐宁" w:date="2014-09-28T19:24:00Z">
            <w:trPr>
              <w:jc w:val="center"/>
            </w:trPr>
          </w:trPrChange>
        </w:trPr>
        <w:tc>
          <w:tcPr>
            <w:tcW w:w="747" w:type="dxa"/>
            <w:vAlign w:val="top"/>
            <w:tcPrChange w:id="4776"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77" w:author="齐宁" w:date="2014-09-28T19:24:00Z">
              <w:tcPr>
                <w:tcW w:w="2088" w:type="dxa"/>
                <w:vAlign w:val="top"/>
              </w:tcPr>
            </w:tcPrChange>
          </w:tcPr>
          <w:p>
            <w:pPr>
              <w:numPr>
                <w:ilvl w:val="0"/>
                <w:numId w:val="0"/>
              </w:numPr>
              <w:jc w:val="center"/>
            </w:pPr>
            <w:r>
              <w:t>支付卡名称</w:t>
            </w:r>
          </w:p>
        </w:tc>
        <w:tc>
          <w:tcPr>
            <w:tcW w:w="2153" w:type="dxa"/>
            <w:vAlign w:val="top"/>
            <w:tcPrChange w:id="4778" w:author="齐宁" w:date="2014-09-28T19:24:00Z">
              <w:tcPr>
                <w:tcW w:w="2153" w:type="dxa"/>
                <w:vAlign w:val="top"/>
              </w:tcPr>
            </w:tcPrChange>
          </w:tcPr>
          <w:p>
            <w:pPr>
              <w:numPr>
                <w:ilvl w:val="0"/>
                <w:numId w:val="0"/>
              </w:numPr>
              <w:jc w:val="center"/>
            </w:pPr>
            <w:r>
              <w:t>payCardIssueName</w:t>
            </w:r>
          </w:p>
        </w:tc>
        <w:tc>
          <w:tcPr>
            <w:tcW w:w="1493" w:type="dxa"/>
            <w:vAlign w:val="top"/>
            <w:tcPrChange w:id="4779" w:author="齐宁" w:date="2014-09-28T19:24:00Z">
              <w:tcPr>
                <w:tcW w:w="1493" w:type="dxa"/>
                <w:vAlign w:val="top"/>
              </w:tcPr>
            </w:tcPrChange>
          </w:tcPr>
          <w:p>
            <w:pPr>
              <w:numPr>
                <w:ilvl w:val="0"/>
                <w:numId w:val="0"/>
              </w:numPr>
              <w:jc w:val="center"/>
            </w:pPr>
            <w:r>
              <w:t>C</w:t>
            </w:r>
          </w:p>
        </w:tc>
        <w:tc>
          <w:tcPr>
            <w:tcW w:w="3090" w:type="dxa"/>
            <w:vAlign w:val="top"/>
            <w:tcPrChange w:id="4780" w:author="齐宁" w:date="2014-09-28T19:24:00Z">
              <w:tcPr>
                <w:tcW w:w="3090" w:type="dxa"/>
                <w:vAlign w:val="top"/>
              </w:tcPr>
            </w:tcPrChange>
          </w:tcPr>
          <w:p>
            <w:pPr>
              <w:numPr>
                <w:ilvl w:val="0"/>
                <w:numId w:val="0"/>
              </w:numPr>
            </w:pPr>
            <w:r>
              <w:rPr>
                <w:rFonts w:hint="eastAsia"/>
              </w:rPr>
              <w:t>特殊商户需要时返回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81"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81" w:author="齐宁" w:date="2014-09-28T19:24:00Z">
            <w:trPr>
              <w:jc w:val="center"/>
            </w:trPr>
          </w:trPrChange>
        </w:trPr>
        <w:tc>
          <w:tcPr>
            <w:tcW w:w="747" w:type="dxa"/>
            <w:vAlign w:val="top"/>
            <w:tcPrChange w:id="4782"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83" w:author="齐宁" w:date="2014-09-28T19:24:00Z">
              <w:tcPr>
                <w:tcW w:w="2088" w:type="dxa"/>
                <w:vAlign w:val="top"/>
              </w:tcPr>
            </w:tcPrChange>
          </w:tcPr>
          <w:p>
            <w:pPr>
              <w:numPr>
                <w:ilvl w:val="0"/>
                <w:numId w:val="0"/>
              </w:numPr>
              <w:spacing w:line="0" w:lineRule="atLeast"/>
              <w:jc w:val="center"/>
            </w:pPr>
            <w:r>
              <w:rPr>
                <w:rFonts w:hint="eastAsia"/>
              </w:rPr>
              <w:t>绑定标识号</w:t>
            </w:r>
          </w:p>
        </w:tc>
        <w:tc>
          <w:tcPr>
            <w:tcW w:w="2153" w:type="dxa"/>
            <w:vAlign w:val="top"/>
            <w:tcPrChange w:id="4784" w:author="齐宁" w:date="2014-09-28T19:24:00Z">
              <w:tcPr>
                <w:tcW w:w="2153" w:type="dxa"/>
                <w:vAlign w:val="top"/>
              </w:tcPr>
            </w:tcPrChange>
          </w:tcPr>
          <w:p>
            <w:pPr>
              <w:numPr>
                <w:ilvl w:val="0"/>
                <w:numId w:val="0"/>
              </w:numPr>
              <w:jc w:val="center"/>
            </w:pPr>
            <w:r>
              <w:t>bindId</w:t>
            </w:r>
          </w:p>
        </w:tc>
        <w:tc>
          <w:tcPr>
            <w:tcW w:w="1493" w:type="dxa"/>
            <w:vAlign w:val="top"/>
            <w:tcPrChange w:id="4785" w:author="齐宁" w:date="2014-09-28T19:24:00Z">
              <w:tcPr>
                <w:tcW w:w="1493" w:type="dxa"/>
                <w:vAlign w:val="top"/>
              </w:tcPr>
            </w:tcPrChange>
          </w:tcPr>
          <w:p>
            <w:pPr>
              <w:numPr>
                <w:ilvl w:val="0"/>
                <w:numId w:val="0"/>
              </w:numPr>
              <w:spacing w:line="0" w:lineRule="atLeast"/>
              <w:jc w:val="center"/>
            </w:pPr>
            <w:r>
              <w:t>R</w:t>
            </w:r>
          </w:p>
        </w:tc>
        <w:tc>
          <w:tcPr>
            <w:tcW w:w="3090" w:type="dxa"/>
            <w:vAlign w:val="top"/>
            <w:tcPrChange w:id="4786" w:author="齐宁" w:date="2014-09-28T19:24:00Z">
              <w:tcPr>
                <w:tcW w:w="3090" w:type="dxa"/>
                <w:vAlign w:val="top"/>
              </w:tcPr>
            </w:tcPrChange>
          </w:tcPr>
          <w:p>
            <w:pPr>
              <w:numPr>
                <w:ilvl w:val="0"/>
                <w:numId w:val="0"/>
              </w:numPr>
            </w:pPr>
            <w:r>
              <w:rPr>
                <w:rFonts w:hint="eastAsia"/>
              </w:rPr>
              <w:t>特殊商户需要时返回（绑定支付）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4787" w:author="齐宁" w:date="2014-09-28T19:24: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4787" w:author="齐宁" w:date="2014-09-28T19:24:00Z">
            <w:trPr>
              <w:jc w:val="center"/>
            </w:trPr>
          </w:trPrChange>
        </w:trPr>
        <w:tc>
          <w:tcPr>
            <w:tcW w:w="747" w:type="dxa"/>
            <w:vAlign w:val="top"/>
            <w:tcPrChange w:id="4788" w:author="齐宁" w:date="2014-09-28T19:24:00Z">
              <w:tcPr>
                <w:tcW w:w="747" w:type="dxa"/>
                <w:vAlign w:val="top"/>
              </w:tcPr>
            </w:tcPrChange>
          </w:tcPr>
          <w:p>
            <w:pPr>
              <w:pStyle w:val="120"/>
              <w:numPr>
                <w:ilvl w:val="0"/>
                <w:numId w:val="37"/>
              </w:numPr>
              <w:tabs>
                <w:tab w:val="left" w:pos="360"/>
              </w:tabs>
              <w:ind w:firstLineChars="0"/>
              <w:jc w:val="center"/>
              <w:rPr>
                <w:bCs/>
                <w:sz w:val="22"/>
              </w:rPr>
            </w:pPr>
          </w:p>
        </w:tc>
        <w:tc>
          <w:tcPr>
            <w:tcW w:w="2088" w:type="dxa"/>
            <w:vAlign w:val="top"/>
            <w:tcPrChange w:id="4789" w:author="齐宁" w:date="2014-09-28T19:24:00Z">
              <w:tcPr>
                <w:tcW w:w="2088" w:type="dxa"/>
                <w:vAlign w:val="top"/>
              </w:tcPr>
            </w:tcPrChange>
          </w:tcPr>
          <w:p>
            <w:pPr>
              <w:numPr>
                <w:ilvl w:val="0"/>
                <w:numId w:val="0"/>
              </w:numPr>
              <w:jc w:val="center"/>
            </w:pPr>
            <w:r>
              <w:rPr>
                <w:rFonts w:hint="eastAsia"/>
              </w:rPr>
              <w:t>VPC交易信息域</w:t>
            </w:r>
          </w:p>
        </w:tc>
        <w:tc>
          <w:tcPr>
            <w:tcW w:w="2153" w:type="dxa"/>
            <w:vAlign w:val="top"/>
            <w:tcPrChange w:id="4790" w:author="齐宁" w:date="2014-09-28T19:24:00Z">
              <w:tcPr>
                <w:tcW w:w="2153" w:type="dxa"/>
                <w:vAlign w:val="top"/>
              </w:tcPr>
            </w:tcPrChange>
          </w:tcPr>
          <w:p>
            <w:pPr>
              <w:numPr>
                <w:ilvl w:val="0"/>
                <w:numId w:val="0"/>
              </w:numPr>
              <w:jc w:val="center"/>
            </w:pPr>
            <w:r>
              <w:rPr>
                <w:rFonts w:hint="eastAsia"/>
              </w:rPr>
              <w:t>vpcTransData</w:t>
            </w:r>
          </w:p>
        </w:tc>
        <w:tc>
          <w:tcPr>
            <w:tcW w:w="1493" w:type="dxa"/>
            <w:vAlign w:val="top"/>
            <w:tcPrChange w:id="4791" w:author="齐宁" w:date="2014-09-28T19:24:00Z">
              <w:tcPr>
                <w:tcW w:w="1493" w:type="dxa"/>
                <w:vAlign w:val="top"/>
              </w:tcPr>
            </w:tcPrChange>
          </w:tcPr>
          <w:p>
            <w:pPr>
              <w:numPr>
                <w:ilvl w:val="0"/>
                <w:numId w:val="0"/>
              </w:numPr>
              <w:jc w:val="center"/>
            </w:pPr>
            <w:r>
              <w:rPr>
                <w:rFonts w:hint="eastAsia"/>
              </w:rPr>
              <w:t>C</w:t>
            </w:r>
          </w:p>
        </w:tc>
        <w:tc>
          <w:tcPr>
            <w:tcW w:w="3090" w:type="dxa"/>
            <w:vAlign w:val="top"/>
            <w:tcPrChange w:id="4792" w:author="齐宁" w:date="2014-09-28T19:24:00Z">
              <w:tcPr>
                <w:tcW w:w="3090" w:type="dxa"/>
                <w:vAlign w:val="top"/>
              </w:tcPr>
            </w:tcPrChange>
          </w:tcPr>
          <w:p>
            <w:pPr>
              <w:numPr>
                <w:ilvl w:val="0"/>
                <w:numId w:val="0"/>
              </w:numPr>
            </w:pPr>
            <w:r>
              <w:rPr>
                <w:rFonts w:hint="eastAsia"/>
              </w:rPr>
              <w:t>渠道类型为语音支付时使用</w:t>
            </w:r>
          </w:p>
        </w:tc>
      </w:tr>
    </w:tbl>
    <w:p>
      <w:pPr>
        <w:pStyle w:val="66"/>
        <w:ind w:firstLine="420"/>
      </w:pPr>
    </w:p>
    <w:p>
      <w:pPr>
        <w:pStyle w:val="68"/>
        <w:ind w:left="0"/>
      </w:pPr>
      <w:r>
        <w:rPr>
          <w:rFonts w:hint="eastAsia"/>
        </w:rPr>
        <w:t>消费撤销类交易</w:t>
      </w:r>
    </w:p>
    <w:p>
      <w:pPr>
        <w:pStyle w:val="69"/>
      </w:pPr>
      <w:r>
        <w:rPr>
          <w:rFonts w:hint="eastAsia"/>
        </w:rPr>
        <w:t>概述</w:t>
      </w:r>
    </w:p>
    <w:p>
      <w:pPr>
        <w:pStyle w:val="66"/>
        <w:ind w:firstLine="420"/>
      </w:pPr>
      <w:r>
        <w:rPr>
          <w:rFonts w:hint="eastAsia"/>
        </w:rPr>
        <w:t>是指因人为原因而撤销已完成的消费，商户可以通过SDK向银联全渠道支付平台发起消费撤销交易，消费撤销必须是撤销CUPS当日当批的消费。发卡行批准的消费撤销金额将即时地反映到该持卡人的账户上。完成交易的过程不需要同持卡人交互，属于后台交易。</w:t>
      </w:r>
    </w:p>
    <w:p>
      <w:pPr>
        <w:pStyle w:val="66"/>
        <w:ind w:firstLine="420"/>
      </w:pPr>
    </w:p>
    <w:p>
      <w:pPr>
        <w:pStyle w:val="69"/>
      </w:pPr>
      <w:r>
        <w:rPr>
          <w:rFonts w:hint="eastAsia"/>
        </w:rPr>
        <w:t>交易流程</w:t>
      </w:r>
    </w:p>
    <w:p>
      <w:pPr>
        <w:pStyle w:val="66"/>
        <w:ind w:firstLine="420"/>
      </w:pPr>
      <w:r>
        <w:rPr>
          <w:rFonts w:hint="eastAsia"/>
        </w:rPr>
        <w:t>相关交易流程如下：</w:t>
      </w:r>
    </w:p>
    <w:p>
      <w:pPr>
        <w:pStyle w:val="66"/>
        <w:keepNext/>
        <w:ind w:firstLine="0" w:firstLineChars="0"/>
        <w:jc w:val="center"/>
      </w:pPr>
      <w:r>
        <w:rPr>
          <w:rFonts w:ascii="宋体" w:hAnsi="Times New Roman" w:eastAsia="宋体" w:cs="Times New Roman"/>
          <w:sz w:val="21"/>
          <w:lang w:val="en-US" w:eastAsia="zh-CN" w:bidi="ar-SA"/>
        </w:rPr>
        <w:object>
          <v:shape id="Picture 10" type="#_x0000_t75" style="height:220.5pt;width:403.5pt;rotation:0f;" o:ole="t"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o:OLEObject Type="Embed" ProgID="Visio.Drawing.11" ShapeID="Picture 10" DrawAspect="Content" ObjectID="_20" r:id="rId29"/>
        </w:object>
      </w:r>
    </w:p>
    <w:p>
      <w:pPr>
        <w:pStyle w:val="23"/>
        <w:numPr>
          <w:numId w:val="0"/>
        </w:numPr>
        <w:tabs>
          <w:tab w:val="left" w:pos="784"/>
        </w:tabs>
        <w:jc w:val="center"/>
      </w:pPr>
      <w:r>
        <w:rPr>
          <w:rFonts w:hint="eastAsia"/>
        </w:rPr>
        <w:t xml:space="preserve">图 </w:t>
      </w:r>
      <w:r>
        <w:fldChar w:fldCharType="begin"/>
      </w:r>
      <w:r>
        <w:instrText xml:space="preserve"> </w:instrText>
      </w:r>
      <w:r>
        <w:rPr>
          <w:rFonts w:hint="eastAsia"/>
        </w:rPr>
        <w:instrText xml:space="preserve">SEQ 图1- \* ARABIC</w:instrText>
      </w:r>
      <w:r>
        <w:instrText xml:space="preserve"> </w:instrText>
      </w:r>
      <w:r>
        <w:fldChar w:fldCharType="separate"/>
      </w:r>
      <w:r>
        <w:t>12</w:t>
      </w:r>
      <w:r>
        <w:fldChar w:fldCharType="end"/>
      </w:r>
      <w:r>
        <w:rPr>
          <w:rFonts w:hint="eastAsia"/>
        </w:rPr>
        <w:t xml:space="preserve"> 消费撤销</w:t>
      </w:r>
      <w:r>
        <w:t>—</w:t>
      </w:r>
      <w:r>
        <w:rPr>
          <w:rFonts w:hint="eastAsia"/>
        </w:rPr>
        <w:t>后台类</w:t>
      </w:r>
    </w:p>
    <w:p>
      <w:pPr>
        <w:pStyle w:val="66"/>
        <w:ind w:firstLine="420"/>
      </w:pPr>
      <w:r>
        <w:rPr>
          <w:rFonts w:hint="eastAsia"/>
        </w:rPr>
        <w:t>交易步骤：</w:t>
      </w:r>
    </w:p>
    <w:p>
      <w:pPr>
        <w:pStyle w:val="66"/>
        <w:numPr>
          <w:ilvl w:val="0"/>
          <w:numId w:val="38"/>
        </w:numPr>
        <w:ind w:firstLineChars="0"/>
      </w:pPr>
      <w:r>
        <w:rPr>
          <w:rFonts w:hint="eastAsia"/>
        </w:rPr>
        <w:t>商户发起交易，商户组织消费撤销交易报文，发送报文给全渠道系统；</w:t>
      </w:r>
    </w:p>
    <w:p>
      <w:pPr>
        <w:pStyle w:val="66"/>
        <w:numPr>
          <w:ilvl w:val="0"/>
          <w:numId w:val="38"/>
        </w:numPr>
        <w:ind w:firstLineChars="0"/>
      </w:pPr>
      <w:r>
        <w:rPr>
          <w:rFonts w:hint="eastAsia"/>
        </w:rPr>
        <w:t>全渠道系统完成商户的交易处理；</w:t>
      </w:r>
    </w:p>
    <w:p>
      <w:pPr>
        <w:pStyle w:val="66"/>
        <w:numPr>
          <w:ilvl w:val="0"/>
          <w:numId w:val="38"/>
        </w:numPr>
        <w:ind w:firstLineChars="0"/>
      </w:pPr>
      <w:r>
        <w:rPr>
          <w:rFonts w:hint="eastAsia"/>
        </w:rPr>
        <w:t>全渠道系统组织受理结果报文，返回给商户；</w:t>
      </w:r>
    </w:p>
    <w:p>
      <w:pPr>
        <w:pStyle w:val="66"/>
        <w:numPr>
          <w:ilvl w:val="0"/>
          <w:numId w:val="38"/>
        </w:numPr>
        <w:ind w:firstLineChars="0"/>
      </w:pPr>
      <w:r>
        <w:rPr>
          <w:rFonts w:hint="eastAsia"/>
        </w:rPr>
        <w:t>因消费撤销交易涉及资金清算，全渠道系统发送后台通知（交易结果）给商户。</w:t>
      </w:r>
    </w:p>
    <w:p>
      <w:pPr>
        <w:pStyle w:val="66"/>
        <w:ind w:firstLine="420"/>
      </w:pPr>
    </w:p>
    <w:p>
      <w:pPr>
        <w:pStyle w:val="69"/>
      </w:pPr>
      <w:r>
        <w:rPr>
          <w:rFonts w:hint="eastAsia"/>
        </w:rPr>
        <w:t>请求报文</w:t>
      </w:r>
    </w:p>
    <w:p>
      <w:pPr>
        <w:pStyle w:val="66"/>
        <w:ind w:firstLine="420"/>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pPr>
            <w:r>
              <w:rPr>
                <w:rFonts w:hint="eastAsia"/>
              </w:rPr>
              <w:t>版本号</w:t>
            </w:r>
          </w:p>
        </w:tc>
        <w:tc>
          <w:tcPr>
            <w:tcW w:w="2393" w:type="dxa"/>
            <w:vAlign w:val="top"/>
          </w:tcPr>
          <w:p>
            <w:pPr>
              <w:numPr>
                <w:ilvl w:val="0"/>
                <w:numId w:val="0"/>
              </w:numPr>
              <w:jc w:val="center"/>
            </w:pPr>
            <w:r>
              <w:t>version</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pPr>
            <w:r>
              <w:rPr>
                <w:rFonts w:hint="eastAsia"/>
              </w:rPr>
              <w:t>编码方式</w:t>
            </w:r>
          </w:p>
        </w:tc>
        <w:tc>
          <w:tcPr>
            <w:tcW w:w="2393" w:type="dxa"/>
            <w:vAlign w:val="top"/>
          </w:tcPr>
          <w:p>
            <w:pPr>
              <w:numPr>
                <w:ilvl w:val="0"/>
                <w:numId w:val="0"/>
              </w:numPr>
              <w:jc w:val="center"/>
            </w:pPr>
            <w:r>
              <w:t>encoding</w:t>
            </w:r>
          </w:p>
        </w:tc>
        <w:tc>
          <w:tcPr>
            <w:tcW w:w="1493" w:type="dxa"/>
            <w:vAlign w:val="top"/>
          </w:tcPr>
          <w:p>
            <w:pPr>
              <w:numPr>
                <w:ilvl w:val="0"/>
                <w:numId w:val="0"/>
              </w:numPr>
              <w:jc w:val="center"/>
            </w:pPr>
            <w:r>
              <w:rPr>
                <w:rFonts w:hint="eastAsia"/>
              </w:rPr>
              <w:t>M</w:t>
            </w:r>
          </w:p>
        </w:tc>
        <w:tc>
          <w:tcPr>
            <w:tcW w:w="3097"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pPr>
            <w:r>
              <w:rPr>
                <w:rFonts w:hint="eastAsia"/>
              </w:rPr>
              <w:t>证书</w:t>
            </w:r>
            <w:r>
              <w:t>ID</w:t>
            </w:r>
          </w:p>
        </w:tc>
        <w:tc>
          <w:tcPr>
            <w:tcW w:w="2393" w:type="dxa"/>
            <w:vAlign w:val="top"/>
          </w:tcPr>
          <w:p>
            <w:pPr>
              <w:numPr>
                <w:ilvl w:val="0"/>
                <w:numId w:val="0"/>
              </w:numPr>
              <w:jc w:val="center"/>
            </w:pPr>
            <w:r>
              <w:t>certId</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w:t>
            </w:r>
          </w:p>
        </w:tc>
        <w:tc>
          <w:tcPr>
            <w:tcW w:w="2393" w:type="dxa"/>
            <w:vAlign w:val="top"/>
          </w:tcPr>
          <w:p>
            <w:pPr>
              <w:numPr>
                <w:ilvl w:val="0"/>
                <w:numId w:val="0"/>
              </w:numPr>
              <w:jc w:val="center"/>
            </w:pPr>
            <w:r>
              <w:t>signature</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签名方法</w:t>
            </w:r>
          </w:p>
        </w:tc>
        <w:tc>
          <w:tcPr>
            <w:tcW w:w="2393" w:type="dxa"/>
            <w:vAlign w:val="top"/>
          </w:tcPr>
          <w:p>
            <w:pPr>
              <w:numPr>
                <w:ilvl w:val="0"/>
                <w:numId w:val="0"/>
              </w:numPr>
              <w:jc w:val="center"/>
            </w:pPr>
            <w:r>
              <w:t>signMethod</w:t>
            </w:r>
          </w:p>
        </w:tc>
        <w:tc>
          <w:tcPr>
            <w:tcW w:w="1493" w:type="dxa"/>
            <w:vAlign w:val="top"/>
          </w:tcPr>
          <w:p>
            <w:pPr>
              <w:numPr>
                <w:ilvl w:val="0"/>
                <w:numId w:val="0"/>
              </w:numPr>
              <w:spacing w:line="0" w:lineRule="atLeast"/>
              <w:jc w:val="center"/>
            </w:pPr>
            <w:r>
              <w:t>M</w:t>
            </w:r>
          </w:p>
        </w:tc>
        <w:tc>
          <w:tcPr>
            <w:tcW w:w="3097" w:type="dxa"/>
            <w:vAlign w:val="top"/>
          </w:tcPr>
          <w:p>
            <w:pPr>
              <w:numPr>
                <w:ilvl w:val="0"/>
                <w:numId w:val="0"/>
              </w:numPr>
              <w:spacing w:line="0" w:lineRule="atLeast"/>
            </w:pPr>
            <w:del w:id="4793" w:author="吴潇" w:date="2014-12-18T17:23:00Z">
              <w:r>
                <w:rPr/>
                <w:delText>01RSA</w:delText>
              </w:r>
            </w:del>
            <w:del w:id="4794" w:author="吴潇" w:date="2014-12-18T17:23:00Z">
              <w:r>
                <w:rPr/>
                <w:br/>
              </w:r>
            </w:del>
            <w:del w:id="4795" w:author="吴潇" w:date="2014-12-18T17:23:00Z">
              <w:r>
                <w:rPr/>
                <w:delText>02 MD5 (</w:delText>
              </w:r>
            </w:del>
            <w:del w:id="4796" w:author="吴潇" w:date="2014-12-18T17:23:00Z">
              <w:r>
                <w:rPr>
                  <w:rFonts w:hint="eastAsia"/>
                </w:rPr>
                <w:delText>暂不支持</w:delText>
              </w:r>
            </w:del>
            <w:del w:id="4797" w:author="吴潇" w:date="2014-12-18T17:23:00Z">
              <w:r>
                <w:rPr/>
                <w:delText>)</w:delText>
              </w:r>
            </w:del>
            <w:ins w:id="4798" w:author="吴潇" w:date="2014-12-18T17:23:00Z">
              <w:r>
                <w:rPr>
                  <w:rFonts w:hint="eastAsia"/>
                </w:rPr>
                <w:t>取值：01（表示采用</w:t>
              </w:r>
            </w:ins>
            <w:ins w:id="4799" w:author="吴潇" w:date="2014-12-18T17:24:00Z">
              <w:r>
                <w:rPr>
                  <w:rFonts w:hint="eastAsia"/>
                </w:rPr>
                <w:t>RSA）</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393" w:type="dxa"/>
            <w:vAlign w:val="top"/>
          </w:tcPr>
          <w:p>
            <w:pPr>
              <w:numPr>
                <w:ilvl w:val="0"/>
                <w:numId w:val="0"/>
              </w:numPr>
              <w:jc w:val="center"/>
              <w:rPr>
                <w:szCs w:val="21"/>
              </w:rPr>
            </w:pPr>
            <w:r>
              <w:rPr>
                <w:szCs w:val="21"/>
              </w:rPr>
              <w:t>txnType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rFonts w:hint="eastAsia" w:ascii="楷体" w:hAnsi="楷体"/>
                <w:szCs w:val="21"/>
              </w:rPr>
              <w:t>取值：</w:t>
            </w:r>
            <w:r>
              <w:rPr>
                <w:szCs w:val="21"/>
              </w:rPr>
              <w:t>3</w:t>
            </w:r>
            <w:r>
              <w:rPr>
                <w:rFonts w:hint="eastAsia"/>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393" w:type="dxa"/>
            <w:vAlign w:val="top"/>
          </w:tcPr>
          <w:p>
            <w:pPr>
              <w:numPr>
                <w:ilvl w:val="0"/>
                <w:numId w:val="0"/>
              </w:numPr>
              <w:jc w:val="center"/>
              <w:rPr>
                <w:szCs w:val="21"/>
              </w:rPr>
            </w:pPr>
            <w:r>
              <w:rPr>
                <w:szCs w:val="21"/>
              </w:rPr>
              <w:t>txnSubType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tabs>
                <w:tab w:val="left" w:pos="360"/>
                <w:tab w:val="left" w:pos="784"/>
              </w:tabs>
              <w:outlineLvl w:val="4"/>
              <w:rPr>
                <w:rFonts w:ascii="楷体" w:hAnsi="楷体" w:eastAsia="黑体" w:cs="宋体"/>
                <w:szCs w:val="21"/>
              </w:rPr>
              <w:pPrChange w:id="4800" w:author="吴潇" w:date="2014-12-23T08:51:00Z">
                <w:pPr>
                  <w:numPr>
                    <w:ilvl w:val="0"/>
                    <w:numId w:val="0"/>
                  </w:numPr>
                  <w:tabs>
                    <w:tab w:val="clear" w:pos="360"/>
                    <w:tab w:val="clear" w:pos="784"/>
                  </w:tabs>
                  <w:outlineLvl w:val="4"/>
                </w:pPr>
              </w:pPrChange>
            </w:pPr>
            <w:r>
              <w:rPr>
                <w:rFonts w:hint="eastAsia" w:ascii="楷体" w:hAnsi="楷体"/>
                <w:szCs w:val="21"/>
              </w:rPr>
              <w:t>默认</w:t>
            </w:r>
            <w:del w:id="4801" w:author="吴潇" w:date="2014-12-23T08:51:00Z">
              <w:r>
                <w:rPr>
                  <w:szCs w:val="21"/>
                </w:rPr>
                <w:delText>:</w:delText>
              </w:r>
            </w:del>
            <w:ins w:id="4802" w:author="吴潇" w:date="2014-12-23T08:51:00Z">
              <w:r>
                <w:rPr>
                  <w:rFonts w:hint="eastAsia"/>
                  <w:szCs w:val="21"/>
                </w:rPr>
                <w:t>：</w:t>
              </w:r>
            </w:ins>
            <w:r>
              <w:rPr>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393" w:type="dxa"/>
            <w:vAlign w:val="top"/>
          </w:tcPr>
          <w:p>
            <w:pPr>
              <w:numPr>
                <w:ilvl w:val="0"/>
                <w:numId w:val="0"/>
              </w:numPr>
              <w:jc w:val="center"/>
              <w:rPr>
                <w:szCs w:val="21"/>
              </w:rPr>
            </w:pPr>
            <w:r>
              <w:rPr>
                <w:szCs w:val="21"/>
              </w:rPr>
              <w:t>bizType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bCs/>
                <w:szCs w:val="21"/>
              </w:rPr>
            </w:pPr>
            <w:ins w:id="4803" w:author="吴潇" w:date="2014-12-18T17:02: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393" w:type="dxa"/>
            <w:vAlign w:val="top"/>
          </w:tcPr>
          <w:p>
            <w:pPr>
              <w:numPr>
                <w:ilvl w:val="0"/>
                <w:numId w:val="0"/>
              </w:numPr>
              <w:jc w:val="center"/>
              <w:rPr>
                <w:szCs w:val="21"/>
              </w:rPr>
            </w:pPr>
            <w:r>
              <w:rPr>
                <w:szCs w:val="21"/>
              </w:rPr>
              <w:t>channelType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393" w:type="dxa"/>
            <w:vAlign w:val="top"/>
          </w:tcPr>
          <w:p>
            <w:pPr>
              <w:numPr>
                <w:ilvl w:val="0"/>
                <w:numId w:val="0"/>
              </w:numPr>
              <w:jc w:val="center"/>
              <w:rPr>
                <w:szCs w:val="21"/>
              </w:rPr>
            </w:pPr>
            <w:r>
              <w:rPr>
                <w:szCs w:val="21"/>
              </w:rPr>
              <w:t>backUrl</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393" w:type="dxa"/>
            <w:vAlign w:val="top"/>
          </w:tcPr>
          <w:p>
            <w:pPr>
              <w:numPr>
                <w:ilvl w:val="0"/>
                <w:numId w:val="0"/>
              </w:numPr>
              <w:jc w:val="center"/>
              <w:rPr>
                <w:szCs w:val="21"/>
              </w:rPr>
            </w:pPr>
            <w:r>
              <w:rPr>
                <w:szCs w:val="21"/>
              </w:rPr>
              <w:t>accessType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0</w:t>
            </w:r>
            <w:r>
              <w:rPr>
                <w:rFonts w:hint="eastAsia"/>
                <w:szCs w:val="21"/>
              </w:rPr>
              <w:t>：普通商户直连接入</w:t>
            </w:r>
            <w:r>
              <w:rPr>
                <w:rFonts w:hint="eastAsia"/>
                <w:szCs w:val="21"/>
              </w:rPr>
              <w:br/>
            </w: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393" w:type="dxa"/>
            <w:vAlign w:val="top"/>
          </w:tcPr>
          <w:p>
            <w:pPr>
              <w:numPr>
                <w:ilvl w:val="0"/>
                <w:numId w:val="0"/>
              </w:numPr>
              <w:jc w:val="center"/>
              <w:rPr>
                <w:szCs w:val="21"/>
              </w:rPr>
            </w:pPr>
            <w:r>
              <w:rPr>
                <w:szCs w:val="21"/>
              </w:rPr>
              <w:t>merId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393" w:type="dxa"/>
            <w:vAlign w:val="top"/>
          </w:tcPr>
          <w:p>
            <w:pPr>
              <w:numPr>
                <w:ilvl w:val="0"/>
                <w:numId w:val="0"/>
              </w:numPr>
              <w:jc w:val="center"/>
              <w:rPr>
                <w:szCs w:val="21"/>
              </w:rPr>
            </w:pPr>
            <w:r>
              <w:rPr>
                <w:szCs w:val="21"/>
              </w:rPr>
              <w:t>subMerId</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393" w:type="dxa"/>
            <w:vAlign w:val="top"/>
          </w:tcPr>
          <w:p>
            <w:pPr>
              <w:numPr>
                <w:ilvl w:val="0"/>
                <w:numId w:val="0"/>
              </w:numPr>
              <w:jc w:val="center"/>
              <w:rPr>
                <w:szCs w:val="21"/>
              </w:rPr>
            </w:pPr>
            <w:r>
              <w:rPr>
                <w:szCs w:val="21"/>
              </w:rPr>
              <w:t>subMerName</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393" w:type="dxa"/>
            <w:vAlign w:val="top"/>
          </w:tcPr>
          <w:p>
            <w:pPr>
              <w:numPr>
                <w:ilvl w:val="0"/>
                <w:numId w:val="0"/>
              </w:numPr>
              <w:jc w:val="center"/>
              <w:rPr>
                <w:szCs w:val="21"/>
              </w:rPr>
            </w:pPr>
            <w:r>
              <w:rPr>
                <w:szCs w:val="21"/>
              </w:rPr>
              <w:t>subMerAbbr</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393" w:type="dxa"/>
            <w:vAlign w:val="top"/>
          </w:tcPr>
          <w:p>
            <w:pPr>
              <w:numPr>
                <w:ilvl w:val="0"/>
                <w:numId w:val="0"/>
              </w:numPr>
              <w:jc w:val="center"/>
              <w:rPr>
                <w:szCs w:val="21"/>
              </w:rPr>
            </w:pPr>
            <w:r>
              <w:rPr>
                <w:szCs w:val="21"/>
              </w:rPr>
              <w:t>orderId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宋体" w:hAnsi="宋体" w:cs="宋体"/>
                <w:szCs w:val="21"/>
              </w:rPr>
            </w:pPr>
            <w:del w:id="4804" w:author="齐宁" w:date="2014-10-08T01:09:00Z">
              <w:r>
                <w:rPr>
                  <w:rFonts w:hint="eastAsia"/>
                  <w:szCs w:val="21"/>
                </w:rPr>
                <w:delText>预授权</w:delText>
              </w:r>
            </w:del>
            <w:ins w:id="4805" w:author="齐宁" w:date="2014-10-08T01:09:00Z">
              <w:r>
                <w:rPr>
                  <w:rFonts w:hint="eastAsia"/>
                  <w:szCs w:val="21"/>
                </w:rPr>
                <w:t>消费</w:t>
              </w:r>
            </w:ins>
            <w:r>
              <w:rPr>
                <w:rFonts w:hint="eastAsia"/>
                <w:szCs w:val="21"/>
              </w:rPr>
              <w:t>撤销的订单号，由商户生成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原始交易流水号</w:t>
            </w:r>
          </w:p>
        </w:tc>
        <w:tc>
          <w:tcPr>
            <w:tcW w:w="2393" w:type="dxa"/>
            <w:vAlign w:val="top"/>
          </w:tcPr>
          <w:p>
            <w:pPr>
              <w:numPr>
                <w:ilvl w:val="0"/>
                <w:numId w:val="0"/>
              </w:numPr>
              <w:jc w:val="center"/>
              <w:rPr>
                <w:szCs w:val="21"/>
              </w:rPr>
            </w:pPr>
            <w:r>
              <w:rPr>
                <w:szCs w:val="21"/>
              </w:rPr>
              <w:t>origQryId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原始交易的</w:t>
            </w:r>
            <w:r>
              <w:rPr>
                <w:szCs w:val="21"/>
              </w:rP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393" w:type="dxa"/>
            <w:vAlign w:val="top"/>
          </w:tcPr>
          <w:p>
            <w:pPr>
              <w:numPr>
                <w:ilvl w:val="0"/>
                <w:numId w:val="0"/>
              </w:numPr>
              <w:jc w:val="center"/>
              <w:rPr>
                <w:szCs w:val="21"/>
              </w:rPr>
            </w:pPr>
            <w:r>
              <w:rPr>
                <w:szCs w:val="21"/>
              </w:rPr>
              <w:t>txnTime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393" w:type="dxa"/>
            <w:vAlign w:val="top"/>
          </w:tcPr>
          <w:p>
            <w:pPr>
              <w:numPr>
                <w:ilvl w:val="0"/>
                <w:numId w:val="0"/>
              </w:numPr>
              <w:jc w:val="center"/>
              <w:rPr>
                <w:szCs w:val="21"/>
              </w:rPr>
            </w:pPr>
            <w:r>
              <w:rPr>
                <w:szCs w:val="21"/>
              </w:rPr>
              <w:t>txnAmt</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与原</w:t>
            </w:r>
            <w:del w:id="4806" w:author="齐宁" w:date="2014-10-07T14:24:00Z">
              <w:r>
                <w:rPr>
                  <w:rFonts w:hint="eastAsia" w:ascii="楷体" w:hAnsi="楷体"/>
                  <w:szCs w:val="21"/>
                </w:rPr>
                <w:delText>始预授权</w:delText>
              </w:r>
            </w:del>
            <w:ins w:id="4807" w:author="齐宁" w:date="2014-10-07T14:24:00Z">
              <w:r>
                <w:rPr>
                  <w:rFonts w:hint="eastAsia" w:ascii="楷体" w:hAnsi="楷体"/>
                  <w:szCs w:val="21"/>
                </w:rPr>
                <w:t>消费</w:t>
              </w:r>
            </w:ins>
            <w:r>
              <w:rPr>
                <w:rFonts w:hint="eastAsia" w:ascii="楷体" w:hAnsi="楷体"/>
                <w:szCs w:val="21"/>
              </w:rPr>
              <w:t>交易一致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终端号</w:t>
            </w:r>
          </w:p>
        </w:tc>
        <w:tc>
          <w:tcPr>
            <w:tcW w:w="2393" w:type="dxa"/>
            <w:vAlign w:val="top"/>
          </w:tcPr>
          <w:p>
            <w:pPr>
              <w:numPr>
                <w:ilvl w:val="0"/>
                <w:numId w:val="0"/>
              </w:numPr>
              <w:jc w:val="center"/>
              <w:rPr>
                <w:szCs w:val="21"/>
              </w:rPr>
            </w:pPr>
            <w:r>
              <w:rPr>
                <w:szCs w:val="21"/>
              </w:rPr>
              <w:t>termId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请求方保留域</w:t>
            </w:r>
          </w:p>
        </w:tc>
        <w:tc>
          <w:tcPr>
            <w:tcW w:w="2393" w:type="dxa"/>
            <w:vAlign w:val="top"/>
          </w:tcPr>
          <w:p>
            <w:pPr>
              <w:numPr>
                <w:ilvl w:val="0"/>
                <w:numId w:val="0"/>
              </w:numPr>
              <w:jc w:val="center"/>
              <w:rPr>
                <w:szCs w:val="21"/>
              </w:rPr>
            </w:pPr>
            <w:r>
              <w:rPr>
                <w:szCs w:val="21"/>
              </w:rPr>
              <w:t>reqReserved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楷体" w:hAnsi="楷体" w:cs="宋体"/>
                <w:szCs w:val="21"/>
              </w:rPr>
            </w:pPr>
            <w:r>
              <w:rPr>
                <w:rFonts w:hint="eastAsia" w:ascii="楷体" w:hAnsi="楷体"/>
                <w:szCs w:val="21"/>
              </w:rPr>
              <w:t>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保留域</w:t>
            </w:r>
          </w:p>
        </w:tc>
        <w:tc>
          <w:tcPr>
            <w:tcW w:w="2393" w:type="dxa"/>
            <w:vAlign w:val="top"/>
          </w:tcPr>
          <w:p>
            <w:pPr>
              <w:numPr>
                <w:ilvl w:val="0"/>
                <w:numId w:val="0"/>
              </w:numPr>
              <w:jc w:val="center"/>
              <w:rPr>
                <w:szCs w:val="21"/>
              </w:rPr>
            </w:pPr>
            <w:r>
              <w:rPr>
                <w:szCs w:val="21"/>
              </w:rPr>
              <w:t>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宋体" w:hAnsi="宋体" w:cs="宋体"/>
                <w:szCs w:val="21"/>
              </w:rPr>
            </w:pPr>
            <w:del w:id="4808" w:author="吴潇" w:date="2014-12-19T15:30:00Z">
              <w:r>
                <w:rPr>
                  <w:rFonts w:hint="eastAsia"/>
                  <w:szCs w:val="21"/>
                </w:rPr>
                <w:delText>格式如下：</w:delText>
              </w:r>
            </w:del>
            <w:del w:id="4809" w:author="吴潇" w:date="2014-12-19T15:30:00Z">
              <w:r>
                <w:rPr>
                  <w:szCs w:val="21"/>
                </w:rPr>
                <w:delText>{</w:delText>
              </w:r>
            </w:del>
            <w:del w:id="4810" w:author="吴潇" w:date="2014-12-19T15:30:00Z">
              <w:r>
                <w:rPr>
                  <w:rFonts w:hint="eastAsia"/>
                  <w:szCs w:val="21"/>
                </w:rPr>
                <w:delText>子域名</w:delText>
              </w:r>
            </w:del>
            <w:del w:id="4811" w:author="吴潇" w:date="2014-12-19T15:30:00Z">
              <w:r>
                <w:rPr>
                  <w:szCs w:val="21"/>
                </w:rPr>
                <w:delText>1=</w:delText>
              </w:r>
            </w:del>
            <w:del w:id="4812" w:author="吴潇" w:date="2014-12-19T15:30:00Z">
              <w:r>
                <w:rPr>
                  <w:rFonts w:hint="eastAsia"/>
                  <w:szCs w:val="21"/>
                </w:rPr>
                <w:delText>值</w:delText>
              </w:r>
            </w:del>
            <w:del w:id="4813" w:author="吴潇" w:date="2014-12-19T15:30:00Z">
              <w:r>
                <w:rPr>
                  <w:szCs w:val="21"/>
                </w:rPr>
                <w:delText>&amp;</w:delText>
              </w:r>
            </w:del>
            <w:del w:id="4814" w:author="吴潇" w:date="2014-12-19T15:30:00Z">
              <w:r>
                <w:rPr>
                  <w:rFonts w:hint="eastAsia"/>
                  <w:szCs w:val="21"/>
                </w:rPr>
                <w:delText>子域名</w:delText>
              </w:r>
            </w:del>
            <w:del w:id="4815" w:author="吴潇" w:date="2014-12-19T15:30:00Z">
              <w:r>
                <w:rPr>
                  <w:szCs w:val="21"/>
                </w:rPr>
                <w:delText>2=</w:delText>
              </w:r>
            </w:del>
            <w:del w:id="4816" w:author="吴潇" w:date="2014-12-19T15:30:00Z">
              <w:r>
                <w:rPr>
                  <w:rFonts w:hint="eastAsia"/>
                  <w:szCs w:val="21"/>
                </w:rPr>
                <w:delText>值</w:delText>
              </w:r>
            </w:del>
            <w:del w:id="4817" w:author="吴潇" w:date="2014-12-19T15:30:00Z">
              <w:r>
                <w:rPr>
                  <w:szCs w:val="21"/>
                </w:rPr>
                <w:delText>&amp;</w:delText>
              </w:r>
            </w:del>
            <w:del w:id="4818" w:author="吴潇" w:date="2014-12-19T15:30:00Z">
              <w:r>
                <w:rPr>
                  <w:rFonts w:hint="eastAsia"/>
                  <w:szCs w:val="21"/>
                </w:rPr>
                <w:delText>子域名</w:delText>
              </w:r>
            </w:del>
            <w:del w:id="4819" w:author="吴潇" w:date="2014-12-19T15:30:00Z">
              <w:r>
                <w:rPr>
                  <w:szCs w:val="21"/>
                </w:rPr>
                <w:delText>3=</w:delText>
              </w:r>
            </w:del>
            <w:del w:id="4820" w:author="吴潇" w:date="2014-12-19T15:30:00Z">
              <w:r>
                <w:rPr>
                  <w:rFonts w:hint="eastAsia"/>
                  <w:szCs w:val="21"/>
                </w:rPr>
                <w:delText>值</w:delText>
              </w:r>
            </w:del>
            <w:del w:id="4821" w:author="吴潇" w:date="2014-12-19T15:30:00Z">
              <w:r>
                <w:rPr>
                  <w:szCs w:val="21"/>
                </w:rPr>
                <w:delText xml:space="preserve">} </w:delText>
              </w:r>
            </w:del>
            <w:del w:id="4822" w:author="吴潇" w:date="2014-12-19T15:30:00Z">
              <w:r>
                <w:rPr>
                  <w:rFonts w:hint="eastAsia"/>
                  <w:szCs w:val="21"/>
                </w:rPr>
                <w:delText>移动支付参考消费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39"/>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VPC交易信息域</w:t>
            </w:r>
          </w:p>
        </w:tc>
        <w:tc>
          <w:tcPr>
            <w:tcW w:w="2393" w:type="dxa"/>
            <w:vAlign w:val="top"/>
          </w:tcPr>
          <w:p>
            <w:pPr>
              <w:numPr>
                <w:ilvl w:val="0"/>
                <w:numId w:val="0"/>
              </w:numPr>
              <w:jc w:val="center"/>
              <w:rPr>
                <w:rFonts w:ascii="楷体" w:hAnsi="楷体" w:cs="宋体"/>
                <w:szCs w:val="21"/>
              </w:rPr>
            </w:pPr>
            <w:r>
              <w:rPr>
                <w:rFonts w:hint="eastAsia" w:ascii="楷体" w:hAnsi="楷体"/>
                <w:szCs w:val="21"/>
              </w:rPr>
              <w:t>vpcTransData</w:t>
            </w:r>
          </w:p>
        </w:tc>
        <w:tc>
          <w:tcPr>
            <w:tcW w:w="1493" w:type="dxa"/>
            <w:vAlign w:val="top"/>
          </w:tcPr>
          <w:p>
            <w:pPr>
              <w:numPr>
                <w:ilvl w:val="0"/>
                <w:numId w:val="0"/>
              </w:numPr>
              <w:jc w:val="center"/>
              <w:rPr>
                <w:rFonts w:ascii="楷体" w:hAnsi="楷体" w:cs="宋体"/>
                <w:szCs w:val="21"/>
              </w:rPr>
            </w:pPr>
            <w:r>
              <w:rPr>
                <w:rFonts w:hint="eastAsia" w:ascii="楷体" w:hAnsi="楷体"/>
                <w:szCs w:val="21"/>
              </w:rPr>
              <w:t>C</w:t>
            </w:r>
          </w:p>
        </w:tc>
        <w:tc>
          <w:tcPr>
            <w:tcW w:w="3097" w:type="dxa"/>
            <w:vAlign w:val="top"/>
          </w:tcPr>
          <w:p>
            <w:pPr>
              <w:numPr>
                <w:ilvl w:val="0"/>
                <w:numId w:val="0"/>
              </w:numPr>
              <w:outlineLvl w:val="4"/>
              <w:rPr>
                <w:rFonts w:ascii="Times New Roman" w:hAnsi="Times New Roman" w:eastAsia="宋体" w:cs="Times New Roman"/>
                <w:szCs w:val="21"/>
                <w:rPrChange w:id="4823" w:author="吴潇" w:date="2014-12-23T08:52:00Z">
                  <w:rPr>
                    <w:rFonts w:ascii="楷体" w:hAnsi="楷体" w:eastAsia="黑体" w:cs="宋体"/>
                    <w:szCs w:val="21"/>
                  </w:rPr>
                </w:rPrChange>
              </w:rPr>
            </w:pPr>
            <w:r>
              <w:rPr>
                <w:rFonts w:hint="eastAsia" w:ascii="Times New Roman" w:hAnsi="Times New Roman"/>
                <w:szCs w:val="21"/>
                <w:rPrChange w:id="4824" w:author="吴潇" w:date="2014-12-23T08:52:00Z">
                  <w:rPr>
                    <w:rFonts w:hint="eastAsia" w:ascii="楷体" w:hAnsi="楷体"/>
                    <w:szCs w:val="21"/>
                  </w:rPr>
                </w:rPrChange>
              </w:rPr>
              <w:t>渠道类型为语音支付时使用</w:t>
            </w:r>
            <w:r>
              <w:rPr>
                <w:rFonts w:ascii="Times New Roman" w:hAnsi="Times New Roman"/>
                <w:szCs w:val="21"/>
                <w:rPrChange w:id="4825" w:author="吴潇" w:date="2014-12-23T08:52:00Z">
                  <w:rPr>
                    <w:rFonts w:ascii="楷体" w:hAnsi="楷体"/>
                    <w:szCs w:val="21"/>
                  </w:rPr>
                </w:rPrChange>
              </w:rPr>
              <w:br/>
            </w:r>
            <w:r>
              <w:rPr>
                <w:rFonts w:hint="eastAsia" w:ascii="Times New Roman" w:hAnsi="Times New Roman"/>
                <w:szCs w:val="21"/>
                <w:rPrChange w:id="4826" w:author="吴潇" w:date="2014-12-23T08:52:00Z">
                  <w:rPr>
                    <w:rFonts w:hint="eastAsia" w:ascii="楷体" w:hAnsi="楷体"/>
                    <w:szCs w:val="21"/>
                  </w:rPr>
                </w:rPrChange>
              </w:rPr>
              <w:t>用法见</w:t>
            </w:r>
            <w:r>
              <w:rPr>
                <w:rFonts w:ascii="Times New Roman" w:hAnsi="Times New Roman"/>
                <w:szCs w:val="21"/>
                <w:rPrChange w:id="4827" w:author="吴潇" w:date="2014-12-23T08:52:00Z">
                  <w:rPr>
                    <w:rFonts w:ascii="楷体" w:hAnsi="楷体"/>
                    <w:szCs w:val="21"/>
                  </w:rPr>
                </w:rPrChange>
              </w:rPr>
              <w:t>VPC</w:t>
            </w:r>
            <w:r>
              <w:rPr>
                <w:rFonts w:hint="eastAsia" w:ascii="Times New Roman" w:hAnsi="Times New Roman"/>
                <w:szCs w:val="21"/>
                <w:rPrChange w:id="4828" w:author="吴潇" w:date="2014-12-23T08:52:00Z">
                  <w:rPr>
                    <w:rFonts w:hint="eastAsia" w:ascii="楷体" w:hAnsi="楷体"/>
                    <w:szCs w:val="21"/>
                  </w:rPr>
                </w:rPrChange>
              </w:rPr>
              <w:t>交易信息组合域子域用法</w:t>
            </w:r>
          </w:p>
        </w:tc>
      </w:tr>
    </w:tbl>
    <w:p>
      <w:pPr>
        <w:pStyle w:val="66"/>
        <w:ind w:firstLine="420"/>
      </w:pPr>
    </w:p>
    <w:p>
      <w:pPr>
        <w:pStyle w:val="69"/>
      </w:pPr>
      <w:r>
        <w:rPr>
          <w:rFonts w:hint="eastAsia"/>
        </w:rPr>
        <w:t>应答报文（同步应答）</w:t>
      </w:r>
    </w:p>
    <w:p>
      <w:pPr>
        <w:pStyle w:val="69"/>
        <w:numPr>
          <w:ilvl w:val="3"/>
          <w:numId w:val="0"/>
        </w:numPr>
        <w:outlineLvl w:val="9"/>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808" w:type="dxa"/>
            <w:shd w:val="clear" w:color="auto" w:fill="BFBFBF"/>
            <w:vAlign w:val="top"/>
          </w:tcPr>
          <w:p>
            <w:pPr>
              <w:numPr>
                <w:ilvl w:val="0"/>
                <w:numId w:val="0"/>
              </w:numPr>
            </w:pPr>
            <w:r>
              <w:rPr>
                <w:rFonts w:hint="eastAsia"/>
              </w:rPr>
              <w:t>序号</w:t>
            </w:r>
          </w:p>
        </w:tc>
        <w:tc>
          <w:tcPr>
            <w:tcW w:w="1920" w:type="dxa"/>
            <w:shd w:val="clear" w:color="auto" w:fill="BFBFBF"/>
            <w:vAlign w:val="top"/>
          </w:tcPr>
          <w:p>
            <w:pPr>
              <w:numPr>
                <w:ilvl w:val="0"/>
                <w:numId w:val="0"/>
              </w:numPr>
            </w:pPr>
            <w:r>
              <w:rPr>
                <w:rFonts w:hint="eastAsia"/>
              </w:rPr>
              <w:t>域名</w:t>
            </w:r>
          </w:p>
        </w:tc>
        <w:tc>
          <w:tcPr>
            <w:tcW w:w="2115" w:type="dxa"/>
            <w:shd w:val="clear" w:color="auto" w:fill="BFBFBF"/>
            <w:vAlign w:val="top"/>
          </w:tcPr>
          <w:p>
            <w:pPr>
              <w:numPr>
                <w:ilvl w:val="0"/>
                <w:numId w:val="0"/>
              </w:numPr>
            </w:pPr>
            <w:r>
              <w:rPr>
                <w:rFonts w:hint="eastAsia"/>
              </w:rPr>
              <w:t>变量名</w:t>
            </w:r>
          </w:p>
        </w:tc>
        <w:tc>
          <w:tcPr>
            <w:tcW w:w="1564" w:type="dxa"/>
            <w:shd w:val="clear" w:color="auto" w:fill="BFBFBF"/>
            <w:vAlign w:val="top"/>
          </w:tcPr>
          <w:p>
            <w:pPr>
              <w:numPr>
                <w:ilvl w:val="0"/>
                <w:numId w:val="0"/>
              </w:numPr>
            </w:pPr>
            <w:r>
              <w:rPr>
                <w:rFonts w:hint="eastAsia"/>
              </w:rPr>
              <w:t>出现要求</w:t>
            </w:r>
          </w:p>
        </w:tc>
        <w:tc>
          <w:tcPr>
            <w:tcW w:w="3164" w:type="dxa"/>
            <w:shd w:val="clear" w:color="auto" w:fill="BFBFBF"/>
            <w:vAlign w:val="top"/>
          </w:tcPr>
          <w:p>
            <w:pPr>
              <w:numPr>
                <w:ilvl w:val="0"/>
                <w:numId w:val="0"/>
              </w:num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版本号</w:t>
            </w:r>
          </w:p>
        </w:tc>
        <w:tc>
          <w:tcPr>
            <w:tcW w:w="2115" w:type="dxa"/>
            <w:vAlign w:val="center"/>
          </w:tcPr>
          <w:p>
            <w:pPr>
              <w:numPr>
                <w:ilvl w:val="0"/>
                <w:numId w:val="0"/>
              </w:numPr>
              <w:jc w:val="center"/>
            </w:pPr>
            <w:r>
              <w:t>version</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编码方式</w:t>
            </w:r>
          </w:p>
        </w:tc>
        <w:tc>
          <w:tcPr>
            <w:tcW w:w="2115" w:type="dxa"/>
            <w:vAlign w:val="center"/>
          </w:tcPr>
          <w:p>
            <w:pPr>
              <w:numPr>
                <w:ilvl w:val="0"/>
                <w:numId w:val="0"/>
              </w:numPr>
              <w:jc w:val="center"/>
            </w:pPr>
            <w:r>
              <w:t>encoding</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证书</w:t>
            </w:r>
            <w:r>
              <w:t>ID</w:t>
            </w:r>
          </w:p>
        </w:tc>
        <w:tc>
          <w:tcPr>
            <w:tcW w:w="2115" w:type="dxa"/>
            <w:vAlign w:val="center"/>
          </w:tcPr>
          <w:p>
            <w:pPr>
              <w:numPr>
                <w:ilvl w:val="0"/>
                <w:numId w:val="0"/>
              </w:numPr>
              <w:jc w:val="center"/>
            </w:pPr>
            <w:r>
              <w:t>certId</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w:t>
            </w:r>
          </w:p>
        </w:tc>
        <w:tc>
          <w:tcPr>
            <w:tcW w:w="2115" w:type="dxa"/>
            <w:vAlign w:val="center"/>
          </w:tcPr>
          <w:p>
            <w:pPr>
              <w:numPr>
                <w:ilvl w:val="0"/>
                <w:numId w:val="0"/>
              </w:numPr>
              <w:jc w:val="center"/>
            </w:pPr>
            <w:r>
              <w:t>signature</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签名方法</w:t>
            </w:r>
          </w:p>
        </w:tc>
        <w:tc>
          <w:tcPr>
            <w:tcW w:w="2115" w:type="dxa"/>
            <w:vAlign w:val="center"/>
          </w:tcPr>
          <w:p>
            <w:pPr>
              <w:numPr>
                <w:ilvl w:val="0"/>
                <w:numId w:val="0"/>
              </w:numPr>
              <w:jc w:val="center"/>
            </w:pPr>
            <w:r>
              <w:t>signMethod</w:t>
            </w:r>
          </w:p>
        </w:tc>
        <w:tc>
          <w:tcPr>
            <w:tcW w:w="1564" w:type="dxa"/>
            <w:vAlign w:val="center"/>
          </w:tcPr>
          <w:p>
            <w:pPr>
              <w:numPr>
                <w:ilvl w:val="0"/>
                <w:numId w:val="0"/>
              </w:numPr>
              <w:jc w:val="center"/>
            </w:pPr>
            <w:r>
              <w:rPr>
                <w:rFonts w:hint="eastAsia"/>
              </w:rP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交易类型</w:t>
            </w:r>
          </w:p>
        </w:tc>
        <w:tc>
          <w:tcPr>
            <w:tcW w:w="2115" w:type="dxa"/>
            <w:vAlign w:val="center"/>
          </w:tcPr>
          <w:p>
            <w:pPr>
              <w:numPr>
                <w:ilvl w:val="0"/>
                <w:numId w:val="0"/>
              </w:numPr>
              <w:jc w:val="center"/>
            </w:pPr>
            <w:r>
              <w:t>txnType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交易子类</w:t>
            </w:r>
          </w:p>
        </w:tc>
        <w:tc>
          <w:tcPr>
            <w:tcW w:w="2115" w:type="dxa"/>
            <w:vAlign w:val="center"/>
          </w:tcPr>
          <w:p>
            <w:pPr>
              <w:numPr>
                <w:ilvl w:val="0"/>
                <w:numId w:val="0"/>
              </w:numPr>
              <w:jc w:val="center"/>
            </w:pPr>
            <w:r>
              <w:t>txnSubType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产品类型</w:t>
            </w:r>
          </w:p>
        </w:tc>
        <w:tc>
          <w:tcPr>
            <w:tcW w:w="2115" w:type="dxa"/>
            <w:vAlign w:val="center"/>
          </w:tcPr>
          <w:p>
            <w:pPr>
              <w:numPr>
                <w:ilvl w:val="0"/>
                <w:numId w:val="0"/>
              </w:numPr>
              <w:jc w:val="center"/>
            </w:pPr>
            <w:r>
              <w:t>bizType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接入类型</w:t>
            </w:r>
          </w:p>
        </w:tc>
        <w:tc>
          <w:tcPr>
            <w:tcW w:w="2115" w:type="dxa"/>
            <w:vAlign w:val="center"/>
          </w:tcPr>
          <w:p>
            <w:pPr>
              <w:numPr>
                <w:ilvl w:val="0"/>
                <w:numId w:val="0"/>
              </w:numPr>
              <w:jc w:val="center"/>
            </w:pPr>
            <w:r>
              <w:t>accessType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4829" w:author="齐宁" w:date="2014-09-28T19:24:00Z"/>
        </w:trPr>
        <w:tc>
          <w:tcPr>
            <w:tcW w:w="808" w:type="dxa"/>
            <w:vAlign w:val="center"/>
          </w:tcPr>
          <w:p>
            <w:pPr>
              <w:pStyle w:val="120"/>
              <w:numPr>
                <w:ilvl w:val="0"/>
                <w:numId w:val="40"/>
              </w:numPr>
              <w:tabs>
                <w:tab w:val="left" w:pos="360"/>
              </w:tabs>
              <w:ind w:firstLineChars="0"/>
              <w:jc w:val="center"/>
              <w:rPr>
                <w:del w:id="4830" w:author="齐宁" w:date="2014-09-28T19:24:00Z"/>
                <w:bCs/>
                <w:sz w:val="22"/>
              </w:rPr>
            </w:pPr>
          </w:p>
        </w:tc>
        <w:tc>
          <w:tcPr>
            <w:tcW w:w="1920" w:type="dxa"/>
            <w:vAlign w:val="center"/>
          </w:tcPr>
          <w:p>
            <w:pPr>
              <w:numPr>
                <w:ilvl w:val="0"/>
                <w:numId w:val="0"/>
              </w:numPr>
              <w:jc w:val="center"/>
              <w:rPr>
                <w:del w:id="4831" w:author="齐宁" w:date="2014-09-28T19:24:00Z"/>
              </w:rPr>
            </w:pPr>
            <w:del w:id="4832" w:author="齐宁" w:date="2014-09-28T19:24:00Z">
              <w:r>
                <w:rPr>
                  <w:rFonts w:hint="eastAsia"/>
                </w:rPr>
                <w:delText>收单机构代码</w:delText>
              </w:r>
            </w:del>
          </w:p>
        </w:tc>
        <w:tc>
          <w:tcPr>
            <w:tcW w:w="2115" w:type="dxa"/>
            <w:vAlign w:val="center"/>
          </w:tcPr>
          <w:p>
            <w:pPr>
              <w:numPr>
                <w:ilvl w:val="0"/>
                <w:numId w:val="0"/>
              </w:numPr>
              <w:jc w:val="center"/>
              <w:rPr>
                <w:del w:id="4833" w:author="齐宁" w:date="2014-09-28T19:24:00Z"/>
              </w:rPr>
            </w:pPr>
            <w:del w:id="4834" w:author="齐宁" w:date="2014-09-28T19:24:00Z">
              <w:r>
                <w:rPr/>
                <w:delText>acqInsCode</w:delText>
              </w:r>
            </w:del>
          </w:p>
        </w:tc>
        <w:tc>
          <w:tcPr>
            <w:tcW w:w="1564" w:type="dxa"/>
            <w:vAlign w:val="center"/>
          </w:tcPr>
          <w:p>
            <w:pPr>
              <w:numPr>
                <w:ilvl w:val="0"/>
                <w:numId w:val="0"/>
              </w:numPr>
              <w:jc w:val="center"/>
              <w:rPr>
                <w:del w:id="4835" w:author="齐宁" w:date="2014-09-28T19:24:00Z"/>
              </w:rPr>
            </w:pPr>
            <w:del w:id="4836" w:author="齐宁" w:date="2014-09-28T19:24:00Z">
              <w:r>
                <w:rPr/>
                <w:delText>R</w:delText>
              </w:r>
            </w:del>
          </w:p>
        </w:tc>
        <w:tc>
          <w:tcPr>
            <w:tcW w:w="3164" w:type="dxa"/>
            <w:vAlign w:val="center"/>
          </w:tcPr>
          <w:p>
            <w:pPr>
              <w:numPr>
                <w:ilvl w:val="0"/>
                <w:numId w:val="0"/>
              </w:numPr>
              <w:rPr>
                <w:del w:id="4837" w:author="齐宁" w:date="2014-09-28T19:24: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商户代码</w:t>
            </w:r>
          </w:p>
        </w:tc>
        <w:tc>
          <w:tcPr>
            <w:tcW w:w="2115" w:type="dxa"/>
            <w:vAlign w:val="center"/>
          </w:tcPr>
          <w:p>
            <w:pPr>
              <w:numPr>
                <w:ilvl w:val="0"/>
                <w:numId w:val="0"/>
              </w:numPr>
              <w:jc w:val="center"/>
            </w:pPr>
            <w:r>
              <w:t>merId</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商户订单号</w:t>
            </w:r>
          </w:p>
        </w:tc>
        <w:tc>
          <w:tcPr>
            <w:tcW w:w="2115" w:type="dxa"/>
            <w:vAlign w:val="center"/>
          </w:tcPr>
          <w:p>
            <w:pPr>
              <w:numPr>
                <w:ilvl w:val="0"/>
                <w:numId w:val="0"/>
              </w:numPr>
              <w:jc w:val="center"/>
            </w:pPr>
            <w:r>
              <w:t>orderId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原始交易流水号</w:t>
            </w:r>
          </w:p>
        </w:tc>
        <w:tc>
          <w:tcPr>
            <w:tcW w:w="2115" w:type="dxa"/>
            <w:vAlign w:val="center"/>
          </w:tcPr>
          <w:p>
            <w:pPr>
              <w:numPr>
                <w:ilvl w:val="0"/>
                <w:numId w:val="0"/>
              </w:numPr>
              <w:jc w:val="center"/>
            </w:pPr>
            <w:r>
              <w:t>origQryId</w:t>
            </w:r>
          </w:p>
        </w:tc>
        <w:tc>
          <w:tcPr>
            <w:tcW w:w="1564" w:type="dxa"/>
            <w:vAlign w:val="center"/>
          </w:tcPr>
          <w:p>
            <w:pPr>
              <w:numPr>
                <w:ilvl w:val="0"/>
                <w:numId w:val="0"/>
              </w:numPr>
              <w:jc w:val="center"/>
            </w:pPr>
            <w:r>
              <w:t>R</w:t>
            </w:r>
          </w:p>
        </w:tc>
        <w:tc>
          <w:tcPr>
            <w:tcW w:w="3164" w:type="dxa"/>
            <w:vAlign w:val="center"/>
          </w:tcPr>
          <w:p>
            <w:pPr>
              <w:numPr>
                <w:ilvl w:val="0"/>
                <w:numId w:val="0"/>
              </w:numPr>
            </w:pPr>
            <w:r>
              <w:rPr>
                <w:rFonts w:hint="eastAsia"/>
              </w:rPr>
              <w:t>原始消费交易的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订单发送时间</w:t>
            </w:r>
          </w:p>
        </w:tc>
        <w:tc>
          <w:tcPr>
            <w:tcW w:w="2115" w:type="dxa"/>
            <w:vAlign w:val="center"/>
          </w:tcPr>
          <w:p>
            <w:pPr>
              <w:numPr>
                <w:ilvl w:val="0"/>
                <w:numId w:val="0"/>
              </w:numPr>
              <w:jc w:val="center"/>
            </w:pPr>
            <w:r>
              <w:t>txnTime</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交易金额</w:t>
            </w:r>
          </w:p>
        </w:tc>
        <w:tc>
          <w:tcPr>
            <w:tcW w:w="2115" w:type="dxa"/>
            <w:vAlign w:val="center"/>
          </w:tcPr>
          <w:p>
            <w:pPr>
              <w:numPr>
                <w:ilvl w:val="0"/>
                <w:numId w:val="0"/>
              </w:numPr>
              <w:jc w:val="center"/>
            </w:pPr>
            <w:r>
              <w:t>txnAmt</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请求方保留域</w:t>
            </w:r>
          </w:p>
        </w:tc>
        <w:tc>
          <w:tcPr>
            <w:tcW w:w="2115" w:type="dxa"/>
            <w:vAlign w:val="center"/>
          </w:tcPr>
          <w:p>
            <w:pPr>
              <w:numPr>
                <w:ilvl w:val="0"/>
                <w:numId w:val="0"/>
              </w:numPr>
              <w:jc w:val="center"/>
            </w:pPr>
            <w:r>
              <w:t>reqReserved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保留域</w:t>
            </w:r>
          </w:p>
        </w:tc>
        <w:tc>
          <w:tcPr>
            <w:tcW w:w="2115" w:type="dxa"/>
            <w:vAlign w:val="center"/>
          </w:tcPr>
          <w:p>
            <w:pPr>
              <w:numPr>
                <w:ilvl w:val="0"/>
                <w:numId w:val="0"/>
              </w:numPr>
              <w:jc w:val="center"/>
            </w:pPr>
            <w:r>
              <w:t>reserved</w:t>
            </w:r>
          </w:p>
        </w:tc>
        <w:tc>
          <w:tcPr>
            <w:tcW w:w="1564" w:type="dxa"/>
            <w:vAlign w:val="center"/>
          </w:tcPr>
          <w:p>
            <w:pPr>
              <w:numPr>
                <w:ilvl w:val="0"/>
                <w:numId w:val="0"/>
              </w:numPr>
              <w:jc w:val="center"/>
            </w:pPr>
            <w:r>
              <w:t>O</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银联交易流水号</w:t>
            </w:r>
          </w:p>
        </w:tc>
        <w:tc>
          <w:tcPr>
            <w:tcW w:w="2115" w:type="dxa"/>
            <w:vAlign w:val="center"/>
          </w:tcPr>
          <w:p>
            <w:pPr>
              <w:numPr>
                <w:ilvl w:val="0"/>
                <w:numId w:val="0"/>
              </w:numPr>
              <w:jc w:val="center"/>
            </w:pPr>
            <w:r>
              <w:t>queryId</w:t>
            </w:r>
          </w:p>
        </w:tc>
        <w:tc>
          <w:tcPr>
            <w:tcW w:w="1564" w:type="dxa"/>
            <w:vAlign w:val="center"/>
          </w:tcPr>
          <w:p>
            <w:pPr>
              <w:numPr>
                <w:ilvl w:val="0"/>
                <w:numId w:val="0"/>
              </w:numPr>
              <w:jc w:val="center"/>
            </w:pPr>
            <w:r>
              <w:t>M</w:t>
            </w:r>
          </w:p>
        </w:tc>
        <w:tc>
          <w:tcPr>
            <w:tcW w:w="3164" w:type="dxa"/>
            <w:vAlign w:val="center"/>
          </w:tcPr>
          <w:p>
            <w:pPr>
              <w:numPr>
                <w:ilvl w:val="0"/>
                <w:numId w:val="0"/>
              </w:numPr>
            </w:pPr>
            <w:r>
              <w:rPr>
                <w:rFonts w:hint="eastAsia"/>
              </w:rPr>
              <w:t>消费撤销交易的交易流水号</w:t>
            </w:r>
            <w:r>
              <w:t xml:space="preserve"> </w:t>
            </w:r>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center"/>
          </w:tcPr>
          <w:p>
            <w:pPr>
              <w:numPr>
                <w:ilvl w:val="0"/>
                <w:numId w:val="0"/>
              </w:numPr>
              <w:jc w:val="center"/>
            </w:pPr>
            <w:r>
              <w:rPr>
                <w:rFonts w:hint="eastAsia"/>
              </w:rPr>
              <w:t>响应码</w:t>
            </w:r>
          </w:p>
        </w:tc>
        <w:tc>
          <w:tcPr>
            <w:tcW w:w="2115" w:type="dxa"/>
            <w:vAlign w:val="center"/>
          </w:tcPr>
          <w:p>
            <w:pPr>
              <w:numPr>
                <w:ilvl w:val="0"/>
                <w:numId w:val="0"/>
              </w:numPr>
              <w:jc w:val="center"/>
            </w:pPr>
            <w:r>
              <w:t>respCode</w:t>
            </w:r>
          </w:p>
        </w:tc>
        <w:tc>
          <w:tcPr>
            <w:tcW w:w="1564" w:type="dxa"/>
            <w:vAlign w:val="center"/>
          </w:tcPr>
          <w:p>
            <w:pPr>
              <w:numPr>
                <w:ilvl w:val="0"/>
                <w:numId w:val="0"/>
              </w:numPr>
              <w:jc w:val="center"/>
            </w:pPr>
            <w:r>
              <w:t>M</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0"/>
              </w:numPr>
              <w:tabs>
                <w:tab w:val="left" w:pos="360"/>
              </w:tabs>
              <w:ind w:firstLineChars="0"/>
              <w:jc w:val="center"/>
              <w:rPr>
                <w:bCs/>
                <w:sz w:val="22"/>
              </w:rPr>
            </w:pPr>
          </w:p>
        </w:tc>
        <w:tc>
          <w:tcPr>
            <w:tcW w:w="1920" w:type="dxa"/>
            <w:vAlign w:val="top"/>
          </w:tcPr>
          <w:p>
            <w:pPr>
              <w:numPr>
                <w:ilvl w:val="0"/>
                <w:numId w:val="0"/>
              </w:numPr>
              <w:jc w:val="center"/>
            </w:pPr>
            <w:r>
              <w:rPr>
                <w:rFonts w:hint="eastAsia"/>
              </w:rPr>
              <w:t>应答信息</w:t>
            </w:r>
          </w:p>
        </w:tc>
        <w:tc>
          <w:tcPr>
            <w:tcW w:w="2115" w:type="dxa"/>
            <w:vAlign w:val="top"/>
          </w:tcPr>
          <w:p>
            <w:pPr>
              <w:numPr>
                <w:ilvl w:val="0"/>
                <w:numId w:val="0"/>
              </w:numPr>
              <w:jc w:val="center"/>
            </w:pPr>
            <w:r>
              <w:t>respMsg</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bl>
    <w:p>
      <w:pPr>
        <w:pStyle w:val="66"/>
        <w:ind w:firstLine="420"/>
      </w:pPr>
    </w:p>
    <w:p>
      <w:pPr>
        <w:pStyle w:val="69"/>
      </w:pPr>
      <w:r>
        <w:rPr>
          <w:rFonts w:hint="eastAsia"/>
        </w:rPr>
        <w:t>商户通知（异步应答）</w:t>
      </w:r>
    </w:p>
    <w:p>
      <w:pPr>
        <w:pStyle w:val="97"/>
        <w:framePr w:h="473" w:wrap="around" w:vAnchor="margin" w:hAnchor="text" w:yAlign="top"/>
        <w:numPr>
          <w:ilvl w:val="4"/>
          <w:numId w:val="0"/>
        </w:numPr>
        <w:jc w:val="left"/>
        <w:rPr>
          <w:sz w:val="21"/>
          <w:szCs w:val="21"/>
        </w:rPr>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shd w:val="clear" w:color="auto" w:fill="BFBFBF"/>
            <w:vAlign w:val="top"/>
          </w:tcPr>
          <w:p>
            <w:pPr>
              <w:numPr>
                <w:ilvl w:val="0"/>
                <w:numId w:val="0"/>
              </w:numPr>
              <w:jc w:val="center"/>
            </w:pPr>
            <w:r>
              <w:rPr>
                <w:rFonts w:hint="eastAsia"/>
              </w:rPr>
              <w:t>序号</w:t>
            </w:r>
          </w:p>
        </w:tc>
        <w:tc>
          <w:tcPr>
            <w:tcW w:w="1920" w:type="dxa"/>
            <w:shd w:val="clear" w:color="auto" w:fill="BFBFBF"/>
            <w:vAlign w:val="top"/>
          </w:tcPr>
          <w:p>
            <w:pPr>
              <w:numPr>
                <w:ilvl w:val="0"/>
                <w:numId w:val="0"/>
              </w:numPr>
              <w:jc w:val="center"/>
            </w:pPr>
            <w:r>
              <w:rPr>
                <w:rFonts w:hint="eastAsia"/>
              </w:rPr>
              <w:t>域名</w:t>
            </w:r>
          </w:p>
        </w:tc>
        <w:tc>
          <w:tcPr>
            <w:tcW w:w="2115" w:type="dxa"/>
            <w:shd w:val="clear" w:color="auto" w:fill="BFBFBF"/>
            <w:vAlign w:val="top"/>
          </w:tcPr>
          <w:p>
            <w:pPr>
              <w:numPr>
                <w:ilvl w:val="0"/>
                <w:numId w:val="0"/>
              </w:numPr>
              <w:jc w:val="center"/>
            </w:pPr>
            <w:r>
              <w:rPr>
                <w:rFonts w:hint="eastAsia"/>
              </w:rPr>
              <w:t>变量名</w:t>
            </w:r>
          </w:p>
        </w:tc>
        <w:tc>
          <w:tcPr>
            <w:tcW w:w="1564" w:type="dxa"/>
            <w:shd w:val="clear" w:color="auto" w:fill="BFBFBF"/>
            <w:vAlign w:val="top"/>
          </w:tcPr>
          <w:p>
            <w:pPr>
              <w:numPr>
                <w:ilvl w:val="0"/>
                <w:numId w:val="0"/>
              </w:numPr>
              <w:jc w:val="center"/>
            </w:pPr>
            <w:r>
              <w:rPr>
                <w:rFonts w:hint="eastAsia"/>
              </w:rPr>
              <w:t>出现要求</w:t>
            </w:r>
          </w:p>
        </w:tc>
        <w:tc>
          <w:tcPr>
            <w:tcW w:w="3164"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版本号</w:t>
            </w:r>
          </w:p>
        </w:tc>
        <w:tc>
          <w:tcPr>
            <w:tcW w:w="2115" w:type="dxa"/>
            <w:vAlign w:val="top"/>
          </w:tcPr>
          <w:p>
            <w:pPr>
              <w:numPr>
                <w:ilvl w:val="0"/>
                <w:numId w:val="0"/>
              </w:numPr>
              <w:jc w:val="center"/>
            </w:pPr>
            <w:r>
              <w:t>version</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编码方式</w:t>
            </w:r>
          </w:p>
        </w:tc>
        <w:tc>
          <w:tcPr>
            <w:tcW w:w="2115" w:type="dxa"/>
            <w:vAlign w:val="top"/>
          </w:tcPr>
          <w:p>
            <w:pPr>
              <w:numPr>
                <w:ilvl w:val="0"/>
                <w:numId w:val="0"/>
              </w:numPr>
              <w:jc w:val="center"/>
            </w:pPr>
            <w:r>
              <w:t>encoding</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证书</w:t>
            </w:r>
            <w:r>
              <w:t>ID</w:t>
            </w:r>
          </w:p>
        </w:tc>
        <w:tc>
          <w:tcPr>
            <w:tcW w:w="2115" w:type="dxa"/>
            <w:vAlign w:val="top"/>
          </w:tcPr>
          <w:p>
            <w:pPr>
              <w:numPr>
                <w:ilvl w:val="0"/>
                <w:numId w:val="0"/>
              </w:numPr>
              <w:jc w:val="center"/>
            </w:pPr>
            <w:r>
              <w:t>certId</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w:t>
            </w:r>
          </w:p>
        </w:tc>
        <w:tc>
          <w:tcPr>
            <w:tcW w:w="2115" w:type="dxa"/>
            <w:vAlign w:val="top"/>
          </w:tcPr>
          <w:p>
            <w:pPr>
              <w:numPr>
                <w:ilvl w:val="0"/>
                <w:numId w:val="0"/>
              </w:numPr>
              <w:jc w:val="center"/>
            </w:pPr>
            <w:r>
              <w:t>signature</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签名方法</w:t>
            </w:r>
          </w:p>
        </w:tc>
        <w:tc>
          <w:tcPr>
            <w:tcW w:w="2115" w:type="dxa"/>
            <w:vAlign w:val="top"/>
          </w:tcPr>
          <w:p>
            <w:pPr>
              <w:numPr>
                <w:ilvl w:val="0"/>
                <w:numId w:val="0"/>
              </w:numPr>
              <w:jc w:val="center"/>
            </w:pPr>
            <w:r>
              <w:t>signMethod</w:t>
            </w:r>
          </w:p>
        </w:tc>
        <w:tc>
          <w:tcPr>
            <w:tcW w:w="1564" w:type="dxa"/>
            <w:vAlign w:val="top"/>
          </w:tcPr>
          <w:p>
            <w:pPr>
              <w:numPr>
                <w:ilvl w:val="0"/>
                <w:numId w:val="0"/>
              </w:numPr>
              <w:jc w:val="center"/>
            </w:pPr>
            <w:r>
              <w:rPr>
                <w:rFonts w:hint="eastAsia"/>
              </w:rP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交易类型</w:t>
            </w:r>
          </w:p>
        </w:tc>
        <w:tc>
          <w:tcPr>
            <w:tcW w:w="2115" w:type="dxa"/>
            <w:vAlign w:val="top"/>
          </w:tcPr>
          <w:p>
            <w:pPr>
              <w:numPr>
                <w:ilvl w:val="0"/>
                <w:numId w:val="0"/>
              </w:numPr>
              <w:jc w:val="center"/>
            </w:pPr>
            <w:r>
              <w:t>txnType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交易子类</w:t>
            </w:r>
          </w:p>
        </w:tc>
        <w:tc>
          <w:tcPr>
            <w:tcW w:w="2115" w:type="dxa"/>
            <w:vAlign w:val="top"/>
          </w:tcPr>
          <w:p>
            <w:pPr>
              <w:numPr>
                <w:ilvl w:val="0"/>
                <w:numId w:val="0"/>
              </w:numPr>
              <w:jc w:val="center"/>
            </w:pPr>
            <w:r>
              <w:t>txnSubType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产品类型</w:t>
            </w:r>
          </w:p>
        </w:tc>
        <w:tc>
          <w:tcPr>
            <w:tcW w:w="2115" w:type="dxa"/>
            <w:vAlign w:val="top"/>
          </w:tcPr>
          <w:p>
            <w:pPr>
              <w:numPr>
                <w:ilvl w:val="0"/>
                <w:numId w:val="0"/>
              </w:numPr>
              <w:jc w:val="center"/>
            </w:pPr>
            <w:r>
              <w:t>bizType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接入类型</w:t>
            </w:r>
          </w:p>
        </w:tc>
        <w:tc>
          <w:tcPr>
            <w:tcW w:w="2115" w:type="dxa"/>
            <w:vAlign w:val="top"/>
          </w:tcPr>
          <w:p>
            <w:pPr>
              <w:numPr>
                <w:ilvl w:val="0"/>
                <w:numId w:val="0"/>
              </w:numPr>
              <w:jc w:val="center"/>
            </w:pPr>
            <w:r>
              <w:t>accessType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4838" w:author="齐宁" w:date="2014-09-28T19:24:00Z"/>
        </w:trPr>
        <w:tc>
          <w:tcPr>
            <w:tcW w:w="808" w:type="dxa"/>
            <w:vAlign w:val="top"/>
          </w:tcPr>
          <w:p>
            <w:pPr>
              <w:pStyle w:val="120"/>
              <w:numPr>
                <w:ilvl w:val="0"/>
                <w:numId w:val="41"/>
              </w:numPr>
              <w:tabs>
                <w:tab w:val="left" w:pos="360"/>
              </w:tabs>
              <w:ind w:firstLineChars="0"/>
              <w:jc w:val="center"/>
              <w:rPr>
                <w:del w:id="4839" w:author="齐宁" w:date="2014-09-28T19:24:00Z"/>
                <w:bCs/>
                <w:sz w:val="22"/>
              </w:rPr>
            </w:pPr>
          </w:p>
        </w:tc>
        <w:tc>
          <w:tcPr>
            <w:tcW w:w="1920" w:type="dxa"/>
            <w:vAlign w:val="top"/>
          </w:tcPr>
          <w:p>
            <w:pPr>
              <w:numPr>
                <w:ilvl w:val="0"/>
                <w:numId w:val="0"/>
              </w:numPr>
              <w:jc w:val="center"/>
              <w:rPr>
                <w:del w:id="4840" w:author="齐宁" w:date="2014-09-28T19:24:00Z"/>
              </w:rPr>
            </w:pPr>
            <w:del w:id="4841" w:author="齐宁" w:date="2014-09-28T19:24:00Z">
              <w:r>
                <w:rPr>
                  <w:rFonts w:hint="eastAsia"/>
                </w:rPr>
                <w:delText>收单机构代码</w:delText>
              </w:r>
            </w:del>
          </w:p>
        </w:tc>
        <w:tc>
          <w:tcPr>
            <w:tcW w:w="2115" w:type="dxa"/>
            <w:vAlign w:val="top"/>
          </w:tcPr>
          <w:p>
            <w:pPr>
              <w:numPr>
                <w:ilvl w:val="0"/>
                <w:numId w:val="0"/>
              </w:numPr>
              <w:jc w:val="center"/>
              <w:rPr>
                <w:del w:id="4842" w:author="齐宁" w:date="2014-09-28T19:24:00Z"/>
              </w:rPr>
            </w:pPr>
            <w:del w:id="4843" w:author="齐宁" w:date="2014-09-28T19:24:00Z">
              <w:r>
                <w:rPr/>
                <w:delText>acqInsCode</w:delText>
              </w:r>
            </w:del>
          </w:p>
        </w:tc>
        <w:tc>
          <w:tcPr>
            <w:tcW w:w="1564" w:type="dxa"/>
            <w:vAlign w:val="top"/>
          </w:tcPr>
          <w:p>
            <w:pPr>
              <w:numPr>
                <w:ilvl w:val="0"/>
                <w:numId w:val="0"/>
              </w:numPr>
              <w:jc w:val="center"/>
              <w:rPr>
                <w:del w:id="4844" w:author="齐宁" w:date="2014-09-28T19:24:00Z"/>
              </w:rPr>
            </w:pPr>
            <w:del w:id="4845" w:author="齐宁" w:date="2014-09-28T19:24:00Z">
              <w:r>
                <w:rPr/>
                <w:delText>R</w:delText>
              </w:r>
            </w:del>
          </w:p>
        </w:tc>
        <w:tc>
          <w:tcPr>
            <w:tcW w:w="3164" w:type="dxa"/>
            <w:vAlign w:val="top"/>
          </w:tcPr>
          <w:p>
            <w:pPr>
              <w:numPr>
                <w:ilvl w:val="0"/>
                <w:numId w:val="0"/>
              </w:numPr>
              <w:rPr>
                <w:del w:id="4846" w:author="齐宁" w:date="2014-09-28T19:24: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商户代码</w:t>
            </w:r>
          </w:p>
        </w:tc>
        <w:tc>
          <w:tcPr>
            <w:tcW w:w="2115" w:type="dxa"/>
            <w:vAlign w:val="top"/>
          </w:tcPr>
          <w:p>
            <w:pPr>
              <w:numPr>
                <w:ilvl w:val="0"/>
                <w:numId w:val="0"/>
              </w:numPr>
              <w:jc w:val="center"/>
            </w:pPr>
            <w:r>
              <w:t>merId</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商户订单号</w:t>
            </w:r>
          </w:p>
        </w:tc>
        <w:tc>
          <w:tcPr>
            <w:tcW w:w="2115" w:type="dxa"/>
            <w:vAlign w:val="top"/>
          </w:tcPr>
          <w:p>
            <w:pPr>
              <w:numPr>
                <w:ilvl w:val="0"/>
                <w:numId w:val="0"/>
              </w:numPr>
              <w:jc w:val="center"/>
            </w:pPr>
            <w:r>
              <w:t>orderId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原始交易流水号</w:t>
            </w:r>
          </w:p>
        </w:tc>
        <w:tc>
          <w:tcPr>
            <w:tcW w:w="2115" w:type="dxa"/>
            <w:vAlign w:val="top"/>
          </w:tcPr>
          <w:p>
            <w:pPr>
              <w:numPr>
                <w:ilvl w:val="0"/>
                <w:numId w:val="0"/>
              </w:numPr>
              <w:jc w:val="center"/>
            </w:pPr>
            <w:r>
              <w:t>origQryId</w:t>
            </w:r>
          </w:p>
        </w:tc>
        <w:tc>
          <w:tcPr>
            <w:tcW w:w="1564" w:type="dxa"/>
            <w:vAlign w:val="top"/>
          </w:tcPr>
          <w:p>
            <w:pPr>
              <w:numPr>
                <w:ilvl w:val="0"/>
                <w:numId w:val="0"/>
              </w:numPr>
              <w:jc w:val="center"/>
            </w:pPr>
            <w:r>
              <w:t>R</w:t>
            </w:r>
          </w:p>
        </w:tc>
        <w:tc>
          <w:tcPr>
            <w:tcW w:w="3164" w:type="dxa"/>
            <w:vAlign w:val="top"/>
          </w:tcPr>
          <w:p>
            <w:pPr>
              <w:numPr>
                <w:ilvl w:val="0"/>
                <w:numId w:val="0"/>
              </w:numPr>
            </w:pPr>
            <w:r>
              <w:rPr>
                <w:rFonts w:hint="eastAsia"/>
              </w:rPr>
              <w:t>原始消费交易的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订单发送时间</w:t>
            </w:r>
          </w:p>
        </w:tc>
        <w:tc>
          <w:tcPr>
            <w:tcW w:w="2115" w:type="dxa"/>
            <w:vAlign w:val="top"/>
          </w:tcPr>
          <w:p>
            <w:pPr>
              <w:numPr>
                <w:ilvl w:val="0"/>
                <w:numId w:val="0"/>
              </w:numPr>
              <w:jc w:val="center"/>
            </w:pPr>
            <w:r>
              <w:t>txnTime</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交易币种</w:t>
            </w:r>
          </w:p>
        </w:tc>
        <w:tc>
          <w:tcPr>
            <w:tcW w:w="2115" w:type="dxa"/>
            <w:vAlign w:val="top"/>
          </w:tcPr>
          <w:p>
            <w:pPr>
              <w:numPr>
                <w:ilvl w:val="0"/>
                <w:numId w:val="0"/>
              </w:numPr>
              <w:jc w:val="center"/>
            </w:pPr>
            <w:r>
              <w:t>currencyCode</w:t>
            </w:r>
          </w:p>
        </w:tc>
        <w:tc>
          <w:tcPr>
            <w:tcW w:w="1564" w:type="dxa"/>
            <w:vAlign w:val="top"/>
          </w:tcPr>
          <w:p>
            <w:pPr>
              <w:numPr>
                <w:ilvl w:val="0"/>
                <w:numId w:val="0"/>
              </w:numPr>
              <w:jc w:val="center"/>
            </w:pPr>
            <w:del w:id="4847" w:author="齐宁" w:date="2014-09-28T19:33:00Z">
              <w:r>
                <w:rPr/>
                <w:delText>R</w:delText>
              </w:r>
            </w:del>
            <w:ins w:id="4848" w:author="齐宁" w:date="2014-09-28T19:33:00Z">
              <w:r>
                <w:rPr>
                  <w:rFonts w:hint="eastAsia"/>
                </w:rPr>
                <w:t>M</w:t>
              </w:r>
            </w:ins>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交易金额</w:t>
            </w:r>
          </w:p>
        </w:tc>
        <w:tc>
          <w:tcPr>
            <w:tcW w:w="2115" w:type="dxa"/>
            <w:vAlign w:val="top"/>
          </w:tcPr>
          <w:p>
            <w:pPr>
              <w:numPr>
                <w:ilvl w:val="0"/>
                <w:numId w:val="0"/>
              </w:numPr>
              <w:jc w:val="center"/>
            </w:pPr>
            <w:r>
              <w:t>txnAmt</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请求方保留域</w:t>
            </w:r>
          </w:p>
        </w:tc>
        <w:tc>
          <w:tcPr>
            <w:tcW w:w="2115" w:type="dxa"/>
            <w:vAlign w:val="top"/>
          </w:tcPr>
          <w:p>
            <w:pPr>
              <w:numPr>
                <w:ilvl w:val="0"/>
                <w:numId w:val="0"/>
              </w:numPr>
              <w:jc w:val="center"/>
            </w:pPr>
            <w:r>
              <w:t>reqReserved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保留域</w:t>
            </w:r>
          </w:p>
        </w:tc>
        <w:tc>
          <w:tcPr>
            <w:tcW w:w="2115" w:type="dxa"/>
            <w:vAlign w:val="top"/>
          </w:tcPr>
          <w:p>
            <w:pPr>
              <w:numPr>
                <w:ilvl w:val="0"/>
                <w:numId w:val="0"/>
              </w:numPr>
              <w:jc w:val="center"/>
            </w:pPr>
            <w:r>
              <w:t>reserved</w:t>
            </w:r>
          </w:p>
        </w:tc>
        <w:tc>
          <w:tcPr>
            <w:tcW w:w="1564" w:type="dxa"/>
            <w:vAlign w:val="top"/>
          </w:tcPr>
          <w:p>
            <w:pPr>
              <w:numPr>
                <w:ilvl w:val="0"/>
                <w:numId w:val="0"/>
              </w:numPr>
              <w:jc w:val="center"/>
            </w:pPr>
            <w:r>
              <w:t>O</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银联交易流水号</w:t>
            </w:r>
          </w:p>
        </w:tc>
        <w:tc>
          <w:tcPr>
            <w:tcW w:w="2115" w:type="dxa"/>
            <w:vAlign w:val="top"/>
          </w:tcPr>
          <w:p>
            <w:pPr>
              <w:numPr>
                <w:ilvl w:val="0"/>
                <w:numId w:val="0"/>
              </w:numPr>
              <w:jc w:val="center"/>
            </w:pPr>
            <w:r>
              <w:t>queryId</w:t>
            </w:r>
          </w:p>
        </w:tc>
        <w:tc>
          <w:tcPr>
            <w:tcW w:w="1564" w:type="dxa"/>
            <w:vAlign w:val="top"/>
          </w:tcPr>
          <w:p>
            <w:pPr>
              <w:numPr>
                <w:ilvl w:val="0"/>
                <w:numId w:val="0"/>
              </w:numPr>
              <w:jc w:val="center"/>
            </w:pPr>
            <w:r>
              <w:t>M</w:t>
            </w:r>
          </w:p>
        </w:tc>
        <w:tc>
          <w:tcPr>
            <w:tcW w:w="3164" w:type="dxa"/>
            <w:vAlign w:val="top"/>
          </w:tcPr>
          <w:p>
            <w:pPr>
              <w:numPr>
                <w:ilvl w:val="0"/>
                <w:numId w:val="0"/>
              </w:numPr>
            </w:pPr>
            <w:r>
              <w:rPr>
                <w:rFonts w:hint="eastAsia"/>
              </w:rPr>
              <w:t>消费撤销交易的交易流水号</w:t>
            </w:r>
            <w:r>
              <w:t xml:space="preserve"> </w:t>
            </w:r>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1"/>
              </w:numPr>
              <w:tabs>
                <w:tab w:val="left" w:pos="360"/>
              </w:tabs>
              <w:ind w:firstLineChars="0"/>
              <w:jc w:val="center"/>
              <w:rPr>
                <w:bCs/>
                <w:sz w:val="22"/>
              </w:rPr>
            </w:pPr>
          </w:p>
        </w:tc>
        <w:tc>
          <w:tcPr>
            <w:tcW w:w="1920" w:type="dxa"/>
            <w:vAlign w:val="top"/>
          </w:tcPr>
          <w:p>
            <w:pPr>
              <w:numPr>
                <w:ilvl w:val="0"/>
                <w:numId w:val="0"/>
              </w:numPr>
              <w:jc w:val="center"/>
            </w:pPr>
            <w:r>
              <w:rPr>
                <w:rFonts w:hint="eastAsia"/>
              </w:rPr>
              <w:t>响应码</w:t>
            </w:r>
          </w:p>
        </w:tc>
        <w:tc>
          <w:tcPr>
            <w:tcW w:w="2115" w:type="dxa"/>
            <w:vAlign w:val="top"/>
          </w:tcPr>
          <w:p>
            <w:pPr>
              <w:numPr>
                <w:ilvl w:val="0"/>
                <w:numId w:val="0"/>
              </w:numPr>
              <w:jc w:val="center"/>
            </w:pPr>
            <w:r>
              <w:t>respCode</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响应信息</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respMsg</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清算金额</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settleAmt</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清算币种</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settleCurrencyCode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系统跟踪号</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traceNo</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交易传输时间</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traceTime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兑换日期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汇率</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exchangeRate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1"/>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VPC交易信息域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VpcTransData</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渠道类型为语音支付时使用</w:t>
            </w:r>
            <w:r>
              <w:rPr>
                <w:rFonts w:hint="eastAsia"/>
              </w:rPr>
              <w:br/>
            </w:r>
            <w:r>
              <w:rPr>
                <w:rFonts w:hint="eastAsia"/>
              </w:rPr>
              <w:t>用法见VPC交易信息组合域子域用法</w:t>
            </w:r>
            <w:r>
              <w:t xml:space="preserve"> </w:t>
            </w:r>
          </w:p>
        </w:tc>
      </w:tr>
    </w:tbl>
    <w:p>
      <w:pPr>
        <w:pStyle w:val="66"/>
        <w:ind w:firstLine="420"/>
      </w:pPr>
    </w:p>
    <w:p>
      <w:pPr>
        <w:pStyle w:val="68"/>
        <w:ind w:left="0"/>
      </w:pPr>
      <w:r>
        <w:rPr>
          <w:rFonts w:hint="eastAsia"/>
        </w:rPr>
        <w:t>退货类交易</w:t>
      </w:r>
    </w:p>
    <w:p>
      <w:pPr>
        <w:pStyle w:val="69"/>
      </w:pPr>
      <w:r>
        <w:rPr>
          <w:rFonts w:hint="eastAsia"/>
        </w:rPr>
        <w:t>概述</w:t>
      </w:r>
    </w:p>
    <w:p>
      <w:pPr>
        <w:pStyle w:val="66"/>
        <w:ind w:firstLine="420"/>
      </w:pPr>
      <w:r>
        <w:rPr>
          <w:rFonts w:hint="eastAsia"/>
        </w:rPr>
        <w:t>对于跨清算日或者当清算日的消费交易，商户可以通过调用SDK向银联全渠道支付平台发起退货交易，从而实现客户的退款需求，支持部分退货、多次退货。该交易参加资金清算,为后台交易。</w:t>
      </w:r>
    </w:p>
    <w:p>
      <w:pPr>
        <w:pStyle w:val="66"/>
        <w:ind w:firstLine="420"/>
      </w:pPr>
    </w:p>
    <w:p>
      <w:pPr>
        <w:pStyle w:val="69"/>
      </w:pPr>
      <w:r>
        <w:rPr>
          <w:rFonts w:hint="eastAsia"/>
        </w:rPr>
        <w:t>交易流程</w:t>
      </w:r>
    </w:p>
    <w:p>
      <w:pPr>
        <w:pStyle w:val="66"/>
        <w:ind w:firstLine="420"/>
      </w:pPr>
      <w:r>
        <w:rPr>
          <w:rFonts w:hint="eastAsia"/>
        </w:rPr>
        <w:t>相关交易流程如下：</w:t>
      </w:r>
    </w:p>
    <w:p>
      <w:pPr>
        <w:pStyle w:val="66"/>
        <w:keepNext/>
        <w:ind w:firstLine="0" w:firstLineChars="0"/>
        <w:jc w:val="center"/>
      </w:pPr>
      <w:r>
        <w:rPr>
          <w:rFonts w:ascii="宋体" w:hAnsi="Times New Roman" w:eastAsia="宋体" w:cs="Times New Roman"/>
          <w:sz w:val="21"/>
          <w:lang w:val="en-US" w:eastAsia="zh-CN" w:bidi="ar-SA"/>
        </w:rPr>
        <w:object>
          <v:shape id="Picture 11" type="#_x0000_t75" style="height:220.5pt;width:403.5pt;rotation:0f;" o:ole="t"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o:OLEObject Type="Embed" ProgID="Visio.Drawing.11" ShapeID="Picture 11" DrawAspect="Content" ObjectID="_21" r:id="rId31"/>
        </w:object>
      </w:r>
    </w:p>
    <w:p>
      <w:pPr>
        <w:pStyle w:val="23"/>
        <w:numPr>
          <w:numId w:val="0"/>
        </w:numPr>
        <w:tabs>
          <w:tab w:val="left" w:pos="784"/>
        </w:tabs>
        <w:jc w:val="center"/>
      </w:pPr>
      <w:r>
        <w:rPr>
          <w:rFonts w:hint="eastAsia"/>
        </w:rPr>
        <w:t xml:space="preserve">图 </w:t>
      </w:r>
      <w:r>
        <w:fldChar w:fldCharType="begin"/>
      </w:r>
      <w:r>
        <w:instrText xml:space="preserve"> </w:instrText>
      </w:r>
      <w:r>
        <w:rPr>
          <w:rFonts w:hint="eastAsia"/>
        </w:rPr>
        <w:instrText xml:space="preserve">SEQ 图1- \* ARABIC</w:instrText>
      </w:r>
      <w:r>
        <w:instrText xml:space="preserve"> </w:instrText>
      </w:r>
      <w:r>
        <w:fldChar w:fldCharType="separate"/>
      </w:r>
      <w:r>
        <w:t>12</w:t>
      </w:r>
      <w:r>
        <w:fldChar w:fldCharType="end"/>
      </w:r>
      <w:r>
        <w:rPr>
          <w:rFonts w:hint="eastAsia"/>
        </w:rPr>
        <w:t xml:space="preserve"> 消费撤销</w:t>
      </w:r>
      <w:r>
        <w:t>—</w:t>
      </w:r>
      <w:r>
        <w:rPr>
          <w:rFonts w:hint="eastAsia"/>
        </w:rPr>
        <w:t>后台类</w:t>
      </w:r>
    </w:p>
    <w:p>
      <w:pPr>
        <w:pStyle w:val="66"/>
        <w:ind w:firstLine="420"/>
      </w:pPr>
      <w:r>
        <w:rPr>
          <w:rFonts w:hint="eastAsia"/>
        </w:rPr>
        <w:t>交易步骤：</w:t>
      </w:r>
    </w:p>
    <w:p>
      <w:pPr>
        <w:pStyle w:val="66"/>
        <w:numPr>
          <w:ilvl w:val="0"/>
          <w:numId w:val="42"/>
        </w:numPr>
        <w:ind w:firstLineChars="0"/>
      </w:pPr>
      <w:r>
        <w:rPr>
          <w:rFonts w:hint="eastAsia"/>
        </w:rPr>
        <w:t>商户发起交易，商户组织退货交易报文，发送报文给全渠道系统；</w:t>
      </w:r>
    </w:p>
    <w:p>
      <w:pPr>
        <w:pStyle w:val="66"/>
        <w:numPr>
          <w:ilvl w:val="0"/>
          <w:numId w:val="42"/>
        </w:numPr>
        <w:ind w:firstLineChars="0"/>
      </w:pPr>
      <w:r>
        <w:rPr>
          <w:rFonts w:hint="eastAsia"/>
        </w:rPr>
        <w:t>全渠道系统完成商户的交易处理；</w:t>
      </w:r>
    </w:p>
    <w:p>
      <w:pPr>
        <w:pStyle w:val="66"/>
        <w:numPr>
          <w:ilvl w:val="0"/>
          <w:numId w:val="42"/>
        </w:numPr>
        <w:ind w:firstLineChars="0"/>
      </w:pPr>
      <w:r>
        <w:rPr>
          <w:rFonts w:hint="eastAsia"/>
        </w:rPr>
        <w:t>全渠道系统组织受理结果报文，返回给商户；</w:t>
      </w:r>
    </w:p>
    <w:p>
      <w:pPr>
        <w:pStyle w:val="66"/>
        <w:numPr>
          <w:ilvl w:val="0"/>
          <w:numId w:val="42"/>
        </w:numPr>
        <w:ind w:firstLineChars="0"/>
      </w:pPr>
      <w:r>
        <w:rPr>
          <w:rFonts w:hint="eastAsia"/>
        </w:rPr>
        <w:t>因退货交易涉及资金清算，全渠道系统发送后台通知（交易结果）给商户。</w:t>
      </w:r>
    </w:p>
    <w:p>
      <w:pPr>
        <w:pStyle w:val="66"/>
        <w:ind w:firstLine="420"/>
      </w:pPr>
    </w:p>
    <w:p>
      <w:pPr>
        <w:pStyle w:val="69"/>
      </w:pPr>
      <w:r>
        <w:rPr>
          <w:rFonts w:hint="eastAsia"/>
        </w:rPr>
        <w:t>请求报文</w:t>
      </w:r>
    </w:p>
    <w:p>
      <w:pPr>
        <w:pStyle w:val="69"/>
        <w:numPr>
          <w:ilvl w:val="3"/>
          <w:numId w:val="0"/>
        </w:numPr>
        <w:outlineLvl w:val="9"/>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pPr>
            <w:r>
              <w:rPr>
                <w:rFonts w:hint="eastAsia"/>
              </w:rPr>
              <w:t>版本号</w:t>
            </w:r>
          </w:p>
        </w:tc>
        <w:tc>
          <w:tcPr>
            <w:tcW w:w="2393" w:type="dxa"/>
            <w:vAlign w:val="top"/>
          </w:tcPr>
          <w:p>
            <w:pPr>
              <w:numPr>
                <w:ilvl w:val="0"/>
                <w:numId w:val="0"/>
              </w:numPr>
              <w:jc w:val="center"/>
            </w:pPr>
            <w:r>
              <w:t>version</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pPr>
            <w:r>
              <w:rPr>
                <w:rFonts w:hint="eastAsia"/>
              </w:rPr>
              <w:t>编码方式</w:t>
            </w:r>
          </w:p>
        </w:tc>
        <w:tc>
          <w:tcPr>
            <w:tcW w:w="2393" w:type="dxa"/>
            <w:vAlign w:val="top"/>
          </w:tcPr>
          <w:p>
            <w:pPr>
              <w:numPr>
                <w:ilvl w:val="0"/>
                <w:numId w:val="0"/>
              </w:numPr>
              <w:jc w:val="center"/>
            </w:pPr>
            <w:r>
              <w:t>encoding</w:t>
            </w:r>
          </w:p>
        </w:tc>
        <w:tc>
          <w:tcPr>
            <w:tcW w:w="1493" w:type="dxa"/>
            <w:vAlign w:val="top"/>
          </w:tcPr>
          <w:p>
            <w:pPr>
              <w:numPr>
                <w:ilvl w:val="0"/>
                <w:numId w:val="0"/>
              </w:numPr>
              <w:jc w:val="center"/>
            </w:pPr>
            <w:r>
              <w:rPr>
                <w:rFonts w:hint="eastAsia"/>
              </w:rPr>
              <w:t>M</w:t>
            </w:r>
          </w:p>
        </w:tc>
        <w:tc>
          <w:tcPr>
            <w:tcW w:w="3097"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pPr>
            <w:r>
              <w:rPr>
                <w:rFonts w:hint="eastAsia"/>
              </w:rPr>
              <w:t>证书</w:t>
            </w:r>
            <w:r>
              <w:t>ID</w:t>
            </w:r>
          </w:p>
        </w:tc>
        <w:tc>
          <w:tcPr>
            <w:tcW w:w="2393" w:type="dxa"/>
            <w:vAlign w:val="top"/>
          </w:tcPr>
          <w:p>
            <w:pPr>
              <w:numPr>
                <w:ilvl w:val="0"/>
                <w:numId w:val="0"/>
              </w:numPr>
              <w:jc w:val="center"/>
            </w:pPr>
            <w:r>
              <w:t>certId</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w:t>
            </w:r>
          </w:p>
        </w:tc>
        <w:tc>
          <w:tcPr>
            <w:tcW w:w="2393" w:type="dxa"/>
            <w:vAlign w:val="top"/>
          </w:tcPr>
          <w:p>
            <w:pPr>
              <w:numPr>
                <w:ilvl w:val="0"/>
                <w:numId w:val="0"/>
              </w:numPr>
              <w:jc w:val="center"/>
            </w:pPr>
            <w:r>
              <w:t>signature</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签名方法</w:t>
            </w:r>
          </w:p>
        </w:tc>
        <w:tc>
          <w:tcPr>
            <w:tcW w:w="2393" w:type="dxa"/>
            <w:vAlign w:val="top"/>
          </w:tcPr>
          <w:p>
            <w:pPr>
              <w:numPr>
                <w:ilvl w:val="0"/>
                <w:numId w:val="0"/>
              </w:numPr>
              <w:jc w:val="center"/>
            </w:pPr>
            <w:r>
              <w:t>signMethod</w:t>
            </w:r>
          </w:p>
        </w:tc>
        <w:tc>
          <w:tcPr>
            <w:tcW w:w="1493" w:type="dxa"/>
            <w:vAlign w:val="top"/>
          </w:tcPr>
          <w:p>
            <w:pPr>
              <w:numPr>
                <w:ilvl w:val="0"/>
                <w:numId w:val="0"/>
              </w:numPr>
              <w:spacing w:line="0" w:lineRule="atLeast"/>
              <w:jc w:val="center"/>
            </w:pPr>
            <w:r>
              <w:t>M</w:t>
            </w:r>
          </w:p>
        </w:tc>
        <w:tc>
          <w:tcPr>
            <w:tcW w:w="3097" w:type="dxa"/>
            <w:vAlign w:val="top"/>
          </w:tcPr>
          <w:p>
            <w:pPr>
              <w:numPr>
                <w:ilvl w:val="0"/>
                <w:numId w:val="0"/>
              </w:numPr>
              <w:spacing w:line="0" w:lineRule="atLeast"/>
              <w:rPr>
                <w:del w:id="4849" w:author="吴潇" w:date="2014-12-18T17:24:00Z"/>
              </w:rPr>
            </w:pPr>
            <w:ins w:id="4850" w:author="吴潇" w:date="2014-12-18T17:24:00Z">
              <w:r>
                <w:rPr>
                  <w:rFonts w:hint="eastAsia"/>
                </w:rPr>
                <w:t>取值：01（表示采用RSA）</w:t>
              </w:r>
            </w:ins>
            <w:del w:id="4851" w:author="吴潇" w:date="2014-12-18T17:24:00Z">
              <w:r>
                <w:rPr/>
                <w:delText>01RSA</w:delText>
              </w:r>
            </w:del>
          </w:p>
          <w:p>
            <w:pPr>
              <w:numPr>
                <w:ilvl w:val="0"/>
                <w:numId w:val="0"/>
              </w:numPr>
              <w:spacing w:line="0" w:lineRule="atLeast"/>
            </w:pPr>
            <w:del w:id="4852" w:author="吴潇" w:date="2014-12-18T17:24:00Z">
              <w:r>
                <w:rPr/>
                <w:delText>02 MD5 (</w:delText>
              </w:r>
            </w:del>
            <w:del w:id="4853" w:author="吴潇" w:date="2014-12-18T17:24:00Z">
              <w:r>
                <w:rPr>
                  <w:rFonts w:hint="eastAsia"/>
                </w:rPr>
                <w:delText>暂不支持</w:delText>
              </w:r>
            </w:del>
            <w:del w:id="4854"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393" w:type="dxa"/>
            <w:vAlign w:val="top"/>
          </w:tcPr>
          <w:p>
            <w:pPr>
              <w:numPr>
                <w:ilvl w:val="0"/>
                <w:numId w:val="0"/>
              </w:numPr>
              <w:jc w:val="center"/>
              <w:rPr>
                <w:szCs w:val="21"/>
              </w:rPr>
            </w:pPr>
            <w:r>
              <w:rPr>
                <w:szCs w:val="21"/>
              </w:rPr>
              <w:t>txnType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rFonts w:hint="eastAsia" w:ascii="楷体" w:hAnsi="楷体"/>
                <w:szCs w:val="21"/>
              </w:rPr>
              <w:t>取值：</w:t>
            </w:r>
            <w:r>
              <w:rPr>
                <w:rFonts w:hint="eastAsia"/>
                <w:szCs w:val="21"/>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393" w:type="dxa"/>
            <w:vAlign w:val="top"/>
          </w:tcPr>
          <w:p>
            <w:pPr>
              <w:numPr>
                <w:ilvl w:val="0"/>
                <w:numId w:val="0"/>
              </w:numPr>
              <w:jc w:val="center"/>
              <w:rPr>
                <w:szCs w:val="21"/>
              </w:rPr>
            </w:pPr>
            <w:r>
              <w:rPr>
                <w:szCs w:val="21"/>
              </w:rPr>
              <w:t>txnSubType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默认</w:t>
            </w:r>
            <w:r>
              <w:rPr>
                <w:rFonts w:hint="eastAsia"/>
                <w:szCs w:val="21"/>
              </w:rPr>
              <w:t>：</w:t>
            </w:r>
            <w:r>
              <w:rPr>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393" w:type="dxa"/>
            <w:vAlign w:val="top"/>
          </w:tcPr>
          <w:p>
            <w:pPr>
              <w:numPr>
                <w:ilvl w:val="0"/>
                <w:numId w:val="0"/>
              </w:numPr>
              <w:jc w:val="center"/>
              <w:rPr>
                <w:szCs w:val="21"/>
              </w:rPr>
            </w:pPr>
            <w:r>
              <w:rPr>
                <w:szCs w:val="21"/>
              </w:rPr>
              <w:t>bizType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bCs/>
                <w:szCs w:val="21"/>
              </w:rPr>
            </w:pPr>
            <w:ins w:id="4855" w:author="吴潇" w:date="2014-12-18T17:02: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393" w:type="dxa"/>
            <w:vAlign w:val="top"/>
          </w:tcPr>
          <w:p>
            <w:pPr>
              <w:numPr>
                <w:ilvl w:val="0"/>
                <w:numId w:val="0"/>
              </w:numPr>
              <w:jc w:val="center"/>
              <w:rPr>
                <w:szCs w:val="21"/>
              </w:rPr>
            </w:pPr>
            <w:r>
              <w:rPr>
                <w:szCs w:val="21"/>
              </w:rPr>
              <w:t>channelType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393" w:type="dxa"/>
            <w:vAlign w:val="top"/>
          </w:tcPr>
          <w:p>
            <w:pPr>
              <w:numPr>
                <w:ilvl w:val="0"/>
                <w:numId w:val="0"/>
              </w:numPr>
              <w:jc w:val="center"/>
              <w:rPr>
                <w:szCs w:val="21"/>
              </w:rPr>
            </w:pPr>
            <w:r>
              <w:rPr>
                <w:szCs w:val="21"/>
              </w:rPr>
              <w:t>backUrl</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393" w:type="dxa"/>
            <w:vAlign w:val="top"/>
          </w:tcPr>
          <w:p>
            <w:pPr>
              <w:numPr>
                <w:ilvl w:val="0"/>
                <w:numId w:val="0"/>
              </w:numPr>
              <w:jc w:val="center"/>
              <w:rPr>
                <w:szCs w:val="21"/>
              </w:rPr>
            </w:pPr>
            <w:r>
              <w:rPr>
                <w:szCs w:val="21"/>
              </w:rPr>
              <w:t>accessType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0</w:t>
            </w:r>
            <w:r>
              <w:rPr>
                <w:rFonts w:hint="eastAsia"/>
                <w:szCs w:val="21"/>
              </w:rPr>
              <w:t>：普通商户直连接入</w:t>
            </w:r>
          </w:p>
          <w:p>
            <w:pPr>
              <w:numPr>
                <w:ilvl w:val="0"/>
                <w:numId w:val="0"/>
              </w:numPr>
              <w:rPr>
                <w:szCs w:val="21"/>
              </w:rPr>
            </w:pP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4856" w:author="齐宁" w:date="2014-09-28T19:24:00Z"/>
        </w:trPr>
        <w:tc>
          <w:tcPr>
            <w:tcW w:w="739" w:type="dxa"/>
            <w:vAlign w:val="top"/>
          </w:tcPr>
          <w:p>
            <w:pPr>
              <w:pStyle w:val="120"/>
              <w:numPr>
                <w:ilvl w:val="0"/>
                <w:numId w:val="43"/>
              </w:numPr>
              <w:tabs>
                <w:tab w:val="left" w:pos="360"/>
              </w:tabs>
              <w:ind w:firstLineChars="0"/>
              <w:jc w:val="center"/>
              <w:rPr>
                <w:del w:id="4857" w:author="齐宁" w:date="2014-09-28T19:24:00Z"/>
                <w:bCs/>
                <w:sz w:val="22"/>
              </w:rPr>
            </w:pPr>
          </w:p>
        </w:tc>
        <w:tc>
          <w:tcPr>
            <w:tcW w:w="1849" w:type="dxa"/>
            <w:vAlign w:val="top"/>
          </w:tcPr>
          <w:p>
            <w:pPr>
              <w:numPr>
                <w:ilvl w:val="0"/>
                <w:numId w:val="0"/>
              </w:numPr>
              <w:jc w:val="center"/>
              <w:rPr>
                <w:del w:id="4858" w:author="齐宁" w:date="2014-09-28T19:24:00Z"/>
                <w:rFonts w:ascii="楷体" w:hAnsi="楷体" w:cs="宋体"/>
                <w:szCs w:val="21"/>
              </w:rPr>
            </w:pPr>
            <w:del w:id="4859" w:author="齐宁" w:date="2014-09-28T19:24:00Z">
              <w:r>
                <w:rPr>
                  <w:rFonts w:hint="eastAsia" w:ascii="楷体" w:hAnsi="楷体"/>
                  <w:szCs w:val="21"/>
                </w:rPr>
                <w:delText>收单机构代码</w:delText>
              </w:r>
            </w:del>
          </w:p>
        </w:tc>
        <w:tc>
          <w:tcPr>
            <w:tcW w:w="2393" w:type="dxa"/>
            <w:vAlign w:val="top"/>
          </w:tcPr>
          <w:p>
            <w:pPr>
              <w:numPr>
                <w:ilvl w:val="0"/>
                <w:numId w:val="0"/>
              </w:numPr>
              <w:jc w:val="center"/>
              <w:rPr>
                <w:del w:id="4860" w:author="齐宁" w:date="2014-09-28T19:24:00Z"/>
                <w:szCs w:val="21"/>
              </w:rPr>
            </w:pPr>
            <w:del w:id="4861" w:author="齐宁" w:date="2014-09-28T19:24:00Z">
              <w:r>
                <w:rPr>
                  <w:szCs w:val="21"/>
                </w:rPr>
                <w:delText>acqInsCode</w:delText>
              </w:r>
            </w:del>
          </w:p>
        </w:tc>
        <w:tc>
          <w:tcPr>
            <w:tcW w:w="1493" w:type="dxa"/>
            <w:vAlign w:val="top"/>
          </w:tcPr>
          <w:p>
            <w:pPr>
              <w:numPr>
                <w:ilvl w:val="0"/>
                <w:numId w:val="0"/>
              </w:numPr>
              <w:jc w:val="center"/>
              <w:rPr>
                <w:del w:id="4862" w:author="齐宁" w:date="2014-09-28T19:24:00Z"/>
                <w:szCs w:val="21"/>
              </w:rPr>
            </w:pPr>
            <w:del w:id="4863" w:author="齐宁" w:date="2014-09-28T19:24:00Z">
              <w:r>
                <w:rPr>
                  <w:szCs w:val="21"/>
                </w:rPr>
                <w:delText>C</w:delText>
              </w:r>
            </w:del>
          </w:p>
        </w:tc>
        <w:tc>
          <w:tcPr>
            <w:tcW w:w="3097" w:type="dxa"/>
            <w:vAlign w:val="top"/>
          </w:tcPr>
          <w:p>
            <w:pPr>
              <w:numPr>
                <w:ilvl w:val="0"/>
                <w:numId w:val="0"/>
              </w:numPr>
              <w:rPr>
                <w:del w:id="4864" w:author="齐宁" w:date="2014-09-28T19:24:00Z"/>
                <w:rFonts w:ascii="楷体" w:hAnsi="楷体" w:cs="宋体"/>
                <w:szCs w:val="21"/>
              </w:rPr>
            </w:pPr>
            <w:del w:id="4865" w:author="齐宁" w:date="2014-09-28T19:24:00Z">
              <w:r>
                <w:rPr>
                  <w:rFonts w:hint="eastAsia" w:ascii="楷体" w:hAnsi="楷体"/>
                  <w:szCs w:val="21"/>
                </w:rPr>
                <w:delText>接入类型为收单机构接入时需上送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393" w:type="dxa"/>
            <w:vAlign w:val="top"/>
          </w:tcPr>
          <w:p>
            <w:pPr>
              <w:numPr>
                <w:ilvl w:val="0"/>
                <w:numId w:val="0"/>
              </w:numPr>
              <w:jc w:val="center"/>
              <w:rPr>
                <w:szCs w:val="21"/>
              </w:rPr>
            </w:pPr>
            <w:r>
              <w:rPr>
                <w:szCs w:val="21"/>
              </w:rPr>
              <w:t>merId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393" w:type="dxa"/>
            <w:vAlign w:val="top"/>
          </w:tcPr>
          <w:p>
            <w:pPr>
              <w:numPr>
                <w:ilvl w:val="0"/>
                <w:numId w:val="0"/>
              </w:numPr>
              <w:jc w:val="center"/>
              <w:rPr>
                <w:szCs w:val="21"/>
              </w:rPr>
            </w:pPr>
            <w:r>
              <w:rPr>
                <w:szCs w:val="21"/>
              </w:rPr>
              <w:t>subMerId</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393" w:type="dxa"/>
            <w:vAlign w:val="top"/>
          </w:tcPr>
          <w:p>
            <w:pPr>
              <w:numPr>
                <w:ilvl w:val="0"/>
                <w:numId w:val="0"/>
              </w:numPr>
              <w:jc w:val="center"/>
              <w:rPr>
                <w:szCs w:val="21"/>
              </w:rPr>
            </w:pPr>
            <w:r>
              <w:rPr>
                <w:szCs w:val="21"/>
              </w:rPr>
              <w:t>subMerName</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393" w:type="dxa"/>
            <w:vAlign w:val="top"/>
          </w:tcPr>
          <w:p>
            <w:pPr>
              <w:numPr>
                <w:ilvl w:val="0"/>
                <w:numId w:val="0"/>
              </w:numPr>
              <w:jc w:val="center"/>
              <w:rPr>
                <w:szCs w:val="21"/>
              </w:rPr>
            </w:pPr>
            <w:r>
              <w:rPr>
                <w:szCs w:val="21"/>
              </w:rPr>
              <w:t>subMerAbbr</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393" w:type="dxa"/>
            <w:vAlign w:val="top"/>
          </w:tcPr>
          <w:p>
            <w:pPr>
              <w:numPr>
                <w:ilvl w:val="0"/>
                <w:numId w:val="0"/>
              </w:numPr>
              <w:jc w:val="center"/>
              <w:rPr>
                <w:szCs w:val="21"/>
              </w:rPr>
            </w:pPr>
            <w:r>
              <w:rPr>
                <w:szCs w:val="21"/>
              </w:rPr>
              <w:t>orderId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宋体" w:hAnsi="宋体" w:cs="宋体"/>
                <w:szCs w:val="21"/>
              </w:rPr>
            </w:pPr>
            <w:del w:id="4866" w:author="齐宁" w:date="2014-10-08T01:09:00Z">
              <w:r>
                <w:rPr>
                  <w:rFonts w:hint="eastAsia"/>
                  <w:szCs w:val="21"/>
                </w:rPr>
                <w:delText>预授权撤销</w:delText>
              </w:r>
            </w:del>
            <w:ins w:id="4867" w:author="齐宁" w:date="2014-10-08T01:09:00Z">
              <w:r>
                <w:rPr>
                  <w:rFonts w:hint="eastAsia"/>
                  <w:szCs w:val="21"/>
                </w:rPr>
                <w:t>退货交易</w:t>
              </w:r>
            </w:ins>
            <w:r>
              <w:rPr>
                <w:rFonts w:hint="eastAsia"/>
                <w:szCs w:val="21"/>
              </w:rPr>
              <w:t>的订单号，由商户生成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原始交易流水号</w:t>
            </w:r>
          </w:p>
        </w:tc>
        <w:tc>
          <w:tcPr>
            <w:tcW w:w="2393" w:type="dxa"/>
            <w:vAlign w:val="top"/>
          </w:tcPr>
          <w:p>
            <w:pPr>
              <w:numPr>
                <w:ilvl w:val="0"/>
                <w:numId w:val="0"/>
              </w:numPr>
              <w:jc w:val="center"/>
              <w:rPr>
                <w:szCs w:val="21"/>
              </w:rPr>
            </w:pPr>
            <w:r>
              <w:rPr>
                <w:szCs w:val="21"/>
              </w:rPr>
              <w:t>origQryId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原始预授权交易的</w:t>
            </w:r>
            <w:r>
              <w:rPr>
                <w:szCs w:val="21"/>
              </w:rP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393" w:type="dxa"/>
            <w:vAlign w:val="top"/>
          </w:tcPr>
          <w:p>
            <w:pPr>
              <w:numPr>
                <w:ilvl w:val="0"/>
                <w:numId w:val="0"/>
              </w:numPr>
              <w:jc w:val="center"/>
              <w:rPr>
                <w:szCs w:val="21"/>
              </w:rPr>
            </w:pPr>
            <w:r>
              <w:rPr>
                <w:szCs w:val="21"/>
              </w:rPr>
              <w:t>txnTime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393" w:type="dxa"/>
            <w:vAlign w:val="top"/>
          </w:tcPr>
          <w:p>
            <w:pPr>
              <w:numPr>
                <w:ilvl w:val="0"/>
                <w:numId w:val="0"/>
              </w:numPr>
              <w:jc w:val="center"/>
              <w:rPr>
                <w:szCs w:val="21"/>
              </w:rPr>
            </w:pPr>
            <w:r>
              <w:rPr>
                <w:szCs w:val="21"/>
              </w:rPr>
              <w:t>txnAmt</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del w:id="4868" w:author="齐宁" w:date="2014-10-07T14:25:00Z">
              <w:r>
                <w:rPr>
                  <w:rFonts w:hint="eastAsia" w:ascii="楷体" w:hAnsi="楷体"/>
                  <w:szCs w:val="21"/>
                </w:rPr>
                <w:delText>与原始预授权交易一致</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终端号</w:t>
            </w:r>
          </w:p>
        </w:tc>
        <w:tc>
          <w:tcPr>
            <w:tcW w:w="2393" w:type="dxa"/>
            <w:vAlign w:val="top"/>
          </w:tcPr>
          <w:p>
            <w:pPr>
              <w:numPr>
                <w:ilvl w:val="0"/>
                <w:numId w:val="0"/>
              </w:numPr>
              <w:jc w:val="center"/>
              <w:rPr>
                <w:szCs w:val="21"/>
              </w:rPr>
            </w:pPr>
            <w:r>
              <w:rPr>
                <w:szCs w:val="21"/>
              </w:rPr>
              <w:t>termId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请求方保留域</w:t>
            </w:r>
          </w:p>
        </w:tc>
        <w:tc>
          <w:tcPr>
            <w:tcW w:w="2393" w:type="dxa"/>
            <w:vAlign w:val="top"/>
          </w:tcPr>
          <w:p>
            <w:pPr>
              <w:numPr>
                <w:ilvl w:val="0"/>
                <w:numId w:val="0"/>
              </w:numPr>
              <w:jc w:val="center"/>
              <w:rPr>
                <w:szCs w:val="21"/>
              </w:rPr>
            </w:pPr>
            <w:r>
              <w:rPr>
                <w:szCs w:val="21"/>
              </w:rPr>
              <w:t>reqReserved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楷体" w:hAnsi="楷体" w:cs="宋体"/>
                <w:szCs w:val="21"/>
              </w:rPr>
            </w:pPr>
            <w:r>
              <w:rPr>
                <w:rFonts w:hint="eastAsia" w:ascii="楷体" w:hAnsi="楷体"/>
                <w:szCs w:val="21"/>
              </w:rPr>
              <w:t>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保留域</w:t>
            </w:r>
          </w:p>
        </w:tc>
        <w:tc>
          <w:tcPr>
            <w:tcW w:w="2393" w:type="dxa"/>
            <w:vAlign w:val="top"/>
          </w:tcPr>
          <w:p>
            <w:pPr>
              <w:numPr>
                <w:ilvl w:val="0"/>
                <w:numId w:val="0"/>
              </w:numPr>
              <w:jc w:val="center"/>
              <w:rPr>
                <w:szCs w:val="21"/>
              </w:rPr>
            </w:pPr>
            <w:r>
              <w:rPr>
                <w:szCs w:val="21"/>
              </w:rPr>
              <w:t>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宋体" w:hAnsi="宋体" w:cs="宋体"/>
                <w:szCs w:val="21"/>
              </w:rPr>
            </w:pPr>
            <w:del w:id="4869" w:author="吴潇" w:date="2014-12-19T15:30:00Z">
              <w:r>
                <w:rPr>
                  <w:rFonts w:hint="eastAsia"/>
                  <w:szCs w:val="21"/>
                </w:rPr>
                <w:delText>格式如下：</w:delText>
              </w:r>
            </w:del>
            <w:del w:id="4870" w:author="吴潇" w:date="2014-12-19T15:30:00Z">
              <w:r>
                <w:rPr>
                  <w:szCs w:val="21"/>
                </w:rPr>
                <w:delText>{</w:delText>
              </w:r>
            </w:del>
            <w:del w:id="4871" w:author="吴潇" w:date="2014-12-19T15:30:00Z">
              <w:r>
                <w:rPr>
                  <w:rFonts w:hint="eastAsia"/>
                  <w:szCs w:val="21"/>
                </w:rPr>
                <w:delText>子域名</w:delText>
              </w:r>
            </w:del>
            <w:del w:id="4872" w:author="吴潇" w:date="2014-12-19T15:30:00Z">
              <w:r>
                <w:rPr>
                  <w:szCs w:val="21"/>
                </w:rPr>
                <w:delText>1=</w:delText>
              </w:r>
            </w:del>
            <w:del w:id="4873" w:author="吴潇" w:date="2014-12-19T15:30:00Z">
              <w:r>
                <w:rPr>
                  <w:rFonts w:hint="eastAsia"/>
                  <w:szCs w:val="21"/>
                </w:rPr>
                <w:delText>值</w:delText>
              </w:r>
            </w:del>
            <w:del w:id="4874" w:author="吴潇" w:date="2014-12-19T15:30:00Z">
              <w:r>
                <w:rPr>
                  <w:szCs w:val="21"/>
                </w:rPr>
                <w:delText>&amp;</w:delText>
              </w:r>
            </w:del>
            <w:del w:id="4875" w:author="吴潇" w:date="2014-12-19T15:30:00Z">
              <w:r>
                <w:rPr>
                  <w:rFonts w:hint="eastAsia"/>
                  <w:szCs w:val="21"/>
                </w:rPr>
                <w:delText>子域名</w:delText>
              </w:r>
            </w:del>
            <w:del w:id="4876" w:author="吴潇" w:date="2014-12-19T15:30:00Z">
              <w:r>
                <w:rPr>
                  <w:szCs w:val="21"/>
                </w:rPr>
                <w:delText>2=</w:delText>
              </w:r>
            </w:del>
            <w:del w:id="4877" w:author="吴潇" w:date="2014-12-19T15:30:00Z">
              <w:r>
                <w:rPr>
                  <w:rFonts w:hint="eastAsia"/>
                  <w:szCs w:val="21"/>
                </w:rPr>
                <w:delText>值</w:delText>
              </w:r>
            </w:del>
            <w:del w:id="4878" w:author="吴潇" w:date="2014-12-19T15:30:00Z">
              <w:r>
                <w:rPr>
                  <w:szCs w:val="21"/>
                </w:rPr>
                <w:delText>&amp;</w:delText>
              </w:r>
            </w:del>
            <w:del w:id="4879" w:author="吴潇" w:date="2014-12-19T15:30:00Z">
              <w:r>
                <w:rPr>
                  <w:rFonts w:hint="eastAsia"/>
                  <w:szCs w:val="21"/>
                </w:rPr>
                <w:delText>子域名</w:delText>
              </w:r>
            </w:del>
            <w:del w:id="4880" w:author="吴潇" w:date="2014-12-19T15:30:00Z">
              <w:r>
                <w:rPr>
                  <w:szCs w:val="21"/>
                </w:rPr>
                <w:delText>3=</w:delText>
              </w:r>
            </w:del>
            <w:del w:id="4881" w:author="吴潇" w:date="2014-12-19T15:30:00Z">
              <w:r>
                <w:rPr>
                  <w:rFonts w:hint="eastAsia"/>
                  <w:szCs w:val="21"/>
                </w:rPr>
                <w:delText>值</w:delText>
              </w:r>
            </w:del>
            <w:del w:id="4882" w:author="吴潇" w:date="2014-12-19T15:30:00Z">
              <w:r>
                <w:rPr>
                  <w:szCs w:val="21"/>
                </w:rPr>
                <w:delText xml:space="preserve">} </w:delText>
              </w:r>
            </w:del>
            <w:del w:id="4883" w:author="吴潇" w:date="2014-12-19T15:30:00Z">
              <w:r>
                <w:rPr>
                  <w:rFonts w:hint="eastAsia"/>
                  <w:szCs w:val="21"/>
                </w:rPr>
                <w:delText>移动支付参考消费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43"/>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VPC交易信息域</w:t>
            </w:r>
          </w:p>
        </w:tc>
        <w:tc>
          <w:tcPr>
            <w:tcW w:w="2393" w:type="dxa"/>
            <w:vAlign w:val="top"/>
          </w:tcPr>
          <w:p>
            <w:pPr>
              <w:numPr>
                <w:ilvl w:val="0"/>
                <w:numId w:val="0"/>
              </w:numPr>
              <w:jc w:val="center"/>
              <w:rPr>
                <w:rFonts w:ascii="楷体" w:hAnsi="楷体" w:cs="宋体"/>
                <w:szCs w:val="21"/>
              </w:rPr>
            </w:pPr>
            <w:r>
              <w:rPr>
                <w:rFonts w:hint="eastAsia" w:ascii="楷体" w:hAnsi="楷体"/>
                <w:szCs w:val="21"/>
              </w:rPr>
              <w:t>vpcTransData</w:t>
            </w:r>
          </w:p>
        </w:tc>
        <w:tc>
          <w:tcPr>
            <w:tcW w:w="1493" w:type="dxa"/>
            <w:vAlign w:val="top"/>
          </w:tcPr>
          <w:p>
            <w:pPr>
              <w:numPr>
                <w:ilvl w:val="0"/>
                <w:numId w:val="0"/>
              </w:numPr>
              <w:jc w:val="center"/>
              <w:rPr>
                <w:rFonts w:ascii="楷体" w:hAnsi="楷体" w:cs="宋体"/>
                <w:szCs w:val="21"/>
              </w:rPr>
            </w:pPr>
            <w:r>
              <w:rPr>
                <w:rFonts w:hint="eastAsia" w:ascii="楷体" w:hAnsi="楷体"/>
                <w:szCs w:val="21"/>
              </w:rPr>
              <w:t>C</w:t>
            </w:r>
          </w:p>
        </w:tc>
        <w:tc>
          <w:tcPr>
            <w:tcW w:w="3097" w:type="dxa"/>
            <w:vAlign w:val="top"/>
          </w:tcPr>
          <w:p>
            <w:pPr>
              <w:numPr>
                <w:ilvl w:val="0"/>
                <w:numId w:val="0"/>
              </w:numPr>
              <w:outlineLvl w:val="4"/>
              <w:rPr>
                <w:rFonts w:ascii="Times New Roman" w:hAnsi="Times New Roman" w:eastAsia="宋体" w:cs="Times New Roman"/>
                <w:szCs w:val="21"/>
                <w:rPrChange w:id="4884" w:author="吴潇" w:date="2014-12-23T08:52:00Z">
                  <w:rPr>
                    <w:rFonts w:ascii="楷体" w:hAnsi="楷体" w:eastAsia="黑体" w:cs="宋体"/>
                    <w:szCs w:val="21"/>
                  </w:rPr>
                </w:rPrChange>
              </w:rPr>
            </w:pPr>
            <w:r>
              <w:rPr>
                <w:rFonts w:hint="eastAsia" w:ascii="Times New Roman" w:hAnsi="Times New Roman"/>
                <w:szCs w:val="21"/>
                <w:rPrChange w:id="4885" w:author="吴潇" w:date="2014-12-23T08:52:00Z">
                  <w:rPr>
                    <w:rFonts w:hint="eastAsia" w:ascii="楷体" w:hAnsi="楷体"/>
                    <w:szCs w:val="21"/>
                  </w:rPr>
                </w:rPrChange>
              </w:rPr>
              <w:t>渠道类型为语音支付时使用</w:t>
            </w:r>
            <w:r>
              <w:rPr>
                <w:rFonts w:ascii="Times New Roman" w:hAnsi="Times New Roman"/>
                <w:szCs w:val="21"/>
                <w:rPrChange w:id="4886" w:author="吴潇" w:date="2014-12-23T08:52:00Z">
                  <w:rPr>
                    <w:rFonts w:ascii="楷体" w:hAnsi="楷体"/>
                    <w:szCs w:val="21"/>
                  </w:rPr>
                </w:rPrChange>
              </w:rPr>
              <w:br/>
            </w:r>
            <w:r>
              <w:rPr>
                <w:rFonts w:hint="eastAsia" w:ascii="Times New Roman" w:hAnsi="Times New Roman"/>
                <w:szCs w:val="21"/>
                <w:rPrChange w:id="4887" w:author="吴潇" w:date="2014-12-23T08:52:00Z">
                  <w:rPr>
                    <w:rFonts w:hint="eastAsia" w:ascii="楷体" w:hAnsi="楷体"/>
                    <w:szCs w:val="21"/>
                  </w:rPr>
                </w:rPrChange>
              </w:rPr>
              <w:t>用法见</w:t>
            </w:r>
            <w:r>
              <w:rPr>
                <w:rFonts w:ascii="Times New Roman" w:hAnsi="Times New Roman"/>
                <w:szCs w:val="21"/>
                <w:rPrChange w:id="4888" w:author="吴潇" w:date="2014-12-23T08:52:00Z">
                  <w:rPr>
                    <w:rFonts w:ascii="楷体" w:hAnsi="楷体"/>
                    <w:szCs w:val="21"/>
                  </w:rPr>
                </w:rPrChange>
              </w:rPr>
              <w:t>VPC</w:t>
            </w:r>
            <w:r>
              <w:rPr>
                <w:rFonts w:hint="eastAsia" w:ascii="Times New Roman" w:hAnsi="Times New Roman"/>
                <w:szCs w:val="21"/>
                <w:rPrChange w:id="4889" w:author="吴潇" w:date="2014-12-23T08:52:00Z">
                  <w:rPr>
                    <w:rFonts w:hint="eastAsia" w:ascii="楷体" w:hAnsi="楷体"/>
                    <w:szCs w:val="21"/>
                  </w:rPr>
                </w:rPrChange>
              </w:rPr>
              <w:t>交易信息组合域子域用法</w:t>
            </w:r>
          </w:p>
        </w:tc>
      </w:tr>
    </w:tbl>
    <w:p>
      <w:pPr>
        <w:pStyle w:val="66"/>
        <w:ind w:firstLine="420"/>
      </w:pPr>
    </w:p>
    <w:p>
      <w:pPr>
        <w:pStyle w:val="69"/>
      </w:pPr>
      <w:r>
        <w:rPr>
          <w:rFonts w:hint="eastAsia"/>
        </w:rPr>
        <w:t>应答报文（同步应答）</w:t>
      </w:r>
    </w:p>
    <w:p>
      <w:pPr>
        <w:pStyle w:val="97"/>
        <w:framePr w:h="473" w:wrap="around" w:vAnchor="margin" w:hAnchor="text" w:yAlign="top"/>
        <w:numPr>
          <w:ilvl w:val="4"/>
          <w:numId w:val="0"/>
        </w:numPr>
        <w:jc w:val="left"/>
        <w:rPr>
          <w:sz w:val="21"/>
          <w:szCs w:val="21"/>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808" w:type="dxa"/>
            <w:shd w:val="clear" w:color="auto" w:fill="BFBFBF"/>
            <w:vAlign w:val="top"/>
          </w:tcPr>
          <w:p>
            <w:pPr>
              <w:numPr>
                <w:ilvl w:val="0"/>
                <w:numId w:val="0"/>
              </w:numPr>
            </w:pPr>
            <w:r>
              <w:rPr>
                <w:rFonts w:hint="eastAsia"/>
              </w:rPr>
              <w:t>序号</w:t>
            </w:r>
          </w:p>
        </w:tc>
        <w:tc>
          <w:tcPr>
            <w:tcW w:w="1920" w:type="dxa"/>
            <w:shd w:val="clear" w:color="auto" w:fill="BFBFBF"/>
            <w:vAlign w:val="top"/>
          </w:tcPr>
          <w:p>
            <w:pPr>
              <w:numPr>
                <w:ilvl w:val="0"/>
                <w:numId w:val="0"/>
              </w:numPr>
            </w:pPr>
            <w:r>
              <w:rPr>
                <w:rFonts w:hint="eastAsia"/>
              </w:rPr>
              <w:t>域名</w:t>
            </w:r>
          </w:p>
        </w:tc>
        <w:tc>
          <w:tcPr>
            <w:tcW w:w="2115" w:type="dxa"/>
            <w:shd w:val="clear" w:color="auto" w:fill="BFBFBF"/>
            <w:vAlign w:val="top"/>
          </w:tcPr>
          <w:p>
            <w:pPr>
              <w:numPr>
                <w:ilvl w:val="0"/>
                <w:numId w:val="0"/>
              </w:numPr>
            </w:pPr>
            <w:r>
              <w:rPr>
                <w:rFonts w:hint="eastAsia"/>
              </w:rPr>
              <w:t>变量名</w:t>
            </w:r>
          </w:p>
        </w:tc>
        <w:tc>
          <w:tcPr>
            <w:tcW w:w="1564" w:type="dxa"/>
            <w:shd w:val="clear" w:color="auto" w:fill="BFBFBF"/>
            <w:vAlign w:val="top"/>
          </w:tcPr>
          <w:p>
            <w:pPr>
              <w:numPr>
                <w:ilvl w:val="0"/>
                <w:numId w:val="0"/>
              </w:numPr>
            </w:pPr>
            <w:r>
              <w:rPr>
                <w:rFonts w:hint="eastAsia"/>
              </w:rPr>
              <w:t>出现要求</w:t>
            </w:r>
          </w:p>
        </w:tc>
        <w:tc>
          <w:tcPr>
            <w:tcW w:w="3164" w:type="dxa"/>
            <w:shd w:val="clear" w:color="auto" w:fill="BFBFBF"/>
            <w:vAlign w:val="top"/>
          </w:tcPr>
          <w:p>
            <w:pPr>
              <w:numPr>
                <w:ilvl w:val="0"/>
                <w:numId w:val="0"/>
              </w:num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版本号</w:t>
            </w:r>
          </w:p>
        </w:tc>
        <w:tc>
          <w:tcPr>
            <w:tcW w:w="2115" w:type="dxa"/>
            <w:vAlign w:val="center"/>
          </w:tcPr>
          <w:p>
            <w:pPr>
              <w:numPr>
                <w:ilvl w:val="0"/>
                <w:numId w:val="0"/>
              </w:numPr>
              <w:jc w:val="center"/>
            </w:pPr>
            <w:r>
              <w:t>version</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编码方式</w:t>
            </w:r>
          </w:p>
        </w:tc>
        <w:tc>
          <w:tcPr>
            <w:tcW w:w="2115" w:type="dxa"/>
            <w:vAlign w:val="center"/>
          </w:tcPr>
          <w:p>
            <w:pPr>
              <w:numPr>
                <w:ilvl w:val="0"/>
                <w:numId w:val="0"/>
              </w:numPr>
              <w:jc w:val="center"/>
            </w:pPr>
            <w:r>
              <w:t>encoding</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证书</w:t>
            </w:r>
            <w:r>
              <w:t>ID</w:t>
            </w:r>
          </w:p>
        </w:tc>
        <w:tc>
          <w:tcPr>
            <w:tcW w:w="2115" w:type="dxa"/>
            <w:vAlign w:val="center"/>
          </w:tcPr>
          <w:p>
            <w:pPr>
              <w:numPr>
                <w:ilvl w:val="0"/>
                <w:numId w:val="0"/>
              </w:numPr>
              <w:jc w:val="center"/>
            </w:pPr>
            <w:r>
              <w:t>certId</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w:t>
            </w:r>
          </w:p>
        </w:tc>
        <w:tc>
          <w:tcPr>
            <w:tcW w:w="2115" w:type="dxa"/>
            <w:vAlign w:val="center"/>
          </w:tcPr>
          <w:p>
            <w:pPr>
              <w:numPr>
                <w:ilvl w:val="0"/>
                <w:numId w:val="0"/>
              </w:numPr>
              <w:jc w:val="center"/>
            </w:pPr>
            <w:r>
              <w:t>signature</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签名方法</w:t>
            </w:r>
          </w:p>
        </w:tc>
        <w:tc>
          <w:tcPr>
            <w:tcW w:w="2115" w:type="dxa"/>
            <w:vAlign w:val="center"/>
          </w:tcPr>
          <w:p>
            <w:pPr>
              <w:numPr>
                <w:ilvl w:val="0"/>
                <w:numId w:val="0"/>
              </w:numPr>
              <w:jc w:val="center"/>
            </w:pPr>
            <w:r>
              <w:t>signMethod</w:t>
            </w:r>
          </w:p>
        </w:tc>
        <w:tc>
          <w:tcPr>
            <w:tcW w:w="1564" w:type="dxa"/>
            <w:vAlign w:val="center"/>
          </w:tcPr>
          <w:p>
            <w:pPr>
              <w:numPr>
                <w:ilvl w:val="0"/>
                <w:numId w:val="0"/>
              </w:numPr>
              <w:jc w:val="center"/>
            </w:pPr>
            <w:r>
              <w:rPr>
                <w:rFonts w:hint="eastAsia"/>
              </w:rP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交易类型</w:t>
            </w:r>
          </w:p>
        </w:tc>
        <w:tc>
          <w:tcPr>
            <w:tcW w:w="2115" w:type="dxa"/>
            <w:vAlign w:val="center"/>
          </w:tcPr>
          <w:p>
            <w:pPr>
              <w:numPr>
                <w:ilvl w:val="0"/>
                <w:numId w:val="0"/>
              </w:numPr>
              <w:jc w:val="center"/>
            </w:pPr>
            <w:r>
              <w:t>txnType</w:t>
            </w:r>
          </w:p>
        </w:tc>
        <w:tc>
          <w:tcPr>
            <w:tcW w:w="1564" w:type="dxa"/>
            <w:vAlign w:val="center"/>
          </w:tcPr>
          <w:p>
            <w:pPr>
              <w:numPr>
                <w:ilvl w:val="0"/>
                <w:numId w:val="0"/>
              </w:numPr>
              <w:jc w:val="center"/>
            </w:pPr>
            <w:r>
              <w:t>R</w:t>
            </w:r>
          </w:p>
        </w:tc>
        <w:tc>
          <w:tcPr>
            <w:tcW w:w="3164" w:type="dxa"/>
            <w:vAlign w:val="top"/>
          </w:tcPr>
          <w:p>
            <w:pPr>
              <w:numPr>
                <w:ilvl w:val="0"/>
                <w:numId w:val="0"/>
              </w:numPr>
              <w:rPr>
                <w:szCs w:val="21"/>
              </w:rPr>
            </w:pPr>
            <w:r>
              <w:rPr>
                <w:rFonts w:hint="eastAsia" w:ascii="楷体" w:hAnsi="楷体"/>
                <w:szCs w:val="21"/>
              </w:rPr>
              <w:t>取值：</w:t>
            </w:r>
            <w:r>
              <w:rPr>
                <w:rFonts w:hint="eastAsia"/>
                <w:szCs w:val="21"/>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交易子类</w:t>
            </w:r>
          </w:p>
        </w:tc>
        <w:tc>
          <w:tcPr>
            <w:tcW w:w="2115" w:type="dxa"/>
            <w:vAlign w:val="center"/>
          </w:tcPr>
          <w:p>
            <w:pPr>
              <w:numPr>
                <w:ilvl w:val="0"/>
                <w:numId w:val="0"/>
              </w:numPr>
              <w:jc w:val="center"/>
            </w:pPr>
            <w:r>
              <w:t>txnSubType</w:t>
            </w:r>
          </w:p>
        </w:tc>
        <w:tc>
          <w:tcPr>
            <w:tcW w:w="1564" w:type="dxa"/>
            <w:vAlign w:val="center"/>
          </w:tcPr>
          <w:p>
            <w:pPr>
              <w:numPr>
                <w:ilvl w:val="0"/>
                <w:numId w:val="0"/>
              </w:numPr>
              <w:jc w:val="center"/>
            </w:pPr>
            <w:r>
              <w:t>R</w:t>
            </w:r>
          </w:p>
        </w:tc>
        <w:tc>
          <w:tcPr>
            <w:tcW w:w="3164" w:type="dxa"/>
            <w:vAlign w:val="top"/>
          </w:tcPr>
          <w:p>
            <w:pPr>
              <w:numPr>
                <w:ilvl w:val="0"/>
                <w:numId w:val="0"/>
              </w:numPr>
              <w:rPr>
                <w:rFonts w:ascii="楷体" w:hAnsi="楷体" w:cs="宋体"/>
                <w:szCs w:val="21"/>
              </w:rPr>
            </w:pPr>
            <w:r>
              <w:rPr>
                <w:rFonts w:hint="eastAsia" w:ascii="楷体" w:hAnsi="楷体"/>
                <w:szCs w:val="21"/>
              </w:rPr>
              <w:t>默认</w:t>
            </w:r>
            <w:r>
              <w:rPr>
                <w:rFonts w:hint="eastAsia"/>
                <w:szCs w:val="21"/>
              </w:rPr>
              <w:t>：</w:t>
            </w:r>
            <w:r>
              <w:rPr>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产品类型</w:t>
            </w:r>
          </w:p>
        </w:tc>
        <w:tc>
          <w:tcPr>
            <w:tcW w:w="2115" w:type="dxa"/>
            <w:vAlign w:val="center"/>
          </w:tcPr>
          <w:p>
            <w:pPr>
              <w:numPr>
                <w:ilvl w:val="0"/>
                <w:numId w:val="0"/>
              </w:numPr>
              <w:jc w:val="center"/>
            </w:pPr>
            <w:r>
              <w:t>bizType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接入类型</w:t>
            </w:r>
          </w:p>
        </w:tc>
        <w:tc>
          <w:tcPr>
            <w:tcW w:w="2115" w:type="dxa"/>
            <w:vAlign w:val="center"/>
          </w:tcPr>
          <w:p>
            <w:pPr>
              <w:numPr>
                <w:ilvl w:val="0"/>
                <w:numId w:val="0"/>
              </w:numPr>
              <w:jc w:val="center"/>
            </w:pPr>
            <w:r>
              <w:t>accessType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4890" w:author="齐宁" w:date="2014-09-28T19:24:00Z"/>
        </w:trPr>
        <w:tc>
          <w:tcPr>
            <w:tcW w:w="808" w:type="dxa"/>
            <w:vAlign w:val="center"/>
          </w:tcPr>
          <w:p>
            <w:pPr>
              <w:pStyle w:val="120"/>
              <w:numPr>
                <w:ilvl w:val="0"/>
                <w:numId w:val="44"/>
              </w:numPr>
              <w:tabs>
                <w:tab w:val="left" w:pos="360"/>
              </w:tabs>
              <w:ind w:firstLineChars="0"/>
              <w:jc w:val="center"/>
              <w:rPr>
                <w:del w:id="4891" w:author="齐宁" w:date="2014-09-28T19:24:00Z"/>
                <w:bCs/>
                <w:sz w:val="22"/>
              </w:rPr>
            </w:pPr>
          </w:p>
        </w:tc>
        <w:tc>
          <w:tcPr>
            <w:tcW w:w="1920" w:type="dxa"/>
            <w:vAlign w:val="center"/>
          </w:tcPr>
          <w:p>
            <w:pPr>
              <w:numPr>
                <w:ilvl w:val="0"/>
                <w:numId w:val="0"/>
              </w:numPr>
              <w:jc w:val="center"/>
              <w:rPr>
                <w:del w:id="4892" w:author="齐宁" w:date="2014-09-28T19:24:00Z"/>
              </w:rPr>
            </w:pPr>
            <w:del w:id="4893" w:author="齐宁" w:date="2014-09-28T19:24:00Z">
              <w:r>
                <w:rPr>
                  <w:rFonts w:hint="eastAsia"/>
                </w:rPr>
                <w:delText>收单机构代码</w:delText>
              </w:r>
            </w:del>
          </w:p>
        </w:tc>
        <w:tc>
          <w:tcPr>
            <w:tcW w:w="2115" w:type="dxa"/>
            <w:vAlign w:val="center"/>
          </w:tcPr>
          <w:p>
            <w:pPr>
              <w:numPr>
                <w:ilvl w:val="0"/>
                <w:numId w:val="0"/>
              </w:numPr>
              <w:jc w:val="center"/>
              <w:rPr>
                <w:del w:id="4894" w:author="齐宁" w:date="2014-09-28T19:24:00Z"/>
              </w:rPr>
            </w:pPr>
            <w:del w:id="4895" w:author="齐宁" w:date="2014-09-28T19:24:00Z">
              <w:r>
                <w:rPr/>
                <w:delText>acqInsCode</w:delText>
              </w:r>
            </w:del>
          </w:p>
        </w:tc>
        <w:tc>
          <w:tcPr>
            <w:tcW w:w="1564" w:type="dxa"/>
            <w:vAlign w:val="center"/>
          </w:tcPr>
          <w:p>
            <w:pPr>
              <w:numPr>
                <w:ilvl w:val="0"/>
                <w:numId w:val="0"/>
              </w:numPr>
              <w:jc w:val="center"/>
              <w:rPr>
                <w:del w:id="4896" w:author="齐宁" w:date="2014-09-28T19:24:00Z"/>
              </w:rPr>
            </w:pPr>
            <w:del w:id="4897" w:author="齐宁" w:date="2014-09-28T19:24:00Z">
              <w:r>
                <w:rPr/>
                <w:delText>R</w:delText>
              </w:r>
            </w:del>
          </w:p>
        </w:tc>
        <w:tc>
          <w:tcPr>
            <w:tcW w:w="3164" w:type="dxa"/>
            <w:vAlign w:val="center"/>
          </w:tcPr>
          <w:p>
            <w:pPr>
              <w:numPr>
                <w:ilvl w:val="0"/>
                <w:numId w:val="0"/>
              </w:numPr>
              <w:rPr>
                <w:del w:id="4898" w:author="齐宁" w:date="2014-09-28T19:24: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商户代码</w:t>
            </w:r>
          </w:p>
        </w:tc>
        <w:tc>
          <w:tcPr>
            <w:tcW w:w="2115" w:type="dxa"/>
            <w:vAlign w:val="center"/>
          </w:tcPr>
          <w:p>
            <w:pPr>
              <w:numPr>
                <w:ilvl w:val="0"/>
                <w:numId w:val="0"/>
              </w:numPr>
              <w:jc w:val="center"/>
            </w:pPr>
            <w:r>
              <w:t>merId</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商户订单号</w:t>
            </w:r>
          </w:p>
        </w:tc>
        <w:tc>
          <w:tcPr>
            <w:tcW w:w="2115" w:type="dxa"/>
            <w:vAlign w:val="center"/>
          </w:tcPr>
          <w:p>
            <w:pPr>
              <w:numPr>
                <w:ilvl w:val="0"/>
                <w:numId w:val="0"/>
              </w:numPr>
              <w:jc w:val="center"/>
            </w:pPr>
            <w:r>
              <w:t>orderId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原始交易流水号</w:t>
            </w:r>
          </w:p>
        </w:tc>
        <w:tc>
          <w:tcPr>
            <w:tcW w:w="2115" w:type="dxa"/>
            <w:vAlign w:val="center"/>
          </w:tcPr>
          <w:p>
            <w:pPr>
              <w:numPr>
                <w:ilvl w:val="0"/>
                <w:numId w:val="0"/>
              </w:numPr>
              <w:jc w:val="center"/>
            </w:pPr>
            <w:r>
              <w:t>origQryId</w:t>
            </w:r>
          </w:p>
        </w:tc>
        <w:tc>
          <w:tcPr>
            <w:tcW w:w="1564" w:type="dxa"/>
            <w:vAlign w:val="center"/>
          </w:tcPr>
          <w:p>
            <w:pPr>
              <w:numPr>
                <w:ilvl w:val="0"/>
                <w:numId w:val="0"/>
              </w:numPr>
              <w:jc w:val="center"/>
            </w:pPr>
            <w:r>
              <w:t>R</w:t>
            </w:r>
          </w:p>
        </w:tc>
        <w:tc>
          <w:tcPr>
            <w:tcW w:w="3164" w:type="dxa"/>
            <w:vAlign w:val="center"/>
          </w:tcPr>
          <w:p>
            <w:pPr>
              <w:numPr>
                <w:ilvl w:val="0"/>
                <w:numId w:val="0"/>
              </w:numPr>
            </w:pPr>
            <w:r>
              <w:rPr>
                <w:rFonts w:hint="eastAsia"/>
              </w:rPr>
              <w:t>原始消费交易的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订单发送时间</w:t>
            </w:r>
          </w:p>
        </w:tc>
        <w:tc>
          <w:tcPr>
            <w:tcW w:w="2115" w:type="dxa"/>
            <w:vAlign w:val="center"/>
          </w:tcPr>
          <w:p>
            <w:pPr>
              <w:numPr>
                <w:ilvl w:val="0"/>
                <w:numId w:val="0"/>
              </w:numPr>
              <w:jc w:val="center"/>
            </w:pPr>
            <w:r>
              <w:t>txnTime</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交易金额</w:t>
            </w:r>
          </w:p>
        </w:tc>
        <w:tc>
          <w:tcPr>
            <w:tcW w:w="2115" w:type="dxa"/>
            <w:vAlign w:val="center"/>
          </w:tcPr>
          <w:p>
            <w:pPr>
              <w:numPr>
                <w:ilvl w:val="0"/>
                <w:numId w:val="0"/>
              </w:numPr>
              <w:jc w:val="center"/>
            </w:pPr>
            <w:r>
              <w:t>txnAmt</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请求方保留域</w:t>
            </w:r>
          </w:p>
        </w:tc>
        <w:tc>
          <w:tcPr>
            <w:tcW w:w="2115" w:type="dxa"/>
            <w:vAlign w:val="center"/>
          </w:tcPr>
          <w:p>
            <w:pPr>
              <w:numPr>
                <w:ilvl w:val="0"/>
                <w:numId w:val="0"/>
              </w:numPr>
              <w:jc w:val="center"/>
            </w:pPr>
            <w:r>
              <w:t>reqReserved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保留域</w:t>
            </w:r>
          </w:p>
        </w:tc>
        <w:tc>
          <w:tcPr>
            <w:tcW w:w="2115" w:type="dxa"/>
            <w:vAlign w:val="center"/>
          </w:tcPr>
          <w:p>
            <w:pPr>
              <w:numPr>
                <w:ilvl w:val="0"/>
                <w:numId w:val="0"/>
              </w:numPr>
              <w:jc w:val="center"/>
            </w:pPr>
            <w:r>
              <w:t>reserved</w:t>
            </w:r>
          </w:p>
        </w:tc>
        <w:tc>
          <w:tcPr>
            <w:tcW w:w="1564" w:type="dxa"/>
            <w:vAlign w:val="center"/>
          </w:tcPr>
          <w:p>
            <w:pPr>
              <w:numPr>
                <w:ilvl w:val="0"/>
                <w:numId w:val="0"/>
              </w:numPr>
              <w:jc w:val="center"/>
            </w:pPr>
            <w:r>
              <w:t>O</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银联交易流水号</w:t>
            </w:r>
          </w:p>
        </w:tc>
        <w:tc>
          <w:tcPr>
            <w:tcW w:w="2115" w:type="dxa"/>
            <w:vAlign w:val="center"/>
          </w:tcPr>
          <w:p>
            <w:pPr>
              <w:numPr>
                <w:ilvl w:val="0"/>
                <w:numId w:val="0"/>
              </w:numPr>
              <w:jc w:val="center"/>
            </w:pPr>
            <w:r>
              <w:t>queryId</w:t>
            </w:r>
          </w:p>
        </w:tc>
        <w:tc>
          <w:tcPr>
            <w:tcW w:w="1564" w:type="dxa"/>
            <w:vAlign w:val="center"/>
          </w:tcPr>
          <w:p>
            <w:pPr>
              <w:numPr>
                <w:ilvl w:val="0"/>
                <w:numId w:val="0"/>
              </w:numPr>
              <w:jc w:val="center"/>
            </w:pPr>
            <w:r>
              <w:t>M</w:t>
            </w:r>
          </w:p>
        </w:tc>
        <w:tc>
          <w:tcPr>
            <w:tcW w:w="3164" w:type="dxa"/>
            <w:vAlign w:val="center"/>
          </w:tcPr>
          <w:p>
            <w:pPr>
              <w:numPr>
                <w:ilvl w:val="0"/>
                <w:numId w:val="0"/>
              </w:numPr>
            </w:pPr>
            <w:del w:id="4899" w:author="齐宁" w:date="2014-10-08T01:10:00Z">
              <w:r>
                <w:rPr>
                  <w:rFonts w:hint="eastAsia"/>
                </w:rPr>
                <w:delText>消费撤销</w:delText>
              </w:r>
            </w:del>
            <w:ins w:id="4900" w:author="齐宁" w:date="2014-10-08T01:10:00Z">
              <w:r>
                <w:rPr>
                  <w:rFonts w:hint="eastAsia"/>
                </w:rPr>
                <w:t>退货</w:t>
              </w:r>
            </w:ins>
            <w:r>
              <w:rPr>
                <w:rFonts w:hint="eastAsia"/>
              </w:rPr>
              <w:t>交易的交易流水号</w:t>
            </w:r>
            <w:r>
              <w:t xml:space="preserve"> </w:t>
            </w:r>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center"/>
          </w:tcPr>
          <w:p>
            <w:pPr>
              <w:numPr>
                <w:ilvl w:val="0"/>
                <w:numId w:val="0"/>
              </w:numPr>
              <w:jc w:val="center"/>
            </w:pPr>
            <w:r>
              <w:rPr>
                <w:rFonts w:hint="eastAsia"/>
              </w:rPr>
              <w:t>响应码</w:t>
            </w:r>
          </w:p>
        </w:tc>
        <w:tc>
          <w:tcPr>
            <w:tcW w:w="2115" w:type="dxa"/>
            <w:vAlign w:val="center"/>
          </w:tcPr>
          <w:p>
            <w:pPr>
              <w:numPr>
                <w:ilvl w:val="0"/>
                <w:numId w:val="0"/>
              </w:numPr>
              <w:jc w:val="center"/>
            </w:pPr>
            <w:r>
              <w:t>respCode</w:t>
            </w:r>
          </w:p>
        </w:tc>
        <w:tc>
          <w:tcPr>
            <w:tcW w:w="1564" w:type="dxa"/>
            <w:vAlign w:val="center"/>
          </w:tcPr>
          <w:p>
            <w:pPr>
              <w:numPr>
                <w:ilvl w:val="0"/>
                <w:numId w:val="0"/>
              </w:numPr>
              <w:jc w:val="center"/>
            </w:pPr>
            <w:r>
              <w:t>M</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44"/>
              </w:numPr>
              <w:tabs>
                <w:tab w:val="left" w:pos="360"/>
              </w:tabs>
              <w:ind w:firstLineChars="0"/>
              <w:jc w:val="center"/>
              <w:rPr>
                <w:bCs/>
                <w:sz w:val="22"/>
              </w:rPr>
            </w:pPr>
          </w:p>
        </w:tc>
        <w:tc>
          <w:tcPr>
            <w:tcW w:w="1920" w:type="dxa"/>
            <w:vAlign w:val="top"/>
          </w:tcPr>
          <w:p>
            <w:pPr>
              <w:numPr>
                <w:ilvl w:val="0"/>
                <w:numId w:val="0"/>
              </w:numPr>
              <w:jc w:val="center"/>
            </w:pPr>
            <w:r>
              <w:rPr>
                <w:rFonts w:hint="eastAsia"/>
              </w:rPr>
              <w:t>应答信息</w:t>
            </w:r>
          </w:p>
        </w:tc>
        <w:tc>
          <w:tcPr>
            <w:tcW w:w="2115" w:type="dxa"/>
            <w:vAlign w:val="top"/>
          </w:tcPr>
          <w:p>
            <w:pPr>
              <w:numPr>
                <w:ilvl w:val="0"/>
                <w:numId w:val="0"/>
              </w:numPr>
              <w:jc w:val="center"/>
            </w:pPr>
            <w:r>
              <w:t>respMsg</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bl>
    <w:p>
      <w:pPr>
        <w:pStyle w:val="97"/>
        <w:framePr w:h="473" w:wrap="around" w:vAnchor="margin" w:hAnchor="text" w:yAlign="top"/>
        <w:numPr>
          <w:ilvl w:val="4"/>
          <w:numId w:val="0"/>
        </w:numPr>
        <w:jc w:val="left"/>
        <w:rPr>
          <w:sz w:val="21"/>
          <w:szCs w:val="21"/>
        </w:rPr>
      </w:pPr>
    </w:p>
    <w:p>
      <w:pPr>
        <w:pStyle w:val="69"/>
      </w:pPr>
      <w:r>
        <w:rPr>
          <w:rFonts w:hint="eastAsia"/>
        </w:rPr>
        <w:t>商户通知（异步应答）</w:t>
      </w:r>
    </w:p>
    <w:p>
      <w:pPr>
        <w:pStyle w:val="66"/>
        <w:ind w:firstLine="420"/>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shd w:val="clear" w:color="auto" w:fill="BFBFBF"/>
            <w:vAlign w:val="top"/>
          </w:tcPr>
          <w:p>
            <w:pPr>
              <w:numPr>
                <w:ilvl w:val="0"/>
                <w:numId w:val="0"/>
              </w:numPr>
              <w:jc w:val="center"/>
            </w:pPr>
            <w:r>
              <w:rPr>
                <w:rFonts w:hint="eastAsia"/>
              </w:rPr>
              <w:t>序号</w:t>
            </w:r>
          </w:p>
        </w:tc>
        <w:tc>
          <w:tcPr>
            <w:tcW w:w="1920" w:type="dxa"/>
            <w:shd w:val="clear" w:color="auto" w:fill="BFBFBF"/>
            <w:vAlign w:val="top"/>
          </w:tcPr>
          <w:p>
            <w:pPr>
              <w:numPr>
                <w:ilvl w:val="0"/>
                <w:numId w:val="0"/>
              </w:numPr>
              <w:jc w:val="center"/>
            </w:pPr>
            <w:r>
              <w:rPr>
                <w:rFonts w:hint="eastAsia"/>
              </w:rPr>
              <w:t>域名</w:t>
            </w:r>
          </w:p>
        </w:tc>
        <w:tc>
          <w:tcPr>
            <w:tcW w:w="2115" w:type="dxa"/>
            <w:shd w:val="clear" w:color="auto" w:fill="BFBFBF"/>
            <w:vAlign w:val="top"/>
          </w:tcPr>
          <w:p>
            <w:pPr>
              <w:numPr>
                <w:ilvl w:val="0"/>
                <w:numId w:val="0"/>
              </w:numPr>
              <w:jc w:val="center"/>
            </w:pPr>
            <w:r>
              <w:rPr>
                <w:rFonts w:hint="eastAsia"/>
              </w:rPr>
              <w:t>变量名</w:t>
            </w:r>
          </w:p>
        </w:tc>
        <w:tc>
          <w:tcPr>
            <w:tcW w:w="1564" w:type="dxa"/>
            <w:shd w:val="clear" w:color="auto" w:fill="BFBFBF"/>
            <w:vAlign w:val="top"/>
          </w:tcPr>
          <w:p>
            <w:pPr>
              <w:numPr>
                <w:ilvl w:val="0"/>
                <w:numId w:val="0"/>
              </w:numPr>
              <w:jc w:val="center"/>
            </w:pPr>
            <w:r>
              <w:rPr>
                <w:rFonts w:hint="eastAsia"/>
              </w:rPr>
              <w:t>出现要求</w:t>
            </w:r>
          </w:p>
        </w:tc>
        <w:tc>
          <w:tcPr>
            <w:tcW w:w="3164"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版本号</w:t>
            </w:r>
          </w:p>
        </w:tc>
        <w:tc>
          <w:tcPr>
            <w:tcW w:w="2115" w:type="dxa"/>
            <w:vAlign w:val="top"/>
          </w:tcPr>
          <w:p>
            <w:pPr>
              <w:numPr>
                <w:ilvl w:val="0"/>
                <w:numId w:val="0"/>
              </w:numPr>
              <w:jc w:val="center"/>
            </w:pPr>
            <w:r>
              <w:t>version</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编码方式</w:t>
            </w:r>
          </w:p>
        </w:tc>
        <w:tc>
          <w:tcPr>
            <w:tcW w:w="2115" w:type="dxa"/>
            <w:vAlign w:val="top"/>
          </w:tcPr>
          <w:p>
            <w:pPr>
              <w:numPr>
                <w:ilvl w:val="0"/>
                <w:numId w:val="0"/>
              </w:numPr>
              <w:jc w:val="center"/>
            </w:pPr>
            <w:r>
              <w:t>encoding</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证书</w:t>
            </w:r>
            <w:r>
              <w:t>ID</w:t>
            </w:r>
          </w:p>
        </w:tc>
        <w:tc>
          <w:tcPr>
            <w:tcW w:w="2115" w:type="dxa"/>
            <w:vAlign w:val="top"/>
          </w:tcPr>
          <w:p>
            <w:pPr>
              <w:numPr>
                <w:ilvl w:val="0"/>
                <w:numId w:val="0"/>
              </w:numPr>
              <w:jc w:val="center"/>
            </w:pPr>
            <w:r>
              <w:t>certId</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w:t>
            </w:r>
          </w:p>
        </w:tc>
        <w:tc>
          <w:tcPr>
            <w:tcW w:w="2115" w:type="dxa"/>
            <w:vAlign w:val="top"/>
          </w:tcPr>
          <w:p>
            <w:pPr>
              <w:numPr>
                <w:ilvl w:val="0"/>
                <w:numId w:val="0"/>
              </w:numPr>
              <w:jc w:val="center"/>
            </w:pPr>
            <w:r>
              <w:t>signature</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签名方法</w:t>
            </w:r>
          </w:p>
        </w:tc>
        <w:tc>
          <w:tcPr>
            <w:tcW w:w="2115" w:type="dxa"/>
            <w:vAlign w:val="top"/>
          </w:tcPr>
          <w:p>
            <w:pPr>
              <w:numPr>
                <w:ilvl w:val="0"/>
                <w:numId w:val="0"/>
              </w:numPr>
              <w:jc w:val="center"/>
            </w:pPr>
            <w:r>
              <w:t>signMethod</w:t>
            </w:r>
          </w:p>
        </w:tc>
        <w:tc>
          <w:tcPr>
            <w:tcW w:w="1564" w:type="dxa"/>
            <w:vAlign w:val="top"/>
          </w:tcPr>
          <w:p>
            <w:pPr>
              <w:numPr>
                <w:ilvl w:val="0"/>
                <w:numId w:val="0"/>
              </w:numPr>
              <w:jc w:val="center"/>
            </w:pPr>
            <w:r>
              <w:rPr>
                <w:rFonts w:hint="eastAsia"/>
              </w:rP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交易类型</w:t>
            </w:r>
          </w:p>
        </w:tc>
        <w:tc>
          <w:tcPr>
            <w:tcW w:w="2115" w:type="dxa"/>
            <w:vAlign w:val="top"/>
          </w:tcPr>
          <w:p>
            <w:pPr>
              <w:numPr>
                <w:ilvl w:val="0"/>
                <w:numId w:val="0"/>
              </w:numPr>
              <w:jc w:val="center"/>
            </w:pPr>
            <w:r>
              <w:t>txnType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交易子类</w:t>
            </w:r>
          </w:p>
        </w:tc>
        <w:tc>
          <w:tcPr>
            <w:tcW w:w="2115" w:type="dxa"/>
            <w:vAlign w:val="top"/>
          </w:tcPr>
          <w:p>
            <w:pPr>
              <w:numPr>
                <w:ilvl w:val="0"/>
                <w:numId w:val="0"/>
              </w:numPr>
              <w:jc w:val="center"/>
            </w:pPr>
            <w:r>
              <w:t>txnSubType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产品类型</w:t>
            </w:r>
          </w:p>
        </w:tc>
        <w:tc>
          <w:tcPr>
            <w:tcW w:w="2115" w:type="dxa"/>
            <w:vAlign w:val="top"/>
          </w:tcPr>
          <w:p>
            <w:pPr>
              <w:numPr>
                <w:ilvl w:val="0"/>
                <w:numId w:val="0"/>
              </w:numPr>
              <w:jc w:val="center"/>
            </w:pPr>
            <w:r>
              <w:t>bizType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接入类型</w:t>
            </w:r>
          </w:p>
        </w:tc>
        <w:tc>
          <w:tcPr>
            <w:tcW w:w="2115" w:type="dxa"/>
            <w:vAlign w:val="top"/>
          </w:tcPr>
          <w:p>
            <w:pPr>
              <w:numPr>
                <w:ilvl w:val="0"/>
                <w:numId w:val="0"/>
              </w:numPr>
              <w:jc w:val="center"/>
            </w:pPr>
            <w:r>
              <w:t>accessType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4901" w:author="齐宁" w:date="2014-09-28T19:24:00Z"/>
        </w:trPr>
        <w:tc>
          <w:tcPr>
            <w:tcW w:w="808" w:type="dxa"/>
            <w:vAlign w:val="top"/>
          </w:tcPr>
          <w:p>
            <w:pPr>
              <w:pStyle w:val="120"/>
              <w:numPr>
                <w:ilvl w:val="0"/>
                <w:numId w:val="45"/>
              </w:numPr>
              <w:tabs>
                <w:tab w:val="left" w:pos="360"/>
              </w:tabs>
              <w:ind w:firstLineChars="0"/>
              <w:jc w:val="center"/>
              <w:rPr>
                <w:del w:id="4902" w:author="齐宁" w:date="2014-09-28T19:24:00Z"/>
                <w:bCs/>
                <w:sz w:val="22"/>
              </w:rPr>
            </w:pPr>
          </w:p>
        </w:tc>
        <w:tc>
          <w:tcPr>
            <w:tcW w:w="1920" w:type="dxa"/>
            <w:vAlign w:val="top"/>
          </w:tcPr>
          <w:p>
            <w:pPr>
              <w:numPr>
                <w:ilvl w:val="0"/>
                <w:numId w:val="0"/>
              </w:numPr>
              <w:jc w:val="center"/>
              <w:rPr>
                <w:del w:id="4903" w:author="齐宁" w:date="2014-09-28T19:24:00Z"/>
              </w:rPr>
            </w:pPr>
            <w:del w:id="4904" w:author="齐宁" w:date="2014-09-28T19:24:00Z">
              <w:r>
                <w:rPr>
                  <w:rFonts w:hint="eastAsia"/>
                </w:rPr>
                <w:delText>收单机构代码</w:delText>
              </w:r>
            </w:del>
          </w:p>
        </w:tc>
        <w:tc>
          <w:tcPr>
            <w:tcW w:w="2115" w:type="dxa"/>
            <w:vAlign w:val="top"/>
          </w:tcPr>
          <w:p>
            <w:pPr>
              <w:numPr>
                <w:ilvl w:val="0"/>
                <w:numId w:val="0"/>
              </w:numPr>
              <w:jc w:val="center"/>
              <w:rPr>
                <w:del w:id="4905" w:author="齐宁" w:date="2014-09-28T19:24:00Z"/>
              </w:rPr>
            </w:pPr>
            <w:del w:id="4906" w:author="齐宁" w:date="2014-09-28T19:24:00Z">
              <w:r>
                <w:rPr/>
                <w:delText>acqInsCode</w:delText>
              </w:r>
            </w:del>
          </w:p>
        </w:tc>
        <w:tc>
          <w:tcPr>
            <w:tcW w:w="1564" w:type="dxa"/>
            <w:vAlign w:val="top"/>
          </w:tcPr>
          <w:p>
            <w:pPr>
              <w:numPr>
                <w:ilvl w:val="0"/>
                <w:numId w:val="0"/>
              </w:numPr>
              <w:jc w:val="center"/>
              <w:rPr>
                <w:del w:id="4907" w:author="齐宁" w:date="2014-09-28T19:24:00Z"/>
              </w:rPr>
            </w:pPr>
            <w:del w:id="4908" w:author="齐宁" w:date="2014-09-28T19:24:00Z">
              <w:r>
                <w:rPr/>
                <w:delText>R</w:delText>
              </w:r>
            </w:del>
          </w:p>
        </w:tc>
        <w:tc>
          <w:tcPr>
            <w:tcW w:w="3164" w:type="dxa"/>
            <w:vAlign w:val="top"/>
          </w:tcPr>
          <w:p>
            <w:pPr>
              <w:numPr>
                <w:ilvl w:val="0"/>
                <w:numId w:val="0"/>
              </w:numPr>
              <w:rPr>
                <w:del w:id="4909" w:author="齐宁" w:date="2014-09-28T19:24: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商户代码</w:t>
            </w:r>
          </w:p>
        </w:tc>
        <w:tc>
          <w:tcPr>
            <w:tcW w:w="2115" w:type="dxa"/>
            <w:vAlign w:val="top"/>
          </w:tcPr>
          <w:p>
            <w:pPr>
              <w:numPr>
                <w:ilvl w:val="0"/>
                <w:numId w:val="0"/>
              </w:numPr>
              <w:jc w:val="center"/>
            </w:pPr>
            <w:r>
              <w:t>merId</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商户订单号</w:t>
            </w:r>
          </w:p>
        </w:tc>
        <w:tc>
          <w:tcPr>
            <w:tcW w:w="2115" w:type="dxa"/>
            <w:vAlign w:val="top"/>
          </w:tcPr>
          <w:p>
            <w:pPr>
              <w:numPr>
                <w:ilvl w:val="0"/>
                <w:numId w:val="0"/>
              </w:numPr>
              <w:jc w:val="center"/>
            </w:pPr>
            <w:r>
              <w:t>orderId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原始交易流水号</w:t>
            </w:r>
          </w:p>
        </w:tc>
        <w:tc>
          <w:tcPr>
            <w:tcW w:w="2115" w:type="dxa"/>
            <w:vAlign w:val="top"/>
          </w:tcPr>
          <w:p>
            <w:pPr>
              <w:numPr>
                <w:ilvl w:val="0"/>
                <w:numId w:val="0"/>
              </w:numPr>
              <w:jc w:val="center"/>
            </w:pPr>
            <w:r>
              <w:t>origQryId</w:t>
            </w:r>
          </w:p>
        </w:tc>
        <w:tc>
          <w:tcPr>
            <w:tcW w:w="1564" w:type="dxa"/>
            <w:vAlign w:val="top"/>
          </w:tcPr>
          <w:p>
            <w:pPr>
              <w:numPr>
                <w:ilvl w:val="0"/>
                <w:numId w:val="0"/>
              </w:numPr>
              <w:jc w:val="center"/>
            </w:pPr>
            <w:r>
              <w:t>R</w:t>
            </w:r>
          </w:p>
        </w:tc>
        <w:tc>
          <w:tcPr>
            <w:tcW w:w="3164" w:type="dxa"/>
            <w:vAlign w:val="top"/>
          </w:tcPr>
          <w:p>
            <w:pPr>
              <w:numPr>
                <w:ilvl w:val="0"/>
                <w:numId w:val="0"/>
              </w:numPr>
            </w:pPr>
            <w:r>
              <w:rPr>
                <w:rFonts w:hint="eastAsia"/>
              </w:rPr>
              <w:t>原始消费交易的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订单发送时间</w:t>
            </w:r>
          </w:p>
        </w:tc>
        <w:tc>
          <w:tcPr>
            <w:tcW w:w="2115" w:type="dxa"/>
            <w:vAlign w:val="top"/>
          </w:tcPr>
          <w:p>
            <w:pPr>
              <w:numPr>
                <w:ilvl w:val="0"/>
                <w:numId w:val="0"/>
              </w:numPr>
              <w:jc w:val="center"/>
            </w:pPr>
            <w:r>
              <w:t>txnTime</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交易币种</w:t>
            </w:r>
          </w:p>
        </w:tc>
        <w:tc>
          <w:tcPr>
            <w:tcW w:w="2115" w:type="dxa"/>
            <w:vAlign w:val="top"/>
          </w:tcPr>
          <w:p>
            <w:pPr>
              <w:numPr>
                <w:ilvl w:val="0"/>
                <w:numId w:val="0"/>
              </w:numPr>
              <w:jc w:val="center"/>
            </w:pPr>
            <w:r>
              <w:t>currencyCode</w:t>
            </w:r>
          </w:p>
        </w:tc>
        <w:tc>
          <w:tcPr>
            <w:tcW w:w="1564" w:type="dxa"/>
            <w:vAlign w:val="top"/>
          </w:tcPr>
          <w:p>
            <w:pPr>
              <w:numPr>
                <w:ilvl w:val="0"/>
                <w:numId w:val="0"/>
              </w:numPr>
              <w:jc w:val="center"/>
            </w:pPr>
            <w:del w:id="4910" w:author="齐宁" w:date="2014-09-28T19:33:00Z">
              <w:r>
                <w:rPr/>
                <w:delText>R</w:delText>
              </w:r>
            </w:del>
            <w:ins w:id="4911" w:author="齐宁" w:date="2014-09-28T19:33:00Z">
              <w:r>
                <w:rPr>
                  <w:rFonts w:hint="eastAsia"/>
                </w:rPr>
                <w:t>M</w:t>
              </w:r>
            </w:ins>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交易金额</w:t>
            </w:r>
          </w:p>
        </w:tc>
        <w:tc>
          <w:tcPr>
            <w:tcW w:w="2115" w:type="dxa"/>
            <w:vAlign w:val="top"/>
          </w:tcPr>
          <w:p>
            <w:pPr>
              <w:numPr>
                <w:ilvl w:val="0"/>
                <w:numId w:val="0"/>
              </w:numPr>
              <w:jc w:val="center"/>
            </w:pPr>
            <w:r>
              <w:t>txnAmt</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请求方保留域</w:t>
            </w:r>
          </w:p>
        </w:tc>
        <w:tc>
          <w:tcPr>
            <w:tcW w:w="2115" w:type="dxa"/>
            <w:vAlign w:val="top"/>
          </w:tcPr>
          <w:p>
            <w:pPr>
              <w:numPr>
                <w:ilvl w:val="0"/>
                <w:numId w:val="0"/>
              </w:numPr>
              <w:jc w:val="center"/>
            </w:pPr>
            <w:r>
              <w:t>reqReserved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保留域</w:t>
            </w:r>
          </w:p>
        </w:tc>
        <w:tc>
          <w:tcPr>
            <w:tcW w:w="2115" w:type="dxa"/>
            <w:vAlign w:val="top"/>
          </w:tcPr>
          <w:p>
            <w:pPr>
              <w:numPr>
                <w:ilvl w:val="0"/>
                <w:numId w:val="0"/>
              </w:numPr>
              <w:jc w:val="center"/>
            </w:pPr>
            <w:r>
              <w:t>reserved</w:t>
            </w:r>
          </w:p>
        </w:tc>
        <w:tc>
          <w:tcPr>
            <w:tcW w:w="1564" w:type="dxa"/>
            <w:vAlign w:val="top"/>
          </w:tcPr>
          <w:p>
            <w:pPr>
              <w:numPr>
                <w:ilvl w:val="0"/>
                <w:numId w:val="0"/>
              </w:numPr>
              <w:jc w:val="center"/>
            </w:pPr>
            <w:r>
              <w:t>O</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银联交易流水号</w:t>
            </w:r>
          </w:p>
        </w:tc>
        <w:tc>
          <w:tcPr>
            <w:tcW w:w="2115" w:type="dxa"/>
            <w:vAlign w:val="top"/>
          </w:tcPr>
          <w:p>
            <w:pPr>
              <w:numPr>
                <w:ilvl w:val="0"/>
                <w:numId w:val="0"/>
              </w:numPr>
              <w:jc w:val="center"/>
            </w:pPr>
            <w:r>
              <w:t>queryId</w:t>
            </w:r>
          </w:p>
        </w:tc>
        <w:tc>
          <w:tcPr>
            <w:tcW w:w="1564" w:type="dxa"/>
            <w:vAlign w:val="top"/>
          </w:tcPr>
          <w:p>
            <w:pPr>
              <w:numPr>
                <w:ilvl w:val="0"/>
                <w:numId w:val="0"/>
              </w:numPr>
              <w:jc w:val="center"/>
            </w:pPr>
            <w:r>
              <w:t>M</w:t>
            </w:r>
          </w:p>
        </w:tc>
        <w:tc>
          <w:tcPr>
            <w:tcW w:w="3164" w:type="dxa"/>
            <w:vAlign w:val="top"/>
          </w:tcPr>
          <w:p>
            <w:pPr>
              <w:numPr>
                <w:ilvl w:val="0"/>
                <w:numId w:val="0"/>
              </w:numPr>
              <w:tabs>
                <w:tab w:val="left" w:pos="360"/>
                <w:tab w:val="left" w:pos="784"/>
              </w:tabs>
              <w:outlineLvl w:val="4"/>
              <w:rPr>
                <w:rFonts w:eastAsia="黑体"/>
              </w:rPr>
              <w:pPrChange w:id="4912" w:author="吴潇" w:date="2014-12-23T08:52:00Z">
                <w:pPr>
                  <w:numPr>
                    <w:ilvl w:val="0"/>
                    <w:numId w:val="0"/>
                  </w:numPr>
                  <w:tabs>
                    <w:tab w:val="clear" w:pos="360"/>
                    <w:tab w:val="clear" w:pos="784"/>
                  </w:tabs>
                  <w:outlineLvl w:val="4"/>
                </w:pPr>
              </w:pPrChange>
            </w:pPr>
            <w:del w:id="4913" w:author="齐宁" w:date="2014-10-08T01:10:00Z">
              <w:r>
                <w:rPr>
                  <w:rFonts w:hint="eastAsia"/>
                </w:rPr>
                <w:delText>消费撤销</w:delText>
              </w:r>
            </w:del>
            <w:ins w:id="4914" w:author="齐宁" w:date="2014-10-08T01:10:00Z">
              <w:r>
                <w:rPr>
                  <w:rFonts w:hint="eastAsia"/>
                </w:rPr>
                <w:t>退货</w:t>
              </w:r>
            </w:ins>
            <w:r>
              <w:rPr>
                <w:rFonts w:hint="eastAsia"/>
              </w:rPr>
              <w:t>交易的交易流水号</w:t>
            </w:r>
            <w:ins w:id="4915" w:author="吴潇" w:date="2014-12-23T08:52:00Z">
              <w:r>
                <w:rPr>
                  <w:rFonts w:hint="eastAsia"/>
                </w:rPr>
                <w:t>，</w:t>
              </w:r>
            </w:ins>
            <w:del w:id="4916" w:author="吴潇" w:date="2014-12-23T08:52:00Z">
              <w:r>
                <w:rPr/>
                <w:delText xml:space="preserve"> </w:delText>
              </w:r>
            </w:del>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45"/>
              </w:numPr>
              <w:tabs>
                <w:tab w:val="left" w:pos="360"/>
              </w:tabs>
              <w:ind w:firstLineChars="0"/>
              <w:jc w:val="center"/>
              <w:rPr>
                <w:bCs/>
                <w:sz w:val="22"/>
              </w:rPr>
            </w:pPr>
          </w:p>
        </w:tc>
        <w:tc>
          <w:tcPr>
            <w:tcW w:w="1920" w:type="dxa"/>
            <w:vAlign w:val="top"/>
          </w:tcPr>
          <w:p>
            <w:pPr>
              <w:numPr>
                <w:ilvl w:val="0"/>
                <w:numId w:val="0"/>
              </w:numPr>
              <w:jc w:val="center"/>
            </w:pPr>
            <w:r>
              <w:rPr>
                <w:rFonts w:hint="eastAsia"/>
              </w:rPr>
              <w:t>响应码</w:t>
            </w:r>
          </w:p>
        </w:tc>
        <w:tc>
          <w:tcPr>
            <w:tcW w:w="2115" w:type="dxa"/>
            <w:vAlign w:val="top"/>
          </w:tcPr>
          <w:p>
            <w:pPr>
              <w:numPr>
                <w:ilvl w:val="0"/>
                <w:numId w:val="0"/>
              </w:numPr>
              <w:jc w:val="center"/>
            </w:pPr>
            <w:r>
              <w:t>respCode</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响应信息</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respMsg</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4917" w:author="吴潇" w:date="2014-12-23T15:16:00Z"/>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del w:id="4918" w:author="吴潇" w:date="2014-12-23T15:16:00Z"/>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4919" w:author="吴潇" w:date="2014-12-23T15:16:00Z"/>
              </w:rPr>
            </w:pPr>
            <w:del w:id="4920" w:author="吴潇" w:date="2014-12-23T15:16:00Z">
              <w:r>
                <w:rPr>
                  <w:rFonts w:hint="eastAsia"/>
                </w:rPr>
                <w:delText>响应时间</w:delText>
              </w:r>
            </w:del>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4921" w:author="吴潇" w:date="2014-12-23T15:16:00Z"/>
              </w:rPr>
            </w:pPr>
            <w:del w:id="4922" w:author="吴潇" w:date="2014-12-23T15:16:00Z">
              <w:r>
                <w:rPr/>
                <w:delText>respTime</w:delText>
              </w:r>
            </w:del>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4923" w:author="吴潇" w:date="2014-12-23T15:16:00Z"/>
              </w:rPr>
            </w:pPr>
            <w:del w:id="4924" w:author="吴潇" w:date="2014-12-23T15:16:00Z">
              <w:r>
                <w:rPr/>
                <w:delText>M</w:delText>
              </w:r>
            </w:del>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rPr>
                <w:del w:id="4925" w:author="吴潇" w:date="2014-12-23T15:16:00Z"/>
              </w:rPr>
            </w:pPr>
            <w:del w:id="4926" w:author="吴潇" w:date="2014-12-23T15:16:00Z">
              <w:r>
                <w:rPr>
                  <w:rFonts w:hint="eastAsia"/>
                </w:rPr>
                <w:delText>去掉</w:delText>
              </w:r>
            </w:del>
            <w:del w:id="4927" w:author="吴潇" w:date="2014-12-23T08:52:00Z">
              <w:r>
                <w:rPr/>
                <w:delText xml:space="preserve"> </w:delText>
              </w:r>
            </w:del>
            <w:del w:id="4928" w:author="吴潇" w:date="2014-12-23T15:16:00Z">
              <w:r>
                <w:rPr/>
                <w:delText>YYYYMMDDhhmmss</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清算金额</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settleAmt</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清算币种</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settleCurrencyCode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系统跟踪号</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traceNo</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交易传输时间</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traceTime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兑换日期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汇率</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exchangeRate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45"/>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VPC交易信息域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VpcTransData</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渠道类型为语音支付时使用</w:t>
            </w:r>
          </w:p>
          <w:p>
            <w:pPr>
              <w:numPr>
                <w:ilvl w:val="0"/>
                <w:numId w:val="0"/>
              </w:numPr>
            </w:pPr>
            <w:r>
              <w:rPr>
                <w:rFonts w:hint="eastAsia"/>
              </w:rPr>
              <w:t>用法见VPC交易信息组合域子域用法</w:t>
            </w:r>
            <w:r>
              <w:t xml:space="preserve"> </w:t>
            </w:r>
          </w:p>
        </w:tc>
      </w:tr>
    </w:tbl>
    <w:p>
      <w:pPr>
        <w:pStyle w:val="66"/>
        <w:ind w:firstLine="420"/>
      </w:pPr>
    </w:p>
    <w:p>
      <w:pPr>
        <w:pStyle w:val="68"/>
        <w:ind w:left="0"/>
      </w:pPr>
      <w:r>
        <w:rPr>
          <w:rFonts w:hint="eastAsia"/>
        </w:rPr>
        <w:t>交易状态查询交易</w:t>
      </w:r>
    </w:p>
    <w:p>
      <w:pPr>
        <w:pStyle w:val="69"/>
      </w:pPr>
      <w:r>
        <w:rPr>
          <w:rFonts w:hint="eastAsia"/>
        </w:rPr>
        <w:t>概述</w:t>
      </w:r>
    </w:p>
    <w:p>
      <w:pPr>
        <w:pStyle w:val="66"/>
        <w:ind w:firstLine="420"/>
      </w:pPr>
      <w:r>
        <w:rPr>
          <w:rFonts w:hint="eastAsia"/>
        </w:rPr>
        <w:t>对于未收到交易结果的联机交易，商户可以通过向银联全渠道支付平台发起交易状态查询交易，查询到交易结果。完成交易的过程不需要同持卡人交互，属于后台交易。交易查询类交易可由商户通过SDK向银联全渠道支付交易平台发起交易。</w:t>
      </w:r>
    </w:p>
    <w:p>
      <w:pPr>
        <w:pStyle w:val="66"/>
        <w:ind w:firstLine="420"/>
      </w:pPr>
      <w:r>
        <w:rPr>
          <w:rFonts w:hint="eastAsia"/>
        </w:rPr>
        <w:t>对于前台交易，一般请求下以接收后台通知为主，若未收到后台通知(如3分钟后)，则可间隔（2的n次方秒）发起交易查询；</w:t>
      </w:r>
    </w:p>
    <w:p>
      <w:pPr>
        <w:pStyle w:val="66"/>
        <w:ind w:firstLine="420"/>
      </w:pPr>
      <w:r>
        <w:rPr>
          <w:rFonts w:hint="eastAsia"/>
        </w:rPr>
        <w:t>对于后台资金类交易，商户在通讯读超时时，可间隔（2的n次方秒）发起交易查询；</w:t>
      </w:r>
    </w:p>
    <w:p>
      <w:pPr>
        <w:pStyle w:val="66"/>
        <w:ind w:firstLine="420"/>
      </w:pPr>
      <w:r>
        <w:rPr>
          <w:rFonts w:hint="eastAsia"/>
        </w:rPr>
        <w:t>若收到respCode为“</w:t>
      </w:r>
      <w:del w:id="4929" w:author="吴潇" w:date="2014-12-18T16:43:00Z">
        <w:r>
          <w:rPr>
            <w:rFonts w:hint="eastAsia"/>
          </w:rPr>
          <w:delText>03</w:delText>
        </w:r>
      </w:del>
      <w:ins w:id="4930" w:author="吴潇" w:date="2014-12-18T16:43:00Z">
        <w:r>
          <w:rPr>
            <w:rFonts w:hint="eastAsia"/>
          </w:rPr>
          <w:t>05</w:t>
        </w:r>
      </w:ins>
      <w:r>
        <w:rPr>
          <w:rFonts w:hint="eastAsia"/>
        </w:rPr>
        <w:t>”的应答时，则间隔（5分、10分、30分、60分、120分）发起交易查询。</w:t>
      </w:r>
    </w:p>
    <w:p>
      <w:pPr>
        <w:pStyle w:val="66"/>
        <w:ind w:firstLine="420"/>
      </w:pPr>
    </w:p>
    <w:p>
      <w:pPr>
        <w:pStyle w:val="69"/>
      </w:pPr>
      <w:r>
        <w:rPr>
          <w:rFonts w:hint="eastAsia"/>
        </w:rPr>
        <w:t>交易流程</w:t>
      </w:r>
    </w:p>
    <w:p>
      <w:pPr>
        <w:pStyle w:val="66"/>
        <w:ind w:left="420" w:firstLine="0" w:firstLineChars="0"/>
      </w:pPr>
      <w:r>
        <w:rPr>
          <w:rFonts w:hint="eastAsia"/>
        </w:rPr>
        <w:t>相关交易流程如下：</w:t>
      </w:r>
    </w:p>
    <w:p>
      <w:pPr>
        <w:pStyle w:val="66"/>
        <w:keepNext/>
        <w:ind w:firstLine="0" w:firstLineChars="0"/>
        <w:jc w:val="center"/>
      </w:pPr>
      <w:r>
        <w:rPr>
          <w:rFonts w:ascii="宋体" w:hAnsi="Times New Roman" w:eastAsia="宋体" w:cs="Times New Roman"/>
          <w:sz w:val="21"/>
          <w:lang w:val="en-US" w:eastAsia="zh-CN" w:bidi="ar-SA"/>
        </w:rPr>
        <w:object>
          <v:shape id="Picture 12" type="#_x0000_t75" style="height:206.25pt;width:402.75pt;rotation:0f;" o:ole="t"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o:OLEObject Type="Embed" ProgID="Visio.Drawing.11" ShapeID="Picture 12" DrawAspect="Content" ObjectID="_22" r:id="rId33"/>
        </w:object>
      </w:r>
    </w:p>
    <w:p>
      <w:pPr>
        <w:pStyle w:val="23"/>
        <w:numPr>
          <w:numId w:val="0"/>
        </w:numPr>
        <w:tabs>
          <w:tab w:val="left" w:pos="784"/>
        </w:tabs>
        <w:ind w:left="400"/>
        <w:jc w:val="center"/>
      </w:pPr>
      <w:r>
        <w:rPr>
          <w:rFonts w:hint="eastAsia"/>
        </w:rPr>
        <w:t xml:space="preserve">图 </w:t>
      </w:r>
      <w:r>
        <w:fldChar w:fldCharType="begin"/>
      </w:r>
      <w:r>
        <w:instrText xml:space="preserve"> </w:instrText>
      </w:r>
      <w:r>
        <w:rPr>
          <w:rFonts w:hint="eastAsia"/>
        </w:rPr>
        <w:instrText xml:space="preserve">SEQ 图1- \* ARABIC</w:instrText>
      </w:r>
      <w:r>
        <w:instrText xml:space="preserve"> </w:instrText>
      </w:r>
      <w:r>
        <w:fldChar w:fldCharType="separate"/>
      </w:r>
      <w:r>
        <w:t>8</w:t>
      </w:r>
      <w:r>
        <w:fldChar w:fldCharType="end"/>
      </w:r>
      <w:r>
        <w:rPr>
          <w:rFonts w:hint="eastAsia"/>
        </w:rPr>
        <w:t xml:space="preserve"> 银联全渠道支付开通交易</w:t>
      </w:r>
      <w:r>
        <w:t>—</w:t>
      </w:r>
      <w:r>
        <w:rPr>
          <w:rFonts w:hint="eastAsia"/>
        </w:rPr>
        <w:t>后台类</w:t>
      </w:r>
    </w:p>
    <w:p>
      <w:pPr>
        <w:pStyle w:val="66"/>
        <w:ind w:firstLine="420"/>
      </w:pPr>
      <w:r>
        <w:rPr>
          <w:rFonts w:hint="eastAsia"/>
        </w:rPr>
        <w:t>交易步骤：</w:t>
      </w:r>
    </w:p>
    <w:p>
      <w:pPr>
        <w:pStyle w:val="66"/>
        <w:numPr>
          <w:ilvl w:val="0"/>
          <w:numId w:val="46"/>
        </w:numPr>
        <w:ind w:firstLineChars="0"/>
      </w:pPr>
      <w:r>
        <w:rPr>
          <w:rFonts w:hint="eastAsia"/>
        </w:rPr>
        <w:t>商户发起交易状态查询交易；</w:t>
      </w:r>
    </w:p>
    <w:p>
      <w:pPr>
        <w:pStyle w:val="66"/>
        <w:numPr>
          <w:ilvl w:val="0"/>
          <w:numId w:val="46"/>
        </w:numPr>
        <w:ind w:firstLineChars="0"/>
      </w:pPr>
      <w:r>
        <w:rPr>
          <w:rFonts w:hint="eastAsia"/>
        </w:rPr>
        <w:t>全渠道系统完成商户的交易处理；</w:t>
      </w:r>
    </w:p>
    <w:p>
      <w:pPr>
        <w:pStyle w:val="66"/>
        <w:numPr>
          <w:ilvl w:val="0"/>
          <w:numId w:val="46"/>
        </w:numPr>
        <w:ind w:firstLineChars="0"/>
      </w:pPr>
      <w:r>
        <w:rPr>
          <w:rFonts w:hint="eastAsia"/>
        </w:rPr>
        <w:t>银联全渠道系统组织交易报文，返回给商户。</w:t>
      </w:r>
    </w:p>
    <w:p>
      <w:pPr>
        <w:pStyle w:val="66"/>
        <w:ind w:firstLine="420"/>
      </w:pPr>
    </w:p>
    <w:p>
      <w:pPr>
        <w:pStyle w:val="69"/>
      </w:pPr>
      <w:r>
        <w:rPr>
          <w:rFonts w:hint="eastAsia"/>
        </w:rPr>
        <w:t>请求报文</w:t>
      </w:r>
    </w:p>
    <w:p>
      <w:pPr>
        <w:pStyle w:val="97"/>
        <w:framePr w:h="473" w:wrap="around" w:vAnchor="margin" w:hAnchor="text" w:yAlign="top"/>
        <w:numPr>
          <w:ilvl w:val="4"/>
          <w:numId w:val="0"/>
        </w:numPr>
        <w:jc w:val="left"/>
        <w:rPr>
          <w:sz w:val="21"/>
          <w:szCs w:val="21"/>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79"/>
        <w:gridCol w:w="2088"/>
        <w:gridCol w:w="2115"/>
        <w:gridCol w:w="1700"/>
        <w:gridCol w:w="2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879" w:type="dxa"/>
            <w:shd w:val="clear" w:color="auto" w:fill="BFBFBF"/>
            <w:vAlign w:val="top"/>
          </w:tcPr>
          <w:p>
            <w:pPr>
              <w:numPr>
                <w:ilvl w:val="0"/>
                <w:numId w:val="0"/>
              </w:numPr>
              <w:jc w:val="center"/>
              <w:rPr>
                <w:szCs w:val="21"/>
              </w:rPr>
            </w:pPr>
            <w:r>
              <w:rPr>
                <w:rFonts w:hint="eastAsia"/>
                <w:szCs w:val="21"/>
              </w:rPr>
              <w:t>序号</w:t>
            </w:r>
          </w:p>
        </w:tc>
        <w:tc>
          <w:tcPr>
            <w:tcW w:w="2088" w:type="dxa"/>
            <w:shd w:val="clear" w:color="auto" w:fill="BFBFBF"/>
            <w:vAlign w:val="top"/>
          </w:tcPr>
          <w:p>
            <w:pPr>
              <w:numPr>
                <w:ilvl w:val="0"/>
                <w:numId w:val="0"/>
              </w:numPr>
              <w:jc w:val="center"/>
              <w:rPr>
                <w:szCs w:val="21"/>
              </w:rPr>
            </w:pPr>
            <w:r>
              <w:rPr>
                <w:rFonts w:hint="eastAsia"/>
                <w:szCs w:val="21"/>
              </w:rPr>
              <w:t>域名</w:t>
            </w:r>
          </w:p>
        </w:tc>
        <w:tc>
          <w:tcPr>
            <w:tcW w:w="2115" w:type="dxa"/>
            <w:shd w:val="clear" w:color="auto" w:fill="BFBFBF"/>
            <w:vAlign w:val="top"/>
          </w:tcPr>
          <w:p>
            <w:pPr>
              <w:numPr>
                <w:ilvl w:val="0"/>
                <w:numId w:val="0"/>
              </w:numPr>
              <w:jc w:val="center"/>
              <w:rPr>
                <w:szCs w:val="21"/>
              </w:rPr>
            </w:pPr>
            <w:r>
              <w:rPr>
                <w:rFonts w:hint="eastAsia"/>
                <w:szCs w:val="21"/>
              </w:rPr>
              <w:t>变量名</w:t>
            </w:r>
          </w:p>
        </w:tc>
        <w:tc>
          <w:tcPr>
            <w:tcW w:w="1700" w:type="dxa"/>
            <w:shd w:val="clear" w:color="auto" w:fill="BFBFBF"/>
            <w:vAlign w:val="top"/>
          </w:tcPr>
          <w:p>
            <w:pPr>
              <w:numPr>
                <w:ilvl w:val="0"/>
                <w:numId w:val="0"/>
              </w:numPr>
              <w:jc w:val="center"/>
              <w:rPr>
                <w:szCs w:val="21"/>
              </w:rPr>
            </w:pPr>
            <w:r>
              <w:rPr>
                <w:rFonts w:hint="eastAsia"/>
                <w:szCs w:val="21"/>
              </w:rPr>
              <w:t>出现要求</w:t>
            </w:r>
          </w:p>
        </w:tc>
        <w:tc>
          <w:tcPr>
            <w:tcW w:w="2789" w:type="dxa"/>
            <w:shd w:val="clear" w:color="auto" w:fill="BFBFBF"/>
            <w:vAlign w:val="top"/>
          </w:tcPr>
          <w:p>
            <w:pPr>
              <w:numPr>
                <w:ilvl w:val="0"/>
                <w:numId w:val="0"/>
              </w:numPr>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版本号</w:t>
            </w:r>
          </w:p>
        </w:tc>
        <w:tc>
          <w:tcPr>
            <w:tcW w:w="2115" w:type="dxa"/>
            <w:vAlign w:val="top"/>
          </w:tcPr>
          <w:p>
            <w:pPr>
              <w:numPr>
                <w:ilvl w:val="0"/>
                <w:numId w:val="0"/>
              </w:numPr>
              <w:jc w:val="center"/>
            </w:pPr>
            <w:r>
              <w:t>version</w:t>
            </w:r>
          </w:p>
        </w:tc>
        <w:tc>
          <w:tcPr>
            <w:tcW w:w="1700" w:type="dxa"/>
            <w:vAlign w:val="top"/>
          </w:tcPr>
          <w:p>
            <w:pPr>
              <w:numPr>
                <w:ilvl w:val="0"/>
                <w:numId w:val="0"/>
              </w:numPr>
              <w:jc w:val="center"/>
            </w:pPr>
            <w:r>
              <w:t>M</w:t>
            </w:r>
          </w:p>
        </w:tc>
        <w:tc>
          <w:tcPr>
            <w:tcW w:w="2789"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编码方式</w:t>
            </w:r>
          </w:p>
        </w:tc>
        <w:tc>
          <w:tcPr>
            <w:tcW w:w="2115" w:type="dxa"/>
            <w:vAlign w:val="top"/>
          </w:tcPr>
          <w:p>
            <w:pPr>
              <w:numPr>
                <w:ilvl w:val="0"/>
                <w:numId w:val="0"/>
              </w:numPr>
              <w:jc w:val="center"/>
            </w:pPr>
            <w:r>
              <w:t>encoding</w:t>
            </w:r>
          </w:p>
        </w:tc>
        <w:tc>
          <w:tcPr>
            <w:tcW w:w="1700" w:type="dxa"/>
            <w:vAlign w:val="top"/>
          </w:tcPr>
          <w:p>
            <w:pPr>
              <w:numPr>
                <w:ilvl w:val="0"/>
                <w:numId w:val="0"/>
              </w:numPr>
              <w:jc w:val="center"/>
            </w:pPr>
            <w:r>
              <w:rPr>
                <w:rFonts w:hint="eastAsia"/>
              </w:rPr>
              <w:t>M</w:t>
            </w:r>
          </w:p>
        </w:tc>
        <w:tc>
          <w:tcPr>
            <w:tcW w:w="2789"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证书</w:t>
            </w:r>
            <w:r>
              <w:t>ID</w:t>
            </w:r>
          </w:p>
        </w:tc>
        <w:tc>
          <w:tcPr>
            <w:tcW w:w="2115" w:type="dxa"/>
            <w:vAlign w:val="top"/>
          </w:tcPr>
          <w:p>
            <w:pPr>
              <w:numPr>
                <w:ilvl w:val="0"/>
                <w:numId w:val="0"/>
              </w:numPr>
              <w:jc w:val="center"/>
            </w:pPr>
            <w:r>
              <w:t>certId</w:t>
            </w:r>
          </w:p>
        </w:tc>
        <w:tc>
          <w:tcPr>
            <w:tcW w:w="1700" w:type="dxa"/>
            <w:vAlign w:val="top"/>
          </w:tcPr>
          <w:p>
            <w:pPr>
              <w:numPr>
                <w:ilvl w:val="0"/>
                <w:numId w:val="0"/>
              </w:numPr>
              <w:jc w:val="center"/>
            </w:pPr>
            <w:r>
              <w:t>M</w:t>
            </w:r>
          </w:p>
        </w:tc>
        <w:tc>
          <w:tcPr>
            <w:tcW w:w="2789"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签名</w:t>
            </w:r>
          </w:p>
        </w:tc>
        <w:tc>
          <w:tcPr>
            <w:tcW w:w="2115" w:type="dxa"/>
            <w:vAlign w:val="top"/>
          </w:tcPr>
          <w:p>
            <w:pPr>
              <w:numPr>
                <w:ilvl w:val="0"/>
                <w:numId w:val="0"/>
              </w:numPr>
              <w:jc w:val="center"/>
            </w:pPr>
            <w:r>
              <w:t>signature</w:t>
            </w:r>
          </w:p>
        </w:tc>
        <w:tc>
          <w:tcPr>
            <w:tcW w:w="1700" w:type="dxa"/>
            <w:vAlign w:val="top"/>
          </w:tcPr>
          <w:p>
            <w:pPr>
              <w:numPr>
                <w:ilvl w:val="0"/>
                <w:numId w:val="0"/>
              </w:numPr>
              <w:jc w:val="center"/>
            </w:pPr>
            <w:r>
              <w:t>M</w:t>
            </w:r>
          </w:p>
        </w:tc>
        <w:tc>
          <w:tcPr>
            <w:tcW w:w="2789"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签名方法</w:t>
            </w:r>
          </w:p>
        </w:tc>
        <w:tc>
          <w:tcPr>
            <w:tcW w:w="2115" w:type="dxa"/>
            <w:vAlign w:val="top"/>
          </w:tcPr>
          <w:p>
            <w:pPr>
              <w:numPr>
                <w:ilvl w:val="0"/>
                <w:numId w:val="0"/>
              </w:numPr>
              <w:jc w:val="center"/>
            </w:pPr>
            <w:r>
              <w:t>signMethod</w:t>
            </w:r>
          </w:p>
        </w:tc>
        <w:tc>
          <w:tcPr>
            <w:tcW w:w="1700" w:type="dxa"/>
            <w:vAlign w:val="top"/>
          </w:tcPr>
          <w:p>
            <w:pPr>
              <w:numPr>
                <w:ilvl w:val="0"/>
                <w:numId w:val="0"/>
              </w:numPr>
              <w:spacing w:line="0" w:lineRule="atLeast"/>
              <w:jc w:val="center"/>
            </w:pPr>
            <w:r>
              <w:t>M</w:t>
            </w:r>
          </w:p>
        </w:tc>
        <w:tc>
          <w:tcPr>
            <w:tcW w:w="2789" w:type="dxa"/>
            <w:vAlign w:val="top"/>
          </w:tcPr>
          <w:p>
            <w:pPr>
              <w:numPr>
                <w:ilvl w:val="0"/>
                <w:numId w:val="0"/>
              </w:numPr>
              <w:spacing w:line="0" w:lineRule="atLeast"/>
            </w:pPr>
            <w:ins w:id="4931" w:author="吴潇" w:date="2014-12-18T17:24:00Z">
              <w:r>
                <w:rPr>
                  <w:rFonts w:hint="eastAsia"/>
                </w:rPr>
                <w:t>取值：01（表示采用RSA）</w:t>
              </w:r>
            </w:ins>
            <w:del w:id="4932" w:author="吴潇" w:date="2014-12-18T17:24:00Z">
              <w:r>
                <w:rPr/>
                <w:delText>01RSA</w:delText>
              </w:r>
            </w:del>
            <w:del w:id="4933" w:author="吴潇" w:date="2014-12-18T17:24:00Z">
              <w:r>
                <w:rPr/>
                <w:br/>
              </w:r>
            </w:del>
            <w:del w:id="4934" w:author="吴潇" w:date="2014-12-18T17:24:00Z">
              <w:r>
                <w:rPr/>
                <w:delText>02 MD5 (</w:delText>
              </w:r>
            </w:del>
            <w:del w:id="4935" w:author="吴潇" w:date="2014-12-18T17:24:00Z">
              <w:r>
                <w:rPr>
                  <w:rFonts w:hint="eastAsia"/>
                </w:rPr>
                <w:delText>暂不支持</w:delText>
              </w:r>
            </w:del>
            <w:del w:id="4936"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交易类型</w:t>
            </w:r>
          </w:p>
        </w:tc>
        <w:tc>
          <w:tcPr>
            <w:tcW w:w="2115" w:type="dxa"/>
            <w:vAlign w:val="top"/>
          </w:tcPr>
          <w:p>
            <w:pPr>
              <w:numPr>
                <w:ilvl w:val="0"/>
                <w:numId w:val="0"/>
              </w:numPr>
              <w:jc w:val="center"/>
            </w:pPr>
            <w:r>
              <w:t>txnType</w:t>
            </w:r>
          </w:p>
        </w:tc>
        <w:tc>
          <w:tcPr>
            <w:tcW w:w="1700" w:type="dxa"/>
            <w:vAlign w:val="top"/>
          </w:tcPr>
          <w:p>
            <w:pPr>
              <w:numPr>
                <w:ilvl w:val="0"/>
                <w:numId w:val="0"/>
              </w:numPr>
              <w:jc w:val="center"/>
            </w:pPr>
            <w:r>
              <w:t>M</w:t>
            </w:r>
          </w:p>
        </w:tc>
        <w:tc>
          <w:tcPr>
            <w:tcW w:w="2789" w:type="dxa"/>
            <w:vAlign w:val="top"/>
          </w:tcPr>
          <w:p>
            <w:pPr>
              <w:numPr>
                <w:ilvl w:val="0"/>
                <w:numId w:val="0"/>
              </w:numPr>
              <w:tabs>
                <w:tab w:val="left" w:pos="360"/>
                <w:tab w:val="left" w:pos="784"/>
              </w:tabs>
              <w:outlineLvl w:val="4"/>
              <w:rPr>
                <w:rFonts w:eastAsia="黑体"/>
              </w:rPr>
              <w:pPrChange w:id="4937" w:author="吴潇" w:date="2014-12-23T08:53:00Z">
                <w:pPr>
                  <w:numPr>
                    <w:ilvl w:val="0"/>
                    <w:numId w:val="0"/>
                  </w:numPr>
                  <w:tabs>
                    <w:tab w:val="clear" w:pos="360"/>
                    <w:tab w:val="clear" w:pos="784"/>
                  </w:tabs>
                  <w:outlineLvl w:val="4"/>
                </w:pPr>
              </w:pPrChange>
            </w:pPr>
            <w:r>
              <w:rPr>
                <w:rFonts w:hint="eastAsia"/>
              </w:rPr>
              <w:t>交易类型</w:t>
            </w:r>
            <w:ins w:id="4938" w:author="吴潇" w:date="2014-12-23T08:53:00Z">
              <w:r>
                <w:rPr>
                  <w:rFonts w:hint="eastAsia"/>
                </w:rPr>
                <w:t>：</w:t>
              </w:r>
            </w:ins>
            <w:del w:id="4939" w:author="吴潇" w:date="2014-12-23T08:53:00Z">
              <w:r>
                <w:rPr>
                  <w:rFonts w:hint="eastAsia"/>
                </w:rPr>
                <w:delText xml:space="preserve"> </w:delText>
              </w:r>
            </w:del>
            <w:r>
              <w:rPr>
                <w:rFonts w:hint="eastAsia"/>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交易子类</w:t>
            </w:r>
          </w:p>
        </w:tc>
        <w:tc>
          <w:tcPr>
            <w:tcW w:w="2115" w:type="dxa"/>
            <w:vAlign w:val="top"/>
          </w:tcPr>
          <w:p>
            <w:pPr>
              <w:numPr>
                <w:ilvl w:val="0"/>
                <w:numId w:val="0"/>
              </w:numPr>
              <w:jc w:val="center"/>
            </w:pPr>
            <w:r>
              <w:t>txnSubType</w:t>
            </w:r>
          </w:p>
        </w:tc>
        <w:tc>
          <w:tcPr>
            <w:tcW w:w="1700" w:type="dxa"/>
            <w:vAlign w:val="top"/>
          </w:tcPr>
          <w:p>
            <w:pPr>
              <w:numPr>
                <w:ilvl w:val="0"/>
                <w:numId w:val="0"/>
              </w:numPr>
              <w:jc w:val="center"/>
            </w:pPr>
            <w:r>
              <w:t>M</w:t>
            </w:r>
          </w:p>
        </w:tc>
        <w:tc>
          <w:tcPr>
            <w:tcW w:w="2789" w:type="dxa"/>
            <w:vAlign w:val="top"/>
          </w:tcPr>
          <w:p>
            <w:pPr>
              <w:numPr>
                <w:ilvl w:val="0"/>
                <w:numId w:val="0"/>
              </w:numPr>
            </w:pPr>
            <w:r>
              <w:rPr>
                <w:rFonts w:hint="eastAsia"/>
              </w:rPr>
              <w:t>默认</w:t>
            </w:r>
            <w:ins w:id="4940" w:author="吴潇" w:date="2014-12-23T08:53:00Z">
              <w:r>
                <w:rPr>
                  <w:rFonts w:hint="eastAsia"/>
                </w:rPr>
                <w:t>：</w:t>
              </w:r>
            </w:ins>
            <w:r>
              <w:rPr>
                <w:rFonts w:hint="eastAsia"/>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产品类型</w:t>
            </w:r>
          </w:p>
        </w:tc>
        <w:tc>
          <w:tcPr>
            <w:tcW w:w="2115" w:type="dxa"/>
            <w:vAlign w:val="top"/>
          </w:tcPr>
          <w:p>
            <w:pPr>
              <w:numPr>
                <w:ilvl w:val="0"/>
                <w:numId w:val="0"/>
              </w:numPr>
              <w:jc w:val="center"/>
            </w:pPr>
            <w:r>
              <w:t>bizType</w:t>
            </w:r>
          </w:p>
        </w:tc>
        <w:tc>
          <w:tcPr>
            <w:tcW w:w="1700" w:type="dxa"/>
            <w:vAlign w:val="top"/>
          </w:tcPr>
          <w:p>
            <w:pPr>
              <w:numPr>
                <w:ilvl w:val="0"/>
                <w:numId w:val="0"/>
              </w:numPr>
              <w:jc w:val="center"/>
            </w:pPr>
            <w:r>
              <w:t>M</w:t>
            </w:r>
          </w:p>
        </w:tc>
        <w:tc>
          <w:tcPr>
            <w:tcW w:w="2789" w:type="dxa"/>
            <w:vAlign w:val="top"/>
          </w:tcPr>
          <w:p>
            <w:pPr>
              <w:numPr>
                <w:ilvl w:val="0"/>
                <w:numId w:val="0"/>
              </w:numPr>
            </w:pPr>
            <w:ins w:id="4941" w:author="吴潇" w:date="2014-12-18T17:02:00Z">
              <w:r>
                <w:rPr/>
                <w:t>000201</w:t>
              </w:r>
            </w:ins>
            <w:del w:id="4942" w:author="吴潇" w:date="2014-12-18T17:02:00Z">
              <w:r>
                <w:rPr>
                  <w:rFonts w:hint="eastAsia"/>
                </w:rPr>
                <w:delText>默认</w:delText>
              </w:r>
            </w:del>
            <w:del w:id="4943" w:author="吴潇" w:date="2014-12-18T17:02:00Z">
              <w:r>
                <w:rPr/>
                <w:delText>:000000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接入类型</w:t>
            </w:r>
          </w:p>
        </w:tc>
        <w:tc>
          <w:tcPr>
            <w:tcW w:w="2115" w:type="dxa"/>
            <w:vAlign w:val="top"/>
          </w:tcPr>
          <w:p>
            <w:pPr>
              <w:numPr>
                <w:ilvl w:val="0"/>
                <w:numId w:val="0"/>
              </w:numPr>
              <w:jc w:val="center"/>
            </w:pPr>
            <w:r>
              <w:t>accessType</w:t>
            </w:r>
          </w:p>
        </w:tc>
        <w:tc>
          <w:tcPr>
            <w:tcW w:w="1700" w:type="dxa"/>
            <w:vAlign w:val="top"/>
          </w:tcPr>
          <w:p>
            <w:pPr>
              <w:numPr>
                <w:ilvl w:val="0"/>
                <w:numId w:val="0"/>
              </w:numPr>
              <w:jc w:val="center"/>
            </w:pPr>
            <w:r>
              <w:t>M</w:t>
            </w:r>
          </w:p>
        </w:tc>
        <w:tc>
          <w:tcPr>
            <w:tcW w:w="2789" w:type="dxa"/>
            <w:vAlign w:val="top"/>
          </w:tcPr>
          <w:p>
            <w:pPr>
              <w:numPr>
                <w:ilvl w:val="0"/>
                <w:numId w:val="0"/>
              </w:numPr>
            </w:pPr>
            <w:r>
              <w:t>0</w:t>
            </w:r>
            <w:r>
              <w:rPr>
                <w:rFonts w:hint="eastAsia"/>
              </w:rPr>
              <w:t>：普通商户直连接入</w:t>
            </w:r>
          </w:p>
          <w:p>
            <w:pPr>
              <w:numPr>
                <w:ilvl w:val="0"/>
                <w:numId w:val="0"/>
              </w:numPr>
            </w:pPr>
            <w:r>
              <w:t>2</w:t>
            </w:r>
            <w:r>
              <w:rPr>
                <w:rFonts w:hint="eastAsia"/>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商户代码</w:t>
            </w:r>
          </w:p>
        </w:tc>
        <w:tc>
          <w:tcPr>
            <w:tcW w:w="2115" w:type="dxa"/>
            <w:vAlign w:val="top"/>
          </w:tcPr>
          <w:p>
            <w:pPr>
              <w:numPr>
                <w:ilvl w:val="0"/>
                <w:numId w:val="0"/>
              </w:numPr>
              <w:jc w:val="center"/>
            </w:pPr>
            <w:r>
              <w:t>merId</w:t>
            </w:r>
          </w:p>
        </w:tc>
        <w:tc>
          <w:tcPr>
            <w:tcW w:w="1700" w:type="dxa"/>
            <w:vAlign w:val="top"/>
          </w:tcPr>
          <w:p>
            <w:pPr>
              <w:numPr>
                <w:ilvl w:val="0"/>
                <w:numId w:val="0"/>
              </w:numPr>
              <w:jc w:val="center"/>
            </w:pPr>
            <w:r>
              <w:t>M</w:t>
            </w:r>
          </w:p>
        </w:tc>
        <w:tc>
          <w:tcPr>
            <w:tcW w:w="2789"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879"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pStyle w:val="120"/>
              <w:numPr>
                <w:ilvl w:val="0"/>
                <w:numId w:val="47"/>
              </w:numPr>
              <w:tabs>
                <w:tab w:val="left" w:pos="360"/>
              </w:tabs>
              <w:ind w:firstLineChars="0"/>
              <w:jc w:val="center"/>
              <w:rPr>
                <w:bCs/>
                <w:sz w:val="22"/>
              </w:rPr>
            </w:pPr>
          </w:p>
        </w:tc>
        <w:tc>
          <w:tcPr>
            <w:tcW w:w="2088"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rPr>
                <w:rFonts w:hint="eastAsia"/>
              </w:rPr>
              <w:t>订单发送时间</w:t>
            </w:r>
          </w:p>
        </w:tc>
        <w:tc>
          <w:tcPr>
            <w:tcW w:w="211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txnTime</w:t>
            </w:r>
          </w:p>
        </w:tc>
        <w:tc>
          <w:tcPr>
            <w:tcW w:w="1700"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M</w:t>
            </w:r>
          </w:p>
        </w:tc>
        <w:tc>
          <w:tcPr>
            <w:tcW w:w="2789"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pPr>
            <w:r>
              <w:rPr>
                <w:rFonts w:hint="eastAsia"/>
              </w:rPr>
              <w:t>被查询交易的交易时间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879"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pStyle w:val="120"/>
              <w:numPr>
                <w:ilvl w:val="0"/>
                <w:numId w:val="47"/>
              </w:numPr>
              <w:tabs>
                <w:tab w:val="left" w:pos="360"/>
              </w:tabs>
              <w:ind w:firstLineChars="0"/>
              <w:jc w:val="center"/>
              <w:rPr>
                <w:bCs/>
                <w:sz w:val="22"/>
              </w:rPr>
            </w:pPr>
          </w:p>
        </w:tc>
        <w:tc>
          <w:tcPr>
            <w:tcW w:w="2088"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rPr>
                <w:rFonts w:hint="eastAsia"/>
              </w:rPr>
              <w:t>商户订单号</w:t>
            </w:r>
          </w:p>
        </w:tc>
        <w:tc>
          <w:tcPr>
            <w:tcW w:w="211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orderId</w:t>
            </w:r>
          </w:p>
        </w:tc>
        <w:tc>
          <w:tcPr>
            <w:tcW w:w="1700"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M</w:t>
            </w:r>
          </w:p>
        </w:tc>
        <w:tc>
          <w:tcPr>
            <w:tcW w:w="2789"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pPr>
            <w:r>
              <w:rPr>
                <w:rFonts w:hint="eastAsia"/>
              </w:rPr>
              <w:t>被查询交易的订单号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879"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pStyle w:val="120"/>
              <w:numPr>
                <w:ilvl w:val="0"/>
                <w:numId w:val="47"/>
              </w:numPr>
              <w:tabs>
                <w:tab w:val="left" w:pos="360"/>
              </w:tabs>
              <w:ind w:firstLineChars="0"/>
              <w:jc w:val="center"/>
              <w:rPr>
                <w:bCs/>
                <w:sz w:val="22"/>
              </w:rPr>
            </w:pPr>
          </w:p>
        </w:tc>
        <w:tc>
          <w:tcPr>
            <w:tcW w:w="2088"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rPr>
                <w:rFonts w:hint="eastAsia"/>
              </w:rPr>
              <w:t>交易查询流水号</w:t>
            </w:r>
          </w:p>
        </w:tc>
        <w:tc>
          <w:tcPr>
            <w:tcW w:w="211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queryId</w:t>
            </w:r>
          </w:p>
        </w:tc>
        <w:tc>
          <w:tcPr>
            <w:tcW w:w="1700"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rPr>
                <w:rFonts w:hint="eastAsia"/>
              </w:rPr>
              <w:t>C</w:t>
            </w:r>
          </w:p>
        </w:tc>
        <w:tc>
          <w:tcPr>
            <w:tcW w:w="2789"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pPr>
            <w:r>
              <w:rPr>
                <w:rFonts w:hint="eastAsia"/>
              </w:rPr>
              <w:t>待查询交易的流水号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79" w:type="dxa"/>
            <w:vAlign w:val="top"/>
          </w:tcPr>
          <w:p>
            <w:pPr>
              <w:pStyle w:val="120"/>
              <w:numPr>
                <w:ilvl w:val="0"/>
                <w:numId w:val="47"/>
              </w:numPr>
              <w:tabs>
                <w:tab w:val="left" w:pos="360"/>
              </w:tabs>
              <w:ind w:firstLineChars="0"/>
              <w:jc w:val="center"/>
              <w:rPr>
                <w:bCs/>
                <w:sz w:val="22"/>
              </w:rPr>
            </w:pPr>
          </w:p>
        </w:tc>
        <w:tc>
          <w:tcPr>
            <w:tcW w:w="2088" w:type="dxa"/>
            <w:vAlign w:val="top"/>
          </w:tcPr>
          <w:p>
            <w:pPr>
              <w:numPr>
                <w:ilvl w:val="0"/>
                <w:numId w:val="0"/>
              </w:numPr>
              <w:jc w:val="center"/>
            </w:pPr>
            <w:r>
              <w:rPr>
                <w:rFonts w:hint="eastAsia"/>
              </w:rPr>
              <w:t>保留域</w:t>
            </w:r>
          </w:p>
        </w:tc>
        <w:tc>
          <w:tcPr>
            <w:tcW w:w="2115" w:type="dxa"/>
            <w:vAlign w:val="top"/>
          </w:tcPr>
          <w:p>
            <w:pPr>
              <w:numPr>
                <w:ilvl w:val="0"/>
                <w:numId w:val="0"/>
              </w:numPr>
              <w:jc w:val="center"/>
            </w:pPr>
            <w:r>
              <w:t>reserved</w:t>
            </w:r>
          </w:p>
        </w:tc>
        <w:tc>
          <w:tcPr>
            <w:tcW w:w="1700" w:type="dxa"/>
            <w:vAlign w:val="top"/>
          </w:tcPr>
          <w:p>
            <w:pPr>
              <w:numPr>
                <w:ilvl w:val="0"/>
                <w:numId w:val="0"/>
              </w:numPr>
              <w:jc w:val="center"/>
            </w:pPr>
            <w:r>
              <w:t>O</w:t>
            </w:r>
          </w:p>
        </w:tc>
        <w:tc>
          <w:tcPr>
            <w:tcW w:w="2789" w:type="dxa"/>
            <w:vAlign w:val="top"/>
          </w:tcPr>
          <w:p>
            <w:pPr>
              <w:numPr>
                <w:ilvl w:val="0"/>
                <w:numId w:val="0"/>
              </w:numPr>
              <w:rPr>
                <w:del w:id="4944" w:author="吴潇" w:date="2014-11-18T17:01:00Z"/>
              </w:rPr>
            </w:pPr>
            <w:del w:id="4945" w:author="吴潇" w:date="2014-11-18T17:01:00Z">
              <w:r>
                <w:rPr>
                  <w:rFonts w:hint="eastAsia"/>
                </w:rPr>
                <w:delText>格式如下：</w:delText>
              </w:r>
            </w:del>
            <w:del w:id="4946" w:author="吴潇" w:date="2014-11-18T17:01:00Z">
              <w:r>
                <w:rPr/>
                <w:delText>{</w:delText>
              </w:r>
            </w:del>
            <w:del w:id="4947" w:author="吴潇" w:date="2014-11-18T17:01:00Z">
              <w:r>
                <w:rPr>
                  <w:rFonts w:hint="eastAsia"/>
                </w:rPr>
                <w:delText>子域名</w:delText>
              </w:r>
            </w:del>
            <w:del w:id="4948" w:author="吴潇" w:date="2014-11-18T17:01:00Z">
              <w:r>
                <w:rPr/>
                <w:delText>1=</w:delText>
              </w:r>
            </w:del>
            <w:del w:id="4949" w:author="吴潇" w:date="2014-11-18T17:01:00Z">
              <w:r>
                <w:rPr>
                  <w:rFonts w:hint="eastAsia"/>
                </w:rPr>
                <w:delText>值</w:delText>
              </w:r>
            </w:del>
            <w:del w:id="4950" w:author="吴潇" w:date="2014-11-18T17:01:00Z">
              <w:r>
                <w:rPr/>
                <w:delText>&amp;</w:delText>
              </w:r>
            </w:del>
            <w:del w:id="4951" w:author="吴潇" w:date="2014-11-18T17:01:00Z">
              <w:r>
                <w:rPr>
                  <w:rFonts w:hint="eastAsia"/>
                </w:rPr>
                <w:delText>子域名</w:delText>
              </w:r>
            </w:del>
            <w:del w:id="4952" w:author="吴潇" w:date="2014-11-18T17:01:00Z">
              <w:r>
                <w:rPr/>
                <w:delText>2=</w:delText>
              </w:r>
            </w:del>
            <w:del w:id="4953" w:author="吴潇" w:date="2014-11-18T17:01:00Z">
              <w:r>
                <w:rPr>
                  <w:rFonts w:hint="eastAsia"/>
                </w:rPr>
                <w:delText>值</w:delText>
              </w:r>
            </w:del>
            <w:del w:id="4954" w:author="吴潇" w:date="2014-11-18T17:01:00Z">
              <w:r>
                <w:rPr/>
                <w:delText>&amp;</w:delText>
              </w:r>
            </w:del>
            <w:del w:id="4955" w:author="吴潇" w:date="2014-11-18T17:01:00Z">
              <w:r>
                <w:rPr>
                  <w:rFonts w:hint="eastAsia"/>
                </w:rPr>
                <w:delText>子域名</w:delText>
              </w:r>
            </w:del>
            <w:del w:id="4956" w:author="吴潇" w:date="2014-11-18T17:01:00Z">
              <w:r>
                <w:rPr/>
                <w:delText>3=</w:delText>
              </w:r>
            </w:del>
            <w:del w:id="4957" w:author="吴潇" w:date="2014-11-18T17:01:00Z">
              <w:r>
                <w:rPr>
                  <w:rFonts w:hint="eastAsia"/>
                </w:rPr>
                <w:delText>值</w:delText>
              </w:r>
            </w:del>
            <w:del w:id="4958" w:author="吴潇" w:date="2014-11-18T17:01:00Z">
              <w:r>
                <w:rPr/>
                <w:delText xml:space="preserve">} </w:delText>
              </w:r>
            </w:del>
          </w:p>
          <w:p>
            <w:pPr>
              <w:numPr>
                <w:ilvl w:val="0"/>
                <w:numId w:val="0"/>
              </w:numPr>
              <w:rPr>
                <w:del w:id="4959" w:author="吴潇" w:date="2014-11-18T17:01:00Z"/>
              </w:rPr>
            </w:pPr>
            <w:del w:id="4960" w:author="吴潇" w:date="2014-11-18T17:01:00Z">
              <w:r>
                <w:rPr>
                  <w:rFonts w:hint="eastAsia"/>
                </w:rPr>
                <w:delText xml:space="preserve">子域： </w:delText>
              </w:r>
            </w:del>
            <w:del w:id="4961" w:author="吴潇" w:date="2014-11-18T17:01:00Z">
              <w:r>
                <w:rPr/>
                <w:delText>orig</w:delText>
              </w:r>
            </w:del>
            <w:del w:id="4962" w:author="吴潇" w:date="2014-11-18T17:01:00Z">
              <w:r>
                <w:rPr>
                  <w:rFonts w:hint="eastAsia"/>
                </w:rPr>
                <w:delText>TxnType N2</w:delText>
              </w:r>
            </w:del>
          </w:p>
          <w:p>
            <w:pPr>
              <w:numPr>
                <w:ilvl w:val="0"/>
                <w:numId w:val="0"/>
              </w:numPr>
              <w:rPr>
                <w:del w:id="4963" w:author="吴潇" w:date="2014-11-18T17:01:00Z"/>
              </w:rPr>
            </w:pPr>
            <w:del w:id="4964" w:author="吴潇" w:date="2014-11-18T17:01:00Z">
              <w:r>
                <w:rPr>
                  <w:rFonts w:hint="eastAsia"/>
                </w:rPr>
                <w:delText>原交易类型</w:delText>
              </w:r>
            </w:del>
          </w:p>
          <w:p>
            <w:pPr>
              <w:numPr>
                <w:ilvl w:val="0"/>
                <w:numId w:val="0"/>
              </w:numPr>
            </w:pPr>
            <w:del w:id="4965" w:author="吴潇" w:date="2014-11-18T17:01:00Z">
              <w:r>
                <w:rPr>
                  <w:rFonts w:hint="eastAsia"/>
                </w:rPr>
                <w:delText>余额查询时必送</w:delText>
              </w:r>
            </w:del>
          </w:p>
        </w:tc>
      </w:tr>
    </w:tbl>
    <w:p>
      <w:pPr>
        <w:pStyle w:val="97"/>
        <w:framePr w:h="473" w:wrap="around" w:vAnchor="margin" w:hAnchor="text" w:yAlign="top"/>
        <w:numPr>
          <w:ilvl w:val="4"/>
          <w:numId w:val="0"/>
        </w:numPr>
        <w:ind w:left="424" w:leftChars="202"/>
        <w:jc w:val="both"/>
        <w:rPr>
          <w:rFonts w:ascii="宋体" w:eastAsia="宋体"/>
          <w:sz w:val="21"/>
        </w:rPr>
      </w:pPr>
    </w:p>
    <w:p>
      <w:pPr>
        <w:pStyle w:val="69"/>
      </w:pPr>
      <w:r>
        <w:rPr>
          <w:rFonts w:hint="eastAsia"/>
        </w:rPr>
        <w:t>应答报文</w:t>
      </w:r>
    </w:p>
    <w:p>
      <w:pPr>
        <w:pStyle w:val="66"/>
        <w:ind w:firstLine="420"/>
      </w:pPr>
    </w:p>
    <w:tbl>
      <w:tblPr>
        <w:tblStyle w:val="55"/>
        <w:tblW w:w="98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
        <w:gridCol w:w="2035"/>
        <w:gridCol w:w="2116"/>
        <w:gridCol w:w="1845"/>
        <w:gridCol w:w="2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852" w:type="dxa"/>
            <w:shd w:val="clear" w:color="auto" w:fill="BFBFBF"/>
            <w:vAlign w:val="top"/>
          </w:tcPr>
          <w:p>
            <w:pPr>
              <w:numPr>
                <w:ilvl w:val="0"/>
                <w:numId w:val="0"/>
              </w:numPr>
              <w:jc w:val="center"/>
              <w:rPr>
                <w:szCs w:val="21"/>
              </w:rPr>
            </w:pPr>
            <w:r>
              <w:rPr>
                <w:rFonts w:hint="eastAsia"/>
                <w:szCs w:val="21"/>
              </w:rPr>
              <w:t>序号</w:t>
            </w:r>
          </w:p>
        </w:tc>
        <w:tc>
          <w:tcPr>
            <w:tcW w:w="2035" w:type="dxa"/>
            <w:shd w:val="clear" w:color="auto" w:fill="BFBFBF"/>
            <w:vAlign w:val="top"/>
          </w:tcPr>
          <w:p>
            <w:pPr>
              <w:numPr>
                <w:ilvl w:val="0"/>
                <w:numId w:val="0"/>
              </w:numPr>
              <w:jc w:val="center"/>
              <w:rPr>
                <w:szCs w:val="21"/>
              </w:rPr>
            </w:pPr>
            <w:r>
              <w:rPr>
                <w:rFonts w:hint="eastAsia"/>
                <w:szCs w:val="21"/>
              </w:rPr>
              <w:t>域名</w:t>
            </w:r>
          </w:p>
        </w:tc>
        <w:tc>
          <w:tcPr>
            <w:tcW w:w="2116" w:type="dxa"/>
            <w:shd w:val="clear" w:color="auto" w:fill="BFBFBF"/>
            <w:vAlign w:val="top"/>
          </w:tcPr>
          <w:p>
            <w:pPr>
              <w:numPr>
                <w:ilvl w:val="0"/>
                <w:numId w:val="0"/>
              </w:numPr>
              <w:jc w:val="center"/>
              <w:rPr>
                <w:szCs w:val="21"/>
              </w:rPr>
            </w:pPr>
            <w:r>
              <w:rPr>
                <w:rFonts w:hint="eastAsia"/>
                <w:szCs w:val="21"/>
              </w:rPr>
              <w:t>变量名</w:t>
            </w:r>
          </w:p>
        </w:tc>
        <w:tc>
          <w:tcPr>
            <w:tcW w:w="1845" w:type="dxa"/>
            <w:shd w:val="clear" w:color="auto" w:fill="BFBFBF"/>
            <w:vAlign w:val="top"/>
          </w:tcPr>
          <w:p>
            <w:pPr>
              <w:numPr>
                <w:ilvl w:val="0"/>
                <w:numId w:val="0"/>
              </w:numPr>
              <w:jc w:val="center"/>
              <w:rPr>
                <w:szCs w:val="21"/>
              </w:rPr>
            </w:pPr>
            <w:r>
              <w:rPr>
                <w:rFonts w:hint="eastAsia"/>
                <w:szCs w:val="21"/>
              </w:rPr>
              <w:t>出现要求</w:t>
            </w:r>
          </w:p>
        </w:tc>
        <w:tc>
          <w:tcPr>
            <w:tcW w:w="2985" w:type="dxa"/>
            <w:shd w:val="clear" w:color="auto" w:fill="BFBFBF"/>
            <w:vAlign w:val="top"/>
          </w:tcPr>
          <w:p>
            <w:pPr>
              <w:numPr>
                <w:ilvl w:val="0"/>
                <w:numId w:val="0"/>
              </w:numPr>
              <w:jc w:val="center"/>
              <w:rPr>
                <w:szCs w:val="21"/>
              </w:rPr>
            </w:pPr>
            <w:r>
              <w:rPr>
                <w:rFonts w:hint="eastAsia"/>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版本号</w:t>
            </w:r>
          </w:p>
        </w:tc>
        <w:tc>
          <w:tcPr>
            <w:tcW w:w="2116" w:type="dxa"/>
            <w:vAlign w:val="top"/>
          </w:tcPr>
          <w:p>
            <w:pPr>
              <w:numPr>
                <w:ilvl w:val="0"/>
                <w:numId w:val="0"/>
              </w:numPr>
              <w:jc w:val="center"/>
            </w:pPr>
            <w:r>
              <w:t>version</w:t>
            </w:r>
          </w:p>
        </w:tc>
        <w:tc>
          <w:tcPr>
            <w:tcW w:w="1845" w:type="dxa"/>
            <w:vAlign w:val="top"/>
          </w:tcPr>
          <w:p>
            <w:pPr>
              <w:numPr>
                <w:ilvl w:val="0"/>
                <w:numId w:val="0"/>
              </w:numPr>
              <w:jc w:val="center"/>
            </w:pPr>
            <w:r>
              <w:t>R</w:t>
            </w:r>
          </w:p>
        </w:tc>
        <w:tc>
          <w:tcPr>
            <w:tcW w:w="2985"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证书</w:t>
            </w:r>
            <w:r>
              <w:t>ID</w:t>
            </w:r>
          </w:p>
        </w:tc>
        <w:tc>
          <w:tcPr>
            <w:tcW w:w="2116" w:type="dxa"/>
            <w:vAlign w:val="top"/>
          </w:tcPr>
          <w:p>
            <w:pPr>
              <w:numPr>
                <w:ilvl w:val="0"/>
                <w:numId w:val="0"/>
              </w:numPr>
              <w:jc w:val="center"/>
            </w:pPr>
            <w:r>
              <w:t>certId</w:t>
            </w:r>
          </w:p>
        </w:tc>
        <w:tc>
          <w:tcPr>
            <w:tcW w:w="1845" w:type="dxa"/>
            <w:vAlign w:val="top"/>
          </w:tcPr>
          <w:p>
            <w:pPr>
              <w:numPr>
                <w:ilvl w:val="0"/>
                <w:numId w:val="0"/>
              </w:numPr>
              <w:jc w:val="center"/>
            </w:pPr>
            <w:r>
              <w:t>M</w:t>
            </w:r>
          </w:p>
        </w:tc>
        <w:tc>
          <w:tcPr>
            <w:tcW w:w="2985"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签名</w:t>
            </w:r>
          </w:p>
        </w:tc>
        <w:tc>
          <w:tcPr>
            <w:tcW w:w="2116" w:type="dxa"/>
            <w:vAlign w:val="top"/>
          </w:tcPr>
          <w:p>
            <w:pPr>
              <w:numPr>
                <w:ilvl w:val="0"/>
                <w:numId w:val="0"/>
              </w:numPr>
              <w:jc w:val="center"/>
            </w:pPr>
            <w:r>
              <w:t>signature</w:t>
            </w:r>
          </w:p>
        </w:tc>
        <w:tc>
          <w:tcPr>
            <w:tcW w:w="1845" w:type="dxa"/>
            <w:vAlign w:val="top"/>
          </w:tcPr>
          <w:p>
            <w:pPr>
              <w:numPr>
                <w:ilvl w:val="0"/>
                <w:numId w:val="0"/>
              </w:numPr>
              <w:jc w:val="center"/>
            </w:pPr>
            <w:r>
              <w:t>M</w:t>
            </w:r>
          </w:p>
        </w:tc>
        <w:tc>
          <w:tcPr>
            <w:tcW w:w="2985"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编码方式</w:t>
            </w:r>
          </w:p>
        </w:tc>
        <w:tc>
          <w:tcPr>
            <w:tcW w:w="2116" w:type="dxa"/>
            <w:vAlign w:val="top"/>
          </w:tcPr>
          <w:p>
            <w:pPr>
              <w:numPr>
                <w:ilvl w:val="0"/>
                <w:numId w:val="0"/>
              </w:numPr>
              <w:jc w:val="center"/>
            </w:pPr>
            <w:r>
              <w:t>encoding</w:t>
            </w:r>
          </w:p>
        </w:tc>
        <w:tc>
          <w:tcPr>
            <w:tcW w:w="1845" w:type="dxa"/>
            <w:vAlign w:val="top"/>
          </w:tcPr>
          <w:p>
            <w:pPr>
              <w:numPr>
                <w:ilvl w:val="0"/>
                <w:numId w:val="0"/>
              </w:numPr>
              <w:jc w:val="center"/>
            </w:pPr>
            <w:r>
              <w:t>R</w:t>
            </w:r>
          </w:p>
        </w:tc>
        <w:tc>
          <w:tcPr>
            <w:tcW w:w="2985"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签名方法</w:t>
            </w:r>
          </w:p>
        </w:tc>
        <w:tc>
          <w:tcPr>
            <w:tcW w:w="2116" w:type="dxa"/>
            <w:vAlign w:val="top"/>
          </w:tcPr>
          <w:p>
            <w:pPr>
              <w:numPr>
                <w:ilvl w:val="0"/>
                <w:numId w:val="0"/>
              </w:numPr>
              <w:jc w:val="center"/>
            </w:pPr>
            <w:r>
              <w:t>signMethod</w:t>
            </w:r>
          </w:p>
        </w:tc>
        <w:tc>
          <w:tcPr>
            <w:tcW w:w="1845" w:type="dxa"/>
            <w:vAlign w:val="top"/>
          </w:tcPr>
          <w:p>
            <w:pPr>
              <w:numPr>
                <w:ilvl w:val="0"/>
                <w:numId w:val="0"/>
              </w:numPr>
              <w:jc w:val="center"/>
            </w:pPr>
            <w:r>
              <w:rPr>
                <w:rFonts w:hint="eastAsia"/>
              </w:rPr>
              <w:t>M</w:t>
            </w:r>
          </w:p>
        </w:tc>
        <w:tc>
          <w:tcPr>
            <w:tcW w:w="2985"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交易类型</w:t>
            </w:r>
          </w:p>
        </w:tc>
        <w:tc>
          <w:tcPr>
            <w:tcW w:w="2116" w:type="dxa"/>
            <w:vAlign w:val="top"/>
          </w:tcPr>
          <w:p>
            <w:pPr>
              <w:numPr>
                <w:ilvl w:val="0"/>
                <w:numId w:val="0"/>
              </w:numPr>
              <w:jc w:val="center"/>
            </w:pPr>
            <w:r>
              <w:t>txnType</w:t>
            </w:r>
          </w:p>
        </w:tc>
        <w:tc>
          <w:tcPr>
            <w:tcW w:w="1845" w:type="dxa"/>
            <w:vAlign w:val="top"/>
          </w:tcPr>
          <w:p>
            <w:pPr>
              <w:numPr>
                <w:ilvl w:val="0"/>
                <w:numId w:val="0"/>
              </w:numPr>
              <w:jc w:val="center"/>
            </w:pPr>
            <w:r>
              <w:t>R</w:t>
            </w:r>
          </w:p>
        </w:tc>
        <w:tc>
          <w:tcPr>
            <w:tcW w:w="2985" w:type="dxa"/>
            <w:vAlign w:val="top"/>
          </w:tcPr>
          <w:p>
            <w:pPr>
              <w:numPr>
                <w:ilvl w:val="0"/>
                <w:numId w:val="0"/>
              </w:numPr>
            </w:pPr>
            <w:del w:id="4966" w:author="吴潇" w:date="2014-12-23T08:53:00Z">
              <w:r>
                <w:rPr>
                  <w:rFonts w:hint="eastAsia"/>
                </w:rPr>
                <w:delText>取值：</w:delText>
              </w:r>
            </w:del>
            <w:r>
              <w:rPr>
                <w:rFonts w:hint="eastAsia"/>
              </w:rPr>
              <w:t>同被查询交易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交易子类</w:t>
            </w:r>
          </w:p>
        </w:tc>
        <w:tc>
          <w:tcPr>
            <w:tcW w:w="2116" w:type="dxa"/>
            <w:vAlign w:val="top"/>
          </w:tcPr>
          <w:p>
            <w:pPr>
              <w:numPr>
                <w:ilvl w:val="0"/>
                <w:numId w:val="0"/>
              </w:numPr>
              <w:jc w:val="center"/>
            </w:pPr>
            <w:r>
              <w:t>txnSubType</w:t>
            </w:r>
          </w:p>
        </w:tc>
        <w:tc>
          <w:tcPr>
            <w:tcW w:w="1845" w:type="dxa"/>
            <w:vAlign w:val="top"/>
          </w:tcPr>
          <w:p>
            <w:pPr>
              <w:numPr>
                <w:ilvl w:val="0"/>
                <w:numId w:val="0"/>
              </w:numPr>
              <w:jc w:val="center"/>
            </w:pPr>
            <w:r>
              <w:t>M</w:t>
            </w:r>
          </w:p>
        </w:tc>
        <w:tc>
          <w:tcPr>
            <w:tcW w:w="2985" w:type="dxa"/>
            <w:vAlign w:val="top"/>
          </w:tcPr>
          <w:p>
            <w:pPr>
              <w:numPr>
                <w:ilvl w:val="0"/>
                <w:numId w:val="0"/>
              </w:numPr>
            </w:pPr>
            <w:del w:id="4967" w:author="吴潇" w:date="2014-12-23T08:53:00Z">
              <w:r>
                <w:rPr>
                  <w:rFonts w:hint="eastAsia"/>
                </w:rPr>
                <w:delText>取值：</w:delText>
              </w:r>
            </w:del>
            <w:r>
              <w:rPr>
                <w:rFonts w:hint="eastAsia"/>
              </w:rPr>
              <w:t>同被查询交易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4968" w:author="齐宁" w:date="2014-09-28T19:25:00Z"/>
        </w:trPr>
        <w:tc>
          <w:tcPr>
            <w:tcW w:w="852" w:type="dxa"/>
            <w:vAlign w:val="top"/>
          </w:tcPr>
          <w:p>
            <w:pPr>
              <w:pStyle w:val="120"/>
              <w:numPr>
                <w:ilvl w:val="0"/>
                <w:numId w:val="48"/>
              </w:numPr>
              <w:tabs>
                <w:tab w:val="left" w:pos="360"/>
              </w:tabs>
              <w:ind w:firstLineChars="0"/>
              <w:jc w:val="center"/>
              <w:rPr>
                <w:del w:id="4969" w:author="齐宁" w:date="2014-09-28T19:25:00Z"/>
                <w:bCs/>
                <w:sz w:val="22"/>
              </w:rPr>
            </w:pPr>
          </w:p>
        </w:tc>
        <w:tc>
          <w:tcPr>
            <w:tcW w:w="2035" w:type="dxa"/>
            <w:vAlign w:val="top"/>
          </w:tcPr>
          <w:p>
            <w:pPr>
              <w:numPr>
                <w:ilvl w:val="0"/>
                <w:numId w:val="0"/>
              </w:numPr>
              <w:jc w:val="center"/>
              <w:rPr>
                <w:del w:id="4970" w:author="齐宁" w:date="2014-09-28T19:25:00Z"/>
              </w:rPr>
            </w:pPr>
            <w:del w:id="4971" w:author="齐宁" w:date="2014-09-28T19:25:00Z">
              <w:r>
                <w:rPr>
                  <w:rFonts w:hint="eastAsia"/>
                </w:rPr>
                <w:delText>收单机构代码</w:delText>
              </w:r>
            </w:del>
          </w:p>
        </w:tc>
        <w:tc>
          <w:tcPr>
            <w:tcW w:w="2116" w:type="dxa"/>
            <w:vAlign w:val="top"/>
          </w:tcPr>
          <w:p>
            <w:pPr>
              <w:numPr>
                <w:ilvl w:val="0"/>
                <w:numId w:val="0"/>
              </w:numPr>
              <w:jc w:val="center"/>
              <w:rPr>
                <w:del w:id="4972" w:author="齐宁" w:date="2014-09-28T19:25:00Z"/>
              </w:rPr>
            </w:pPr>
            <w:del w:id="4973" w:author="齐宁" w:date="2014-09-28T19:25:00Z">
              <w:r>
                <w:rPr/>
                <w:delText>acqInsCode</w:delText>
              </w:r>
            </w:del>
          </w:p>
        </w:tc>
        <w:tc>
          <w:tcPr>
            <w:tcW w:w="1845" w:type="dxa"/>
            <w:vAlign w:val="top"/>
          </w:tcPr>
          <w:p>
            <w:pPr>
              <w:numPr>
                <w:ilvl w:val="0"/>
                <w:numId w:val="0"/>
              </w:numPr>
              <w:jc w:val="center"/>
              <w:rPr>
                <w:del w:id="4974" w:author="齐宁" w:date="2014-09-28T19:25:00Z"/>
              </w:rPr>
            </w:pPr>
            <w:del w:id="4975" w:author="齐宁" w:date="2014-09-28T19:25:00Z">
              <w:r>
                <w:rPr/>
                <w:delText>R</w:delText>
              </w:r>
            </w:del>
          </w:p>
        </w:tc>
        <w:tc>
          <w:tcPr>
            <w:tcW w:w="2985" w:type="dxa"/>
            <w:vAlign w:val="top"/>
          </w:tcPr>
          <w:p>
            <w:pPr>
              <w:numPr>
                <w:ilvl w:val="0"/>
                <w:numId w:val="0"/>
              </w:numPr>
              <w:rPr>
                <w:del w:id="4976" w:author="齐宁" w:date="2014-09-28T19:25:00Z"/>
              </w:rPr>
            </w:pPr>
            <w:del w:id="4977" w:author="齐宁" w:date="2014-09-28T19:25: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接入类型</w:t>
            </w:r>
          </w:p>
        </w:tc>
        <w:tc>
          <w:tcPr>
            <w:tcW w:w="2116" w:type="dxa"/>
            <w:vAlign w:val="top"/>
          </w:tcPr>
          <w:p>
            <w:pPr>
              <w:numPr>
                <w:ilvl w:val="0"/>
                <w:numId w:val="0"/>
              </w:numPr>
              <w:jc w:val="center"/>
            </w:pPr>
            <w:r>
              <w:t>accessType</w:t>
            </w:r>
          </w:p>
        </w:tc>
        <w:tc>
          <w:tcPr>
            <w:tcW w:w="1845" w:type="dxa"/>
            <w:vAlign w:val="top"/>
          </w:tcPr>
          <w:p>
            <w:pPr>
              <w:numPr>
                <w:ilvl w:val="0"/>
                <w:numId w:val="0"/>
              </w:numPr>
              <w:jc w:val="center"/>
            </w:pPr>
            <w:r>
              <w:t>R</w:t>
            </w:r>
          </w:p>
        </w:tc>
        <w:tc>
          <w:tcPr>
            <w:tcW w:w="2985"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PrEx>
        <w:tc>
          <w:tcPr>
            <w:tcW w:w="852"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pStyle w:val="120"/>
              <w:numPr>
                <w:ilvl w:val="0"/>
                <w:numId w:val="48"/>
              </w:numPr>
              <w:tabs>
                <w:tab w:val="left" w:pos="360"/>
              </w:tabs>
              <w:ind w:firstLineChars="0"/>
              <w:jc w:val="center"/>
              <w:rPr>
                <w:bCs/>
                <w:sz w:val="22"/>
              </w:rPr>
            </w:pPr>
          </w:p>
        </w:tc>
        <w:tc>
          <w:tcPr>
            <w:tcW w:w="203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rPr>
                <w:rFonts w:hint="eastAsia"/>
              </w:rPr>
              <w:t>商户代码</w:t>
            </w:r>
          </w:p>
        </w:tc>
        <w:tc>
          <w:tcPr>
            <w:tcW w:w="2116"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merId</w:t>
            </w:r>
          </w:p>
        </w:tc>
        <w:tc>
          <w:tcPr>
            <w:tcW w:w="184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R</w:t>
            </w:r>
          </w:p>
        </w:tc>
        <w:tc>
          <w:tcPr>
            <w:tcW w:w="298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pPr>
            <w: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PrEx>
        <w:tc>
          <w:tcPr>
            <w:tcW w:w="852"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pStyle w:val="120"/>
              <w:numPr>
                <w:ilvl w:val="0"/>
                <w:numId w:val="48"/>
              </w:numPr>
              <w:tabs>
                <w:tab w:val="left" w:pos="360"/>
              </w:tabs>
              <w:ind w:firstLineChars="0"/>
              <w:jc w:val="center"/>
              <w:rPr>
                <w:bCs/>
                <w:sz w:val="22"/>
              </w:rPr>
            </w:pPr>
          </w:p>
        </w:tc>
        <w:tc>
          <w:tcPr>
            <w:tcW w:w="203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rPr>
                <w:rFonts w:hint="eastAsia"/>
              </w:rPr>
              <w:t>订单发送时间</w:t>
            </w:r>
          </w:p>
        </w:tc>
        <w:tc>
          <w:tcPr>
            <w:tcW w:w="2116"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txnTime</w:t>
            </w:r>
          </w:p>
        </w:tc>
        <w:tc>
          <w:tcPr>
            <w:tcW w:w="184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jc w:val="center"/>
            </w:pPr>
            <w:r>
              <w:t>R</w:t>
            </w:r>
          </w:p>
        </w:tc>
        <w:tc>
          <w:tcPr>
            <w:tcW w:w="2985" w:type="dxa"/>
            <w:tcBorders>
              <w:top w:val="nil"/>
              <w:left w:val="nil"/>
              <w:bottom w:val="single" w:color="auto" w:sz="8" w:space="0"/>
              <w:right w:val="single" w:color="auto" w:sz="8" w:space="0"/>
            </w:tcBorders>
            <w:tcMar>
              <w:top w:w="0" w:type="dxa"/>
              <w:left w:w="108" w:type="dxa"/>
              <w:bottom w:w="0" w:type="dxa"/>
              <w:right w:w="108" w:type="dxa"/>
            </w:tcMar>
            <w:vAlign w:val="top"/>
          </w:tcPr>
          <w:p>
            <w:pPr>
              <w:numPr>
                <w:ilvl w:val="0"/>
                <w:numId w:val="0"/>
              </w:numPr>
            </w:pPr>
            <w:r>
              <w:rPr>
                <w:rFonts w:hint="eastAsia"/>
              </w:rPr>
              <w:t>被查询交易的交易时间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商户订单号</w:t>
            </w:r>
          </w:p>
        </w:tc>
        <w:tc>
          <w:tcPr>
            <w:tcW w:w="2116" w:type="dxa"/>
            <w:vAlign w:val="top"/>
          </w:tcPr>
          <w:p>
            <w:pPr>
              <w:numPr>
                <w:ilvl w:val="0"/>
                <w:numId w:val="0"/>
              </w:numPr>
              <w:jc w:val="center"/>
            </w:pPr>
            <w:r>
              <w:t>orderId</w:t>
            </w:r>
          </w:p>
        </w:tc>
        <w:tc>
          <w:tcPr>
            <w:tcW w:w="1845" w:type="dxa"/>
            <w:vAlign w:val="top"/>
          </w:tcPr>
          <w:p>
            <w:pPr>
              <w:numPr>
                <w:ilvl w:val="0"/>
                <w:numId w:val="0"/>
              </w:numPr>
              <w:jc w:val="center"/>
            </w:pPr>
            <w:r>
              <w:t>R</w:t>
            </w:r>
          </w:p>
        </w:tc>
        <w:tc>
          <w:tcPr>
            <w:tcW w:w="2985" w:type="dxa"/>
            <w:vAlign w:val="top"/>
          </w:tcPr>
          <w:p>
            <w:pPr>
              <w:numPr>
                <w:ilvl w:val="0"/>
                <w:numId w:val="0"/>
              </w:numPr>
            </w:pPr>
            <w:r>
              <w:rPr>
                <w:rFonts w:hint="eastAsia"/>
              </w:rPr>
              <w:t>被查询交易的订单号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请求方保留域</w:t>
            </w:r>
          </w:p>
        </w:tc>
        <w:tc>
          <w:tcPr>
            <w:tcW w:w="2116" w:type="dxa"/>
            <w:vAlign w:val="top"/>
          </w:tcPr>
          <w:p>
            <w:pPr>
              <w:numPr>
                <w:ilvl w:val="0"/>
                <w:numId w:val="0"/>
              </w:numPr>
              <w:jc w:val="center"/>
            </w:pPr>
            <w:r>
              <w:t>reqReserved</w:t>
            </w:r>
          </w:p>
        </w:tc>
        <w:tc>
          <w:tcPr>
            <w:tcW w:w="1845" w:type="dxa"/>
            <w:vAlign w:val="top"/>
          </w:tcPr>
          <w:p>
            <w:pPr>
              <w:numPr>
                <w:ilvl w:val="0"/>
                <w:numId w:val="0"/>
              </w:numPr>
              <w:jc w:val="center"/>
            </w:pPr>
            <w:r>
              <w:t>O</w:t>
            </w:r>
          </w:p>
        </w:tc>
        <w:tc>
          <w:tcPr>
            <w:tcW w:w="2985" w:type="dxa"/>
            <w:vAlign w:val="top"/>
          </w:tcPr>
          <w:p>
            <w:pPr>
              <w:numPr>
                <w:ilvl w:val="0"/>
                <w:numId w:val="0"/>
              </w:numPr>
            </w:pPr>
            <w:r>
              <w:rPr>
                <w:rFonts w:hint="eastAsia"/>
              </w:rPr>
              <w:t>返回被查询交易的请求方保留域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保留域</w:t>
            </w:r>
          </w:p>
        </w:tc>
        <w:tc>
          <w:tcPr>
            <w:tcW w:w="2116" w:type="dxa"/>
            <w:vAlign w:val="top"/>
          </w:tcPr>
          <w:p>
            <w:pPr>
              <w:numPr>
                <w:ilvl w:val="0"/>
                <w:numId w:val="0"/>
              </w:numPr>
              <w:jc w:val="center"/>
            </w:pPr>
            <w:r>
              <w:t>reserved</w:t>
            </w:r>
          </w:p>
        </w:tc>
        <w:tc>
          <w:tcPr>
            <w:tcW w:w="1845" w:type="dxa"/>
            <w:vAlign w:val="top"/>
          </w:tcPr>
          <w:p>
            <w:pPr>
              <w:numPr>
                <w:ilvl w:val="0"/>
                <w:numId w:val="0"/>
              </w:numPr>
              <w:jc w:val="center"/>
            </w:pPr>
            <w:r>
              <w:t>O</w:t>
            </w:r>
          </w:p>
        </w:tc>
        <w:tc>
          <w:tcPr>
            <w:tcW w:w="2985" w:type="dxa"/>
            <w:vAlign w:val="top"/>
          </w:tcPr>
          <w:p>
            <w:pPr>
              <w:numPr>
                <w:ilvl w:val="0"/>
                <w:numId w:val="0"/>
              </w:numPr>
              <w:rPr>
                <w:del w:id="4978" w:author="吴潇" w:date="2014-11-18T17:02:00Z"/>
                <w:szCs w:val="21"/>
              </w:rPr>
            </w:pPr>
            <w:del w:id="4979" w:author="吴潇" w:date="2014-11-18T17:02:00Z">
              <w:r>
                <w:rPr>
                  <w:rFonts w:hint="eastAsia"/>
                  <w:szCs w:val="21"/>
                </w:rPr>
                <w:delText>移动支付订单推送时， 返回该子域</w:delText>
              </w:r>
            </w:del>
          </w:p>
          <w:p>
            <w:pPr>
              <w:numPr>
                <w:ilvl w:val="0"/>
                <w:numId w:val="0"/>
              </w:numPr>
              <w:rPr>
                <w:del w:id="4980" w:author="吴潇" w:date="2014-11-18T17:02:00Z"/>
                <w:szCs w:val="21"/>
              </w:rPr>
            </w:pPr>
            <w:del w:id="4981" w:author="吴潇" w:date="2014-11-18T17:02:00Z">
              <w:r>
                <w:rPr>
                  <w:rFonts w:hint="eastAsia"/>
                  <w:szCs w:val="21"/>
                </w:rPr>
                <w:delText>子域名： 银行卡所属银行名称： issHeadNm</w:delText>
              </w:r>
            </w:del>
          </w:p>
          <w:p>
            <w:pPr>
              <w:numPr>
                <w:ilvl w:val="0"/>
                <w:numId w:val="0"/>
              </w:numPr>
              <w:rPr>
                <w:del w:id="4982" w:author="吴潇" w:date="2014-11-18T17:02:00Z"/>
                <w:szCs w:val="21"/>
              </w:rPr>
            </w:pPr>
            <w:del w:id="4983" w:author="吴潇" w:date="2014-11-18T17:02:00Z">
              <w:r>
                <w:rPr>
                  <w:rFonts w:hint="eastAsia"/>
                </w:rPr>
                <w:delText>EBPP 交易查询时返回</w:delText>
              </w:r>
            </w:del>
          </w:p>
          <w:p>
            <w:pPr>
              <w:numPr>
                <w:ilvl w:val="0"/>
                <w:numId w:val="0"/>
              </w:numPr>
            </w:pPr>
            <w:del w:id="4984" w:author="吴潇" w:date="2014-11-18T17:02:00Z">
              <w:r>
                <w:rPr>
                  <w:rFonts w:hint="eastAsia"/>
                </w:rPr>
                <w:delText xml:space="preserve">子域：原交易类型 outTransCode  N4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交易查询流水号</w:t>
            </w:r>
          </w:p>
        </w:tc>
        <w:tc>
          <w:tcPr>
            <w:tcW w:w="2116" w:type="dxa"/>
            <w:vAlign w:val="top"/>
          </w:tcPr>
          <w:p>
            <w:pPr>
              <w:numPr>
                <w:ilvl w:val="0"/>
                <w:numId w:val="0"/>
              </w:numPr>
              <w:jc w:val="center"/>
            </w:pPr>
            <w:r>
              <w:t>queryId</w:t>
            </w:r>
          </w:p>
        </w:tc>
        <w:tc>
          <w:tcPr>
            <w:tcW w:w="1845" w:type="dxa"/>
            <w:vAlign w:val="top"/>
          </w:tcPr>
          <w:p>
            <w:pPr>
              <w:numPr>
                <w:ilvl w:val="0"/>
                <w:numId w:val="0"/>
              </w:numPr>
              <w:jc w:val="center"/>
            </w:pPr>
            <w:r>
              <w:t>M</w:t>
            </w:r>
          </w:p>
        </w:tc>
        <w:tc>
          <w:tcPr>
            <w:tcW w:w="2985" w:type="dxa"/>
            <w:vAlign w:val="top"/>
          </w:tcPr>
          <w:p>
            <w:pPr>
              <w:numPr>
                <w:ilvl w:val="0"/>
                <w:numId w:val="0"/>
              </w:numPr>
            </w:pPr>
            <w:r>
              <w:rPr>
                <w:rFonts w:hint="eastAsia"/>
              </w:rPr>
              <w:t>被查询交易查询流水号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系统跟踪号</w:t>
            </w:r>
          </w:p>
        </w:tc>
        <w:tc>
          <w:tcPr>
            <w:tcW w:w="2116" w:type="dxa"/>
            <w:vAlign w:val="top"/>
          </w:tcPr>
          <w:p>
            <w:pPr>
              <w:numPr>
                <w:ilvl w:val="0"/>
                <w:numId w:val="0"/>
              </w:numPr>
              <w:jc w:val="center"/>
            </w:pPr>
            <w:r>
              <w:t>traceNo</w:t>
            </w:r>
          </w:p>
        </w:tc>
        <w:tc>
          <w:tcPr>
            <w:tcW w:w="1845" w:type="dxa"/>
            <w:vAlign w:val="top"/>
          </w:tcPr>
          <w:p>
            <w:pPr>
              <w:numPr>
                <w:ilvl w:val="0"/>
                <w:numId w:val="0"/>
              </w:numPr>
              <w:jc w:val="center"/>
            </w:pPr>
            <w:r>
              <w:t>M</w:t>
            </w:r>
          </w:p>
        </w:tc>
        <w:tc>
          <w:tcPr>
            <w:tcW w:w="2985" w:type="dxa"/>
            <w:vAlign w:val="top"/>
          </w:tcPr>
          <w:p>
            <w:pPr>
              <w:numPr>
                <w:ilvl w:val="0"/>
                <w:numId w:val="0"/>
              </w:numPr>
            </w:pPr>
            <w:r>
              <w:rPr>
                <w:rFonts w:hint="eastAsia"/>
              </w:rPr>
              <w:t>统一返回</w:t>
            </w: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交易传输时间</w:t>
            </w:r>
          </w:p>
        </w:tc>
        <w:tc>
          <w:tcPr>
            <w:tcW w:w="2116" w:type="dxa"/>
            <w:vAlign w:val="top"/>
          </w:tcPr>
          <w:p>
            <w:pPr>
              <w:numPr>
                <w:ilvl w:val="0"/>
                <w:numId w:val="0"/>
              </w:numPr>
              <w:jc w:val="center"/>
            </w:pPr>
            <w:r>
              <w:t>traceTime</w:t>
            </w:r>
          </w:p>
        </w:tc>
        <w:tc>
          <w:tcPr>
            <w:tcW w:w="1845" w:type="dxa"/>
            <w:vAlign w:val="top"/>
          </w:tcPr>
          <w:p>
            <w:pPr>
              <w:numPr>
                <w:ilvl w:val="0"/>
                <w:numId w:val="0"/>
              </w:numPr>
              <w:jc w:val="center"/>
            </w:pPr>
            <w:r>
              <w:t>M</w:t>
            </w:r>
          </w:p>
        </w:tc>
        <w:tc>
          <w:tcPr>
            <w:tcW w:w="2985" w:type="dxa"/>
            <w:vAlign w:val="top"/>
          </w:tcPr>
          <w:p>
            <w:pPr>
              <w:numPr>
                <w:ilvl w:val="0"/>
                <w:numId w:val="0"/>
              </w:numPr>
            </w:pPr>
            <w:r>
              <w:rPr>
                <w:rFonts w:hint="eastAsia"/>
              </w:rPr>
              <w:t>统一返回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清算日期</w:t>
            </w:r>
          </w:p>
        </w:tc>
        <w:tc>
          <w:tcPr>
            <w:tcW w:w="2116" w:type="dxa"/>
            <w:vAlign w:val="top"/>
          </w:tcPr>
          <w:p>
            <w:pPr>
              <w:numPr>
                <w:ilvl w:val="0"/>
                <w:numId w:val="0"/>
              </w:numPr>
              <w:jc w:val="center"/>
            </w:pPr>
            <w:r>
              <w:t>settleDate</w:t>
            </w:r>
          </w:p>
        </w:tc>
        <w:tc>
          <w:tcPr>
            <w:tcW w:w="1845" w:type="dxa"/>
            <w:vAlign w:val="top"/>
          </w:tcPr>
          <w:p>
            <w:pPr>
              <w:numPr>
                <w:ilvl w:val="0"/>
                <w:numId w:val="0"/>
              </w:numPr>
              <w:jc w:val="center"/>
            </w:pPr>
            <w:r>
              <w:t>M</w:t>
            </w:r>
          </w:p>
        </w:tc>
        <w:tc>
          <w:tcPr>
            <w:tcW w:w="2985" w:type="dxa"/>
            <w:vAlign w:val="top"/>
          </w:tcPr>
          <w:p>
            <w:pPr>
              <w:numPr>
                <w:ilvl w:val="0"/>
                <w:numId w:val="0"/>
              </w:numPr>
            </w:pPr>
            <w:r>
              <w:rPr>
                <w:rFonts w:hint="eastAsia"/>
              </w:rPr>
              <w:t>资金类交易统一返回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清算币种</w:t>
            </w:r>
          </w:p>
        </w:tc>
        <w:tc>
          <w:tcPr>
            <w:tcW w:w="2116" w:type="dxa"/>
            <w:vAlign w:val="top"/>
          </w:tcPr>
          <w:p>
            <w:pPr>
              <w:numPr>
                <w:ilvl w:val="0"/>
                <w:numId w:val="0"/>
              </w:numPr>
              <w:jc w:val="center"/>
            </w:pPr>
            <w:r>
              <w:t>settleCurrencyCode</w:t>
            </w:r>
          </w:p>
        </w:tc>
        <w:tc>
          <w:tcPr>
            <w:tcW w:w="1845" w:type="dxa"/>
            <w:vAlign w:val="top"/>
          </w:tcPr>
          <w:p>
            <w:pPr>
              <w:numPr>
                <w:ilvl w:val="0"/>
                <w:numId w:val="0"/>
              </w:numPr>
              <w:jc w:val="center"/>
            </w:pPr>
            <w:r>
              <w:t>M</w:t>
            </w:r>
          </w:p>
        </w:tc>
        <w:tc>
          <w:tcPr>
            <w:tcW w:w="2985" w:type="dxa"/>
            <w:vAlign w:val="top"/>
          </w:tcPr>
          <w:p>
            <w:pPr>
              <w:numPr>
                <w:ilvl w:val="0"/>
                <w:numId w:val="0"/>
              </w:numPr>
            </w:pPr>
            <w:r>
              <w:rPr>
                <w:rFonts w:hint="eastAsia"/>
              </w:rPr>
              <w:t>资金类交易统一返回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清算金额</w:t>
            </w:r>
          </w:p>
        </w:tc>
        <w:tc>
          <w:tcPr>
            <w:tcW w:w="2116" w:type="dxa"/>
            <w:vAlign w:val="top"/>
          </w:tcPr>
          <w:p>
            <w:pPr>
              <w:numPr>
                <w:ilvl w:val="0"/>
                <w:numId w:val="0"/>
              </w:numPr>
              <w:jc w:val="center"/>
            </w:pPr>
            <w:r>
              <w:t>settleAmt</w:t>
            </w:r>
          </w:p>
        </w:tc>
        <w:tc>
          <w:tcPr>
            <w:tcW w:w="1845" w:type="dxa"/>
            <w:vAlign w:val="top"/>
          </w:tcPr>
          <w:p>
            <w:pPr>
              <w:numPr>
                <w:ilvl w:val="0"/>
                <w:numId w:val="0"/>
              </w:numPr>
              <w:jc w:val="center"/>
            </w:pPr>
            <w:r>
              <w:t>M</w:t>
            </w:r>
          </w:p>
        </w:tc>
        <w:tc>
          <w:tcPr>
            <w:tcW w:w="2985" w:type="dxa"/>
            <w:vAlign w:val="top"/>
          </w:tcPr>
          <w:p>
            <w:pPr>
              <w:numPr>
                <w:ilvl w:val="0"/>
                <w:numId w:val="0"/>
              </w:numPr>
            </w:pPr>
            <w:r>
              <w:rPr>
                <w:rFonts w:hint="eastAsia"/>
              </w:rPr>
              <w:t>资金类交易统一返回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清算汇率</w:t>
            </w:r>
          </w:p>
        </w:tc>
        <w:tc>
          <w:tcPr>
            <w:tcW w:w="2116" w:type="dxa"/>
            <w:vAlign w:val="top"/>
          </w:tcPr>
          <w:p>
            <w:pPr>
              <w:numPr>
                <w:ilvl w:val="0"/>
                <w:numId w:val="0"/>
              </w:numPr>
              <w:jc w:val="center"/>
            </w:pPr>
            <w:r>
              <w:t>exchangeRate</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境外资金类交易统一返回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兑换日期</w:t>
            </w:r>
          </w:p>
        </w:tc>
        <w:tc>
          <w:tcPr>
            <w:tcW w:w="2116" w:type="dxa"/>
            <w:vAlign w:val="top"/>
          </w:tcPr>
          <w:p>
            <w:pPr>
              <w:numPr>
                <w:ilvl w:val="0"/>
                <w:numId w:val="0"/>
              </w:numPr>
              <w:jc w:val="center"/>
            </w:pPr>
            <w:r>
              <w:t>exchangeDate</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境外资金类交易统一返回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ascii="楷体" w:hAnsi="楷体"/>
                <w:szCs w:val="21"/>
              </w:rPr>
              <w:t>交易币种</w:t>
            </w:r>
          </w:p>
        </w:tc>
        <w:tc>
          <w:tcPr>
            <w:tcW w:w="2116" w:type="dxa"/>
            <w:vAlign w:val="top"/>
          </w:tcPr>
          <w:p>
            <w:pPr>
              <w:numPr>
                <w:ilvl w:val="0"/>
                <w:numId w:val="0"/>
              </w:numPr>
              <w:jc w:val="center"/>
            </w:pPr>
            <w:r>
              <w:rPr>
                <w:szCs w:val="21"/>
              </w:rPr>
              <w:t>currencyCode</w:t>
            </w:r>
          </w:p>
        </w:tc>
        <w:tc>
          <w:tcPr>
            <w:tcW w:w="1845" w:type="dxa"/>
            <w:vAlign w:val="top"/>
          </w:tcPr>
          <w:p>
            <w:pPr>
              <w:numPr>
                <w:ilvl w:val="0"/>
                <w:numId w:val="0"/>
              </w:numPr>
              <w:jc w:val="center"/>
            </w:pPr>
            <w:r>
              <w:rPr>
                <w:rFonts w:hint="eastAsia"/>
                <w:szCs w:val="21"/>
              </w:rPr>
              <w:t>C</w:t>
            </w:r>
          </w:p>
        </w:tc>
        <w:tc>
          <w:tcPr>
            <w:tcW w:w="2985" w:type="dxa"/>
            <w:vAlign w:val="top"/>
          </w:tcPr>
          <w:p>
            <w:pPr>
              <w:numPr>
                <w:ilvl w:val="0"/>
                <w:numId w:val="0"/>
              </w:numPr>
            </w:pPr>
            <w:r>
              <w:rPr>
                <w:rFonts w:hint="eastAsia"/>
              </w:rPr>
              <w:t>EBPP上送的交易必须返回</w:t>
            </w:r>
          </w:p>
          <w:p>
            <w:pPr>
              <w:numPr>
                <w:ilvl w:val="0"/>
                <w:numId w:val="0"/>
              </w:numPr>
            </w:pPr>
            <w:r>
              <w:rPr>
                <w:rFonts w:hint="eastAsia"/>
              </w:rPr>
              <w:t>其他可选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rPr>
                <w:rFonts w:ascii="楷体" w:hAnsi="楷体"/>
                <w:szCs w:val="21"/>
              </w:rPr>
            </w:pPr>
            <w:r>
              <w:rPr>
                <w:rFonts w:hint="eastAsia" w:ascii="楷体" w:hAnsi="楷体"/>
                <w:szCs w:val="21"/>
              </w:rPr>
              <w:t>交易金额</w:t>
            </w:r>
          </w:p>
        </w:tc>
        <w:tc>
          <w:tcPr>
            <w:tcW w:w="2116" w:type="dxa"/>
            <w:vAlign w:val="top"/>
          </w:tcPr>
          <w:p>
            <w:pPr>
              <w:numPr>
                <w:ilvl w:val="0"/>
                <w:numId w:val="0"/>
              </w:numPr>
              <w:jc w:val="center"/>
              <w:rPr>
                <w:szCs w:val="21"/>
              </w:rPr>
            </w:pPr>
            <w:r>
              <w:rPr>
                <w:szCs w:val="21"/>
              </w:rPr>
              <w:t>txnAmt</w:t>
            </w:r>
          </w:p>
        </w:tc>
        <w:tc>
          <w:tcPr>
            <w:tcW w:w="1845" w:type="dxa"/>
            <w:vAlign w:val="top"/>
          </w:tcPr>
          <w:p>
            <w:pPr>
              <w:numPr>
                <w:ilvl w:val="0"/>
                <w:numId w:val="0"/>
              </w:numPr>
              <w:jc w:val="center"/>
              <w:rPr>
                <w:szCs w:val="21"/>
              </w:rPr>
            </w:pPr>
            <w:r>
              <w:rPr>
                <w:rFonts w:hint="eastAsia"/>
                <w:szCs w:val="21"/>
              </w:rPr>
              <w:t>C</w:t>
            </w:r>
          </w:p>
        </w:tc>
        <w:tc>
          <w:tcPr>
            <w:tcW w:w="2985" w:type="dxa"/>
            <w:vAlign w:val="top"/>
          </w:tcPr>
          <w:p>
            <w:pPr>
              <w:numPr>
                <w:ilvl w:val="0"/>
                <w:numId w:val="0"/>
              </w:numPr>
            </w:pPr>
            <w:r>
              <w:rPr>
                <w:rFonts w:hint="eastAsia"/>
              </w:rPr>
              <w:t>EBPP上送的交易必须返回</w:t>
            </w:r>
          </w:p>
          <w:p>
            <w:pPr>
              <w:numPr>
                <w:ilvl w:val="0"/>
                <w:numId w:val="0"/>
              </w:numPr>
              <w:rPr>
                <w:szCs w:val="21"/>
              </w:rPr>
            </w:pPr>
            <w:r>
              <w:rPr>
                <w:rFonts w:hint="eastAsia"/>
              </w:rPr>
              <w:t>其他可选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原交易应答码</w:t>
            </w:r>
          </w:p>
        </w:tc>
        <w:tc>
          <w:tcPr>
            <w:tcW w:w="2116" w:type="dxa"/>
            <w:vAlign w:val="top"/>
          </w:tcPr>
          <w:p>
            <w:pPr>
              <w:numPr>
                <w:ilvl w:val="0"/>
                <w:numId w:val="0"/>
              </w:numPr>
              <w:jc w:val="center"/>
            </w:pPr>
            <w:r>
              <w:t>origRespCode</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查询交易成功时返回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原交易应答信息</w:t>
            </w:r>
          </w:p>
        </w:tc>
        <w:tc>
          <w:tcPr>
            <w:tcW w:w="2116" w:type="dxa"/>
            <w:vAlign w:val="top"/>
          </w:tcPr>
          <w:p>
            <w:pPr>
              <w:numPr>
                <w:ilvl w:val="0"/>
                <w:numId w:val="0"/>
              </w:numPr>
              <w:jc w:val="center"/>
            </w:pPr>
            <w:r>
              <w:t>origRespMsg</w:t>
            </w:r>
          </w:p>
        </w:tc>
        <w:tc>
          <w:tcPr>
            <w:tcW w:w="1845" w:type="dxa"/>
            <w:vAlign w:val="top"/>
          </w:tcPr>
          <w:p>
            <w:pPr>
              <w:numPr>
                <w:ilvl w:val="0"/>
                <w:numId w:val="0"/>
              </w:numPr>
              <w:jc w:val="center"/>
            </w:pPr>
            <w:r>
              <w:t>C</w:t>
            </w:r>
          </w:p>
        </w:tc>
        <w:tc>
          <w:tcPr>
            <w:tcW w:w="2985"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应答码</w:t>
            </w:r>
          </w:p>
        </w:tc>
        <w:tc>
          <w:tcPr>
            <w:tcW w:w="2116" w:type="dxa"/>
            <w:vAlign w:val="top"/>
          </w:tcPr>
          <w:p>
            <w:pPr>
              <w:numPr>
                <w:ilvl w:val="0"/>
                <w:numId w:val="0"/>
              </w:numPr>
              <w:jc w:val="center"/>
            </w:pPr>
            <w:r>
              <w:t>respCode</w:t>
            </w:r>
          </w:p>
        </w:tc>
        <w:tc>
          <w:tcPr>
            <w:tcW w:w="1845" w:type="dxa"/>
            <w:vAlign w:val="top"/>
          </w:tcPr>
          <w:p>
            <w:pPr>
              <w:numPr>
                <w:ilvl w:val="0"/>
                <w:numId w:val="0"/>
              </w:numPr>
              <w:jc w:val="center"/>
            </w:pPr>
            <w:r>
              <w:t>M</w:t>
            </w:r>
          </w:p>
        </w:tc>
        <w:tc>
          <w:tcPr>
            <w:tcW w:w="2985"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应答信息</w:t>
            </w:r>
          </w:p>
        </w:tc>
        <w:tc>
          <w:tcPr>
            <w:tcW w:w="2116" w:type="dxa"/>
            <w:vAlign w:val="top"/>
          </w:tcPr>
          <w:p>
            <w:pPr>
              <w:numPr>
                <w:ilvl w:val="0"/>
                <w:numId w:val="0"/>
              </w:numPr>
              <w:jc w:val="center"/>
            </w:pPr>
            <w:r>
              <w:t>respMsg</w:t>
            </w:r>
          </w:p>
        </w:tc>
        <w:tc>
          <w:tcPr>
            <w:tcW w:w="1845" w:type="dxa"/>
            <w:vAlign w:val="top"/>
          </w:tcPr>
          <w:p>
            <w:pPr>
              <w:numPr>
                <w:ilvl w:val="0"/>
                <w:numId w:val="0"/>
              </w:numPr>
              <w:jc w:val="center"/>
            </w:pPr>
            <w:r>
              <w:t>M</w:t>
            </w:r>
          </w:p>
        </w:tc>
        <w:tc>
          <w:tcPr>
            <w:tcW w:w="2985"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帐号</w:t>
            </w:r>
          </w:p>
        </w:tc>
        <w:tc>
          <w:tcPr>
            <w:tcW w:w="2116" w:type="dxa"/>
            <w:vAlign w:val="top"/>
          </w:tcPr>
          <w:p>
            <w:pPr>
              <w:numPr>
                <w:ilvl w:val="0"/>
                <w:numId w:val="0"/>
              </w:numPr>
              <w:jc w:val="center"/>
            </w:pPr>
            <w:r>
              <w:t>accNo</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特殊商户需要时返回用户支付使用的卡号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支付卡类型</w:t>
            </w:r>
          </w:p>
        </w:tc>
        <w:tc>
          <w:tcPr>
            <w:tcW w:w="2116" w:type="dxa"/>
            <w:vAlign w:val="top"/>
          </w:tcPr>
          <w:p>
            <w:pPr>
              <w:numPr>
                <w:ilvl w:val="0"/>
                <w:numId w:val="0"/>
              </w:numPr>
              <w:jc w:val="center"/>
            </w:pPr>
            <w:r>
              <w:t>payCardType</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（消费、预授权）特殊商户需要时返回，根据商户配置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支付方式</w:t>
            </w:r>
          </w:p>
        </w:tc>
        <w:tc>
          <w:tcPr>
            <w:tcW w:w="2116" w:type="dxa"/>
            <w:vAlign w:val="top"/>
          </w:tcPr>
          <w:p>
            <w:pPr>
              <w:numPr>
                <w:ilvl w:val="0"/>
                <w:numId w:val="0"/>
              </w:numPr>
              <w:jc w:val="center"/>
            </w:pPr>
            <w:r>
              <w:t>payType</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（消费、预授权）特殊商户需要时返回，根据商户配置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支付卡标识</w:t>
            </w:r>
          </w:p>
        </w:tc>
        <w:tc>
          <w:tcPr>
            <w:tcW w:w="2116" w:type="dxa"/>
            <w:vAlign w:val="top"/>
          </w:tcPr>
          <w:p>
            <w:pPr>
              <w:numPr>
                <w:ilvl w:val="0"/>
                <w:numId w:val="0"/>
              </w:numPr>
              <w:jc w:val="center"/>
            </w:pPr>
            <w:r>
              <w:t>payCardNo</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（移动支付消费）特殊商户需要时返回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支付卡名称</w:t>
            </w:r>
          </w:p>
        </w:tc>
        <w:tc>
          <w:tcPr>
            <w:tcW w:w="2116" w:type="dxa"/>
            <w:vAlign w:val="top"/>
          </w:tcPr>
          <w:p>
            <w:pPr>
              <w:numPr>
                <w:ilvl w:val="0"/>
                <w:numId w:val="0"/>
              </w:numPr>
              <w:jc w:val="center"/>
            </w:pPr>
            <w:r>
              <w:t>payCardIssueName</w:t>
            </w:r>
          </w:p>
        </w:tc>
        <w:tc>
          <w:tcPr>
            <w:tcW w:w="1845" w:type="dxa"/>
            <w:vAlign w:val="top"/>
          </w:tcPr>
          <w:p>
            <w:pPr>
              <w:numPr>
                <w:ilvl w:val="0"/>
                <w:numId w:val="0"/>
              </w:numPr>
              <w:jc w:val="center"/>
            </w:pPr>
            <w:r>
              <w:t>C</w:t>
            </w:r>
          </w:p>
        </w:tc>
        <w:tc>
          <w:tcPr>
            <w:tcW w:w="2985" w:type="dxa"/>
            <w:vAlign w:val="top"/>
          </w:tcPr>
          <w:p>
            <w:pPr>
              <w:numPr>
                <w:ilvl w:val="0"/>
                <w:numId w:val="0"/>
              </w:numPr>
            </w:pPr>
            <w:r>
              <w:rPr>
                <w:rFonts w:hint="eastAsia"/>
              </w:rPr>
              <w:t>（移动支付消费）特殊商户需要时返回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vAlign w:val="top"/>
          </w:tcPr>
          <w:p>
            <w:pPr>
              <w:pStyle w:val="120"/>
              <w:numPr>
                <w:ilvl w:val="0"/>
                <w:numId w:val="48"/>
              </w:numPr>
              <w:tabs>
                <w:tab w:val="left" w:pos="360"/>
              </w:tabs>
              <w:ind w:firstLineChars="0"/>
              <w:jc w:val="center"/>
              <w:rPr>
                <w:bCs/>
                <w:sz w:val="22"/>
              </w:rPr>
            </w:pPr>
          </w:p>
        </w:tc>
        <w:tc>
          <w:tcPr>
            <w:tcW w:w="2035" w:type="dxa"/>
            <w:vAlign w:val="top"/>
          </w:tcPr>
          <w:p>
            <w:pPr>
              <w:numPr>
                <w:ilvl w:val="0"/>
                <w:numId w:val="0"/>
              </w:numPr>
              <w:jc w:val="center"/>
            </w:pPr>
            <w:r>
              <w:rPr>
                <w:rFonts w:hint="eastAsia"/>
              </w:rPr>
              <w:t>VPC交易信息域</w:t>
            </w:r>
          </w:p>
        </w:tc>
        <w:tc>
          <w:tcPr>
            <w:tcW w:w="2116" w:type="dxa"/>
            <w:vAlign w:val="top"/>
          </w:tcPr>
          <w:p>
            <w:pPr>
              <w:numPr>
                <w:ilvl w:val="0"/>
                <w:numId w:val="0"/>
              </w:numPr>
              <w:jc w:val="center"/>
            </w:pPr>
            <w:r>
              <w:rPr>
                <w:rFonts w:hint="eastAsia"/>
              </w:rPr>
              <w:t>vpcTransData</w:t>
            </w:r>
          </w:p>
        </w:tc>
        <w:tc>
          <w:tcPr>
            <w:tcW w:w="1845" w:type="dxa"/>
            <w:vAlign w:val="top"/>
          </w:tcPr>
          <w:p>
            <w:pPr>
              <w:numPr>
                <w:ilvl w:val="0"/>
                <w:numId w:val="0"/>
              </w:numPr>
              <w:jc w:val="center"/>
            </w:pPr>
            <w:r>
              <w:rPr>
                <w:rFonts w:hint="eastAsia"/>
              </w:rPr>
              <w:t>C</w:t>
            </w:r>
          </w:p>
        </w:tc>
        <w:tc>
          <w:tcPr>
            <w:tcW w:w="2985" w:type="dxa"/>
            <w:vAlign w:val="top"/>
          </w:tcPr>
          <w:p>
            <w:pPr>
              <w:numPr>
                <w:ilvl w:val="0"/>
                <w:numId w:val="0"/>
              </w:numPr>
            </w:pPr>
            <w:r>
              <w:rPr>
                <w:rFonts w:hint="eastAsia"/>
              </w:rPr>
              <w:t>渠道类型为语音支付时使用 用法见VPC交易信息组合域子域用法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pStyle w:val="120"/>
              <w:numPr>
                <w:ilvl w:val="0"/>
                <w:numId w:val="48"/>
              </w:numPr>
              <w:tabs>
                <w:tab w:val="left" w:pos="360"/>
              </w:tabs>
              <w:ind w:firstLineChars="0"/>
              <w:jc w:val="center"/>
              <w:rPr>
                <w:bCs/>
                <w:sz w:val="22"/>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有卡交易信息域</w:t>
            </w:r>
          </w:p>
        </w:tc>
        <w:tc>
          <w:tcPr>
            <w:tcW w:w="2116"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cardTransData</w:t>
            </w:r>
          </w:p>
        </w:tc>
        <w:tc>
          <w:tcPr>
            <w:tcW w:w="18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w:t>
            </w:r>
          </w:p>
        </w:tc>
        <w:tc>
          <w:tcPr>
            <w:tcW w:w="2985"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有卡交易必填，参看有卡交易信息域组合域填法</w:t>
            </w:r>
          </w:p>
          <w:p>
            <w:pPr>
              <w:numPr>
                <w:ilvl w:val="0"/>
                <w:numId w:val="0"/>
              </w:numPr>
            </w:pPr>
            <w:r>
              <w:rPr>
                <w:rFonts w:hint="eastAsia"/>
              </w:rPr>
              <w:t>（返回报文只返回子域： IC卡数据</w:t>
            </w:r>
            <w:r>
              <w:rPr>
                <w:rFonts w:hint="eastAsia"/>
              </w:rPr>
              <w:tab/>
            </w:r>
            <w:r>
              <w:rPr>
                <w:rFonts w:hint="eastAsia"/>
              </w:rPr>
              <w:t>ICCardData）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pStyle w:val="120"/>
              <w:numPr>
                <w:ilvl w:val="0"/>
                <w:numId w:val="48"/>
              </w:numPr>
              <w:tabs>
                <w:tab w:val="left" w:pos="360"/>
              </w:tabs>
              <w:ind w:firstLineChars="0"/>
              <w:jc w:val="center"/>
              <w:rPr>
                <w:bCs/>
                <w:sz w:val="22"/>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预授权号</w:t>
            </w:r>
          </w:p>
        </w:tc>
        <w:tc>
          <w:tcPr>
            <w:tcW w:w="2116"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preAuthId</w:t>
            </w:r>
          </w:p>
        </w:tc>
        <w:tc>
          <w:tcPr>
            <w:tcW w:w="18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rFonts w:hint="eastAsia"/>
                <w:szCs w:val="21"/>
              </w:rPr>
              <w:t>C</w:t>
            </w:r>
          </w:p>
        </w:tc>
        <w:tc>
          <w:tcPr>
            <w:tcW w:w="2985" w:type="dxa"/>
            <w:tcBorders>
              <w:top w:val="single" w:color="auto" w:sz="4" w:space="0"/>
              <w:left w:val="single" w:color="auto" w:sz="4" w:space="0"/>
              <w:bottom w:val="single" w:color="auto" w:sz="4" w:space="0"/>
              <w:right w:val="single" w:color="auto" w:sz="4" w:space="0"/>
            </w:tcBorders>
            <w:vAlign w:val="top"/>
          </w:tcPr>
          <w:p>
            <w:pPr>
              <w:numPr>
                <w:ilvl w:val="0"/>
                <w:numId w:val="0"/>
              </w:numPr>
              <w:rPr>
                <w:rFonts w:ascii="宋体" w:hAnsi="宋体" w:cs="宋体"/>
                <w:szCs w:val="21"/>
              </w:rPr>
            </w:pPr>
            <w:r>
              <w:rPr>
                <w:rFonts w:hint="eastAsia"/>
                <w:szCs w:val="21"/>
              </w:rPr>
              <w:t>预授权交易时返回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pStyle w:val="120"/>
              <w:numPr>
                <w:ilvl w:val="0"/>
                <w:numId w:val="48"/>
              </w:numPr>
              <w:tabs>
                <w:tab w:val="left" w:pos="360"/>
              </w:tabs>
              <w:ind w:firstLineChars="0"/>
              <w:jc w:val="center"/>
              <w:rPr>
                <w:bCs/>
                <w:sz w:val="22"/>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szCs w:val="21"/>
              </w:rPr>
            </w:pPr>
            <w:r>
              <w:t>发卡机构识别模式</w:t>
            </w:r>
          </w:p>
        </w:tc>
        <w:tc>
          <w:tcPr>
            <w:tcW w:w="2116"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t>issuerIdentifyMode</w:t>
            </w:r>
          </w:p>
        </w:tc>
        <w:tc>
          <w:tcPr>
            <w:tcW w:w="18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t>C</w:t>
            </w:r>
          </w:p>
        </w:tc>
        <w:tc>
          <w:tcPr>
            <w:tcW w:w="2985" w:type="dxa"/>
            <w:tcBorders>
              <w:top w:val="single" w:color="auto" w:sz="4" w:space="0"/>
              <w:left w:val="single" w:color="auto" w:sz="4" w:space="0"/>
              <w:bottom w:val="single" w:color="auto" w:sz="4" w:space="0"/>
              <w:right w:val="single" w:color="auto" w:sz="4" w:space="0"/>
            </w:tcBorders>
            <w:vAlign w:val="top"/>
          </w:tcPr>
          <w:p>
            <w:pPr>
              <w:numPr>
                <w:ilvl w:val="0"/>
                <w:numId w:val="0"/>
              </w:numPr>
              <w:rPr>
                <w:szCs w:val="21"/>
              </w:rPr>
            </w:pPr>
            <w:r>
              <w:rPr>
                <w:rFonts w:hint="eastAsia"/>
              </w:rPr>
              <w:t>消费、预授权交易返回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pStyle w:val="120"/>
              <w:numPr>
                <w:ilvl w:val="0"/>
                <w:numId w:val="48"/>
              </w:numPr>
              <w:tabs>
                <w:tab w:val="left" w:pos="360"/>
              </w:tabs>
              <w:ind w:firstLineChars="0"/>
              <w:jc w:val="center"/>
              <w:rPr>
                <w:bCs/>
                <w:sz w:val="22"/>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委托关系标识号</w:t>
            </w:r>
          </w:p>
        </w:tc>
        <w:tc>
          <w:tcPr>
            <w:tcW w:w="2116"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bindId</w:t>
            </w:r>
          </w:p>
        </w:tc>
        <w:tc>
          <w:tcPr>
            <w:tcW w:w="18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w:t>
            </w:r>
          </w:p>
        </w:tc>
        <w:tc>
          <w:tcPr>
            <w:tcW w:w="2985"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特殊商户需要时返回（基于委托关系的支付）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 w:type="dxa"/>
            <w:tcBorders>
              <w:top w:val="single" w:color="auto" w:sz="4" w:space="0"/>
              <w:left w:val="single" w:color="auto" w:sz="4" w:space="0"/>
              <w:bottom w:val="single" w:color="auto" w:sz="4" w:space="0"/>
              <w:right w:val="single" w:color="auto" w:sz="4" w:space="0"/>
            </w:tcBorders>
            <w:vAlign w:val="top"/>
          </w:tcPr>
          <w:p>
            <w:pPr>
              <w:pStyle w:val="120"/>
              <w:numPr>
                <w:ilvl w:val="0"/>
                <w:numId w:val="48"/>
              </w:numPr>
              <w:tabs>
                <w:tab w:val="left" w:pos="360"/>
              </w:tabs>
              <w:ind w:firstLineChars="0"/>
              <w:jc w:val="center"/>
              <w:rPr>
                <w:bCs/>
                <w:sz w:val="22"/>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szCs w:val="21"/>
              </w:rPr>
            </w:pPr>
            <w:r>
              <w:rPr>
                <w:rFonts w:hint="eastAsia" w:ascii="楷体" w:hAnsi="楷体"/>
                <w:szCs w:val="21"/>
              </w:rPr>
              <w:t>余额</w:t>
            </w:r>
          </w:p>
        </w:tc>
        <w:tc>
          <w:tcPr>
            <w:tcW w:w="2116"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balance</w:t>
            </w:r>
          </w:p>
        </w:tc>
        <w:tc>
          <w:tcPr>
            <w:tcW w:w="18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rFonts w:hint="eastAsia"/>
                <w:szCs w:val="21"/>
              </w:rPr>
              <w:t>O</w:t>
            </w:r>
          </w:p>
        </w:tc>
        <w:tc>
          <w:tcPr>
            <w:tcW w:w="2985" w:type="dxa"/>
            <w:tcBorders>
              <w:top w:val="single" w:color="auto" w:sz="4" w:space="0"/>
              <w:left w:val="single" w:color="auto" w:sz="4" w:space="0"/>
              <w:bottom w:val="single" w:color="auto" w:sz="4" w:space="0"/>
              <w:right w:val="single" w:color="auto" w:sz="4" w:space="0"/>
            </w:tcBorders>
            <w:vAlign w:val="top"/>
          </w:tcPr>
          <w:p>
            <w:pPr>
              <w:numPr>
                <w:ilvl w:val="0"/>
                <w:numId w:val="0"/>
              </w:numPr>
              <w:rPr>
                <w:szCs w:val="21"/>
              </w:rPr>
            </w:pPr>
            <w:r>
              <w:rPr>
                <w:rFonts w:hint="eastAsia"/>
                <w:szCs w:val="21"/>
              </w:rPr>
              <w:t>余额查询交易查询（内部使用 UPOP1.0，不提供给商户）</w:t>
            </w:r>
          </w:p>
        </w:tc>
      </w:tr>
    </w:tbl>
    <w:p>
      <w:pPr>
        <w:pStyle w:val="66"/>
        <w:ind w:firstLine="420"/>
      </w:pPr>
    </w:p>
    <w:p>
      <w:pPr>
        <w:pStyle w:val="66"/>
        <w:ind w:firstLine="420"/>
      </w:pPr>
      <w:r>
        <w:rPr>
          <w:rFonts w:hint="eastAsia"/>
        </w:rPr>
        <w:t>注：</w:t>
      </w:r>
    </w:p>
    <w:p>
      <w:pPr>
        <w:pStyle w:val="66"/>
        <w:ind w:firstLine="420"/>
      </w:pPr>
      <w:r>
        <w:rPr>
          <w:rFonts w:hint="eastAsia"/>
        </w:rPr>
        <w:t>应答报文中，“应答码”即respCode字段，表示的是查询交易本身的应答，即查询这个动作是否成功，不代表被查询交易的状态；</w:t>
      </w:r>
    </w:p>
    <w:p>
      <w:pPr>
        <w:pStyle w:val="66"/>
        <w:ind w:firstLine="420"/>
      </w:pPr>
      <w:r>
        <w:rPr>
          <w:rFonts w:hint="eastAsia"/>
        </w:rPr>
        <w:t>若查询动作成功，即应答码为“00“，则根据“原交易应答码”即origRespCode来判断被查询交易是否成功。此时若origRespCode为00，则表示被查询交易成功。</w:t>
      </w:r>
    </w:p>
    <w:p>
      <w:pPr>
        <w:pStyle w:val="66"/>
        <w:ind w:firstLine="420"/>
      </w:pPr>
    </w:p>
    <w:p>
      <w:pPr>
        <w:pStyle w:val="66"/>
        <w:ind w:firstLine="420"/>
      </w:pPr>
    </w:p>
    <w:p>
      <w:pPr>
        <w:pStyle w:val="68"/>
        <w:ind w:left="0"/>
        <w:rPr>
          <w:del w:id="4985" w:author="齐宁" w:date="2014-11-18T16:19:00Z"/>
        </w:rPr>
      </w:pPr>
      <w:del w:id="4986" w:author="齐宁" w:date="2014-11-18T16:19:00Z">
        <w:r>
          <w:rPr>
            <w:rFonts w:hint="eastAsia"/>
          </w:rPr>
          <w:delText>文件传输类交易</w:delText>
        </w:r>
      </w:del>
    </w:p>
    <w:p>
      <w:pPr>
        <w:pStyle w:val="69"/>
        <w:rPr>
          <w:del w:id="4987" w:author="齐宁" w:date="2014-11-18T16:19:00Z"/>
        </w:rPr>
      </w:pPr>
      <w:del w:id="4988" w:author="齐宁" w:date="2014-11-18T16:19:00Z">
        <w:r>
          <w:rPr>
            <w:rFonts w:hint="eastAsia"/>
          </w:rPr>
          <w:delText>概述</w:delText>
        </w:r>
      </w:del>
    </w:p>
    <w:p>
      <w:pPr>
        <w:pStyle w:val="66"/>
        <w:ind w:firstLine="420"/>
        <w:rPr>
          <w:del w:id="4989" w:author="齐宁" w:date="2014-11-18T16:19:00Z"/>
        </w:rPr>
      </w:pPr>
      <w:del w:id="4990" w:author="齐宁" w:date="2014-11-18T16:19:00Z">
        <w:r>
          <w:rPr>
            <w:rFonts w:hint="eastAsia"/>
          </w:rPr>
          <w:delText>商户可通过向银联全渠道支付平台发送文件传输类交易传输批量文件，如对账、流水文件下载。文件传输类交易可由商户通过SDK向银联全渠道支付交易平台发起交易。</w:delText>
        </w:r>
      </w:del>
    </w:p>
    <w:p>
      <w:pPr>
        <w:pStyle w:val="66"/>
        <w:ind w:firstLine="420"/>
        <w:rPr>
          <w:del w:id="4991" w:author="齐宁" w:date="2014-11-18T16:19:00Z"/>
        </w:rPr>
      </w:pPr>
    </w:p>
    <w:p>
      <w:pPr>
        <w:pStyle w:val="69"/>
        <w:rPr>
          <w:del w:id="4992" w:author="齐宁" w:date="2014-11-18T16:19:00Z"/>
        </w:rPr>
      </w:pPr>
      <w:del w:id="4993" w:author="齐宁" w:date="2014-11-18T16:19:00Z">
        <w:r>
          <w:rPr>
            <w:rFonts w:hint="eastAsia"/>
          </w:rPr>
          <w:delText>交易流程</w:delText>
        </w:r>
      </w:del>
    </w:p>
    <w:p>
      <w:pPr>
        <w:pStyle w:val="66"/>
        <w:ind w:firstLine="420"/>
        <w:rPr>
          <w:del w:id="4994" w:author="齐宁" w:date="2014-11-18T16:19:00Z"/>
        </w:rPr>
      </w:pPr>
      <w:del w:id="4995" w:author="齐宁" w:date="2014-11-18T16:19:00Z">
        <w:r>
          <w:rPr>
            <w:rFonts w:hint="eastAsia"/>
          </w:rPr>
          <w:delText>相关交易流程如下：</w:delText>
        </w:r>
      </w:del>
    </w:p>
    <w:p>
      <w:pPr>
        <w:pStyle w:val="66"/>
        <w:keepNext/>
        <w:ind w:firstLine="0" w:firstLineChars="0"/>
        <w:jc w:val="center"/>
        <w:rPr>
          <w:del w:id="4996" w:author="齐宁" w:date="2014-11-18T16:19:00Z"/>
        </w:rPr>
      </w:pPr>
      <w:del w:id="4997" w:author="齐宁" w:date="2014-11-18T16:19:00Z"/>
      <w:del w:id="4998" w:author="齐宁" w:date="2014-11-18T16:19:00Z"/>
      <w:del w:id="4999" w:author="齐宁" w:date="2014-11-18T16:19:00Z"/>
      <w:del w:id="5000" w:author="齐宁" w:date="2014-11-18T16:19:00Z">
        <w:r>
          <w:rPr>
            <w:rFonts w:ascii="宋体" w:hAnsi="Times New Roman" w:eastAsia="宋体" w:cs="Times New Roman"/>
            <w:sz w:val="21"/>
            <w:lang w:val="en-US" w:eastAsia="zh-CN" w:bidi="ar-SA"/>
          </w:rPr>
          <w:object>
            <v:shape id="Picture 13" type="#_x0000_t75" style="height:165.75pt;width:423.75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Visio.Drawing.11" ShapeID="Picture 13" DrawAspect="Content" ObjectID="_23" r:id="rId35"/>
          </w:object>
        </w:r>
      </w:del>
      <w:del w:id="5002" w:author="齐宁" w:date="2014-11-18T16:19:00Z"/>
    </w:p>
    <w:p>
      <w:pPr>
        <w:pStyle w:val="23"/>
        <w:numPr>
          <w:numId w:val="0"/>
        </w:numPr>
        <w:tabs>
          <w:tab w:val="left" w:pos="784"/>
        </w:tabs>
        <w:jc w:val="center"/>
        <w:rPr>
          <w:del w:id="5003" w:author="齐宁" w:date="2014-11-18T16:19:00Z"/>
        </w:rPr>
      </w:pPr>
      <w:del w:id="5004" w:author="齐宁" w:date="2014-11-18T16:19:00Z">
        <w:r>
          <w:rPr>
            <w:rFonts w:hint="eastAsia"/>
          </w:rPr>
          <w:delText xml:space="preserve">图 </w:delText>
        </w:r>
      </w:del>
      <w:del w:id="5005" w:author="齐宁" w:date="2014-11-18T16:19:00Z">
        <w:r>
          <w:rPr/>
          <w:fldChar w:fldCharType="begin"/>
        </w:r>
      </w:del>
      <w:del w:id="5006" w:author="齐宁" w:date="2014-11-18T16:19:00Z">
        <w:r>
          <w:rPr/>
          <w:fldChar w:fldCharType="separate"/>
        </w:r>
      </w:del>
      <w:del w:id="5007" w:author="齐宁" w:date="2014-11-18T16:19:00Z">
        <w:r>
          <w:rPr/>
          <w:delText>13</w:delText>
        </w:r>
      </w:del>
      <w:del w:id="5008" w:author="齐宁" w:date="2014-11-18T16:19:00Z">
        <w:r>
          <w:rPr/>
          <w:fldChar w:fldCharType="end"/>
        </w:r>
      </w:del>
      <w:del w:id="5009" w:author="齐宁" w:date="2014-11-18T16:19:00Z">
        <w:r>
          <w:rPr>
            <w:rFonts w:hint="eastAsia"/>
          </w:rPr>
          <w:delText xml:space="preserve"> 文件传输交易</w:delText>
        </w:r>
      </w:del>
    </w:p>
    <w:p>
      <w:pPr>
        <w:pStyle w:val="66"/>
        <w:ind w:firstLine="420"/>
        <w:rPr>
          <w:del w:id="5010" w:author="齐宁" w:date="2014-11-18T16:19:00Z"/>
        </w:rPr>
      </w:pPr>
      <w:del w:id="5011" w:author="齐宁" w:date="2014-11-18T16:19:00Z">
        <w:r>
          <w:rPr>
            <w:rFonts w:hint="eastAsia"/>
          </w:rPr>
          <w:delText>交易步骤：</w:delText>
        </w:r>
      </w:del>
    </w:p>
    <w:p>
      <w:pPr>
        <w:pStyle w:val="66"/>
        <w:numPr>
          <w:ilvl w:val="0"/>
          <w:numId w:val="49"/>
        </w:numPr>
        <w:ind w:firstLineChars="0"/>
        <w:rPr>
          <w:del w:id="5012" w:author="齐宁" w:date="2014-11-18T16:19:00Z"/>
        </w:rPr>
      </w:pPr>
      <w:del w:id="5013" w:author="齐宁" w:date="2014-11-18T16:19:00Z">
        <w:r>
          <w:rPr>
            <w:rFonts w:hint="eastAsia"/>
          </w:rPr>
          <w:delText>商户将文件发送给银联全渠道系统；</w:delText>
        </w:r>
      </w:del>
    </w:p>
    <w:p>
      <w:pPr>
        <w:pStyle w:val="66"/>
        <w:numPr>
          <w:ilvl w:val="0"/>
          <w:numId w:val="49"/>
        </w:numPr>
        <w:ind w:firstLineChars="0"/>
        <w:rPr>
          <w:del w:id="5014" w:author="齐宁" w:date="2014-11-18T16:19:00Z"/>
        </w:rPr>
      </w:pPr>
      <w:del w:id="5015" w:author="齐宁" w:date="2014-11-18T16:19:00Z">
        <w:r>
          <w:rPr>
            <w:rFonts w:hint="eastAsia"/>
          </w:rPr>
          <w:delText>银联全渠道系统完成文件交易处理；</w:delText>
        </w:r>
      </w:del>
    </w:p>
    <w:p>
      <w:pPr>
        <w:pStyle w:val="66"/>
        <w:numPr>
          <w:ilvl w:val="0"/>
          <w:numId w:val="49"/>
        </w:numPr>
        <w:ind w:firstLineChars="0"/>
        <w:rPr>
          <w:del w:id="5016" w:author="齐宁" w:date="2014-11-18T16:19:00Z"/>
        </w:rPr>
      </w:pPr>
      <w:del w:id="5017" w:author="齐宁" w:date="2014-11-18T16:19:00Z">
        <w:r>
          <w:rPr>
            <w:rFonts w:hint="eastAsia"/>
          </w:rPr>
          <w:delText>全渠道系统将文件的处理结果返回给商户。</w:delText>
        </w:r>
      </w:del>
    </w:p>
    <w:p>
      <w:pPr>
        <w:pStyle w:val="66"/>
        <w:ind w:firstLine="420"/>
        <w:rPr>
          <w:del w:id="5018" w:author="齐宁" w:date="2014-11-18T16:19:00Z"/>
        </w:rPr>
      </w:pPr>
    </w:p>
    <w:p>
      <w:pPr>
        <w:pStyle w:val="69"/>
        <w:rPr>
          <w:del w:id="5019" w:author="齐宁" w:date="2014-11-18T16:19:00Z"/>
        </w:rPr>
      </w:pPr>
      <w:del w:id="5020" w:author="齐宁" w:date="2014-11-18T16:19:00Z">
        <w:r>
          <w:rPr>
            <w:rFonts w:hint="eastAsia"/>
          </w:rPr>
          <w:delText>请求报文</w:delText>
        </w:r>
      </w:del>
    </w:p>
    <w:p>
      <w:pPr>
        <w:pStyle w:val="97"/>
        <w:framePr w:h="473" w:wrap="around" w:vAnchor="margin" w:hAnchor="text" w:yAlign="top"/>
        <w:numPr>
          <w:ilvl w:val="4"/>
          <w:numId w:val="0"/>
        </w:numPr>
        <w:jc w:val="left"/>
        <w:rPr>
          <w:del w:id="5021" w:author="齐宁" w:date="2014-11-18T16:19:00Z"/>
          <w:sz w:val="21"/>
          <w:szCs w:val="21"/>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81"/>
        <w:gridCol w:w="2035"/>
        <w:gridCol w:w="1849"/>
        <w:gridCol w:w="1663"/>
        <w:gridCol w:w="3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del w:id="5022" w:author="齐宁" w:date="2014-11-18T16:19:00Z"/>
        </w:trPr>
        <w:tc>
          <w:tcPr>
            <w:tcW w:w="881" w:type="dxa"/>
            <w:shd w:val="clear" w:color="auto" w:fill="BFBFBF"/>
            <w:vAlign w:val="top"/>
          </w:tcPr>
          <w:p>
            <w:pPr>
              <w:numPr>
                <w:ilvl w:val="0"/>
                <w:numId w:val="0"/>
              </w:numPr>
              <w:jc w:val="center"/>
              <w:rPr>
                <w:del w:id="5023" w:author="齐宁" w:date="2014-11-18T16:19:00Z"/>
                <w:szCs w:val="21"/>
              </w:rPr>
            </w:pPr>
            <w:del w:id="5024" w:author="齐宁" w:date="2014-11-18T16:19:00Z">
              <w:r>
                <w:rPr>
                  <w:rFonts w:hint="eastAsia"/>
                  <w:szCs w:val="21"/>
                </w:rPr>
                <w:delText>序号</w:delText>
              </w:r>
            </w:del>
          </w:p>
        </w:tc>
        <w:tc>
          <w:tcPr>
            <w:tcW w:w="2035" w:type="dxa"/>
            <w:shd w:val="clear" w:color="auto" w:fill="BFBFBF"/>
            <w:vAlign w:val="top"/>
          </w:tcPr>
          <w:p>
            <w:pPr>
              <w:numPr>
                <w:ilvl w:val="0"/>
                <w:numId w:val="0"/>
              </w:numPr>
              <w:jc w:val="center"/>
              <w:rPr>
                <w:del w:id="5025" w:author="齐宁" w:date="2014-11-18T16:19:00Z"/>
                <w:szCs w:val="21"/>
              </w:rPr>
            </w:pPr>
            <w:del w:id="5026" w:author="齐宁" w:date="2014-11-18T16:19:00Z">
              <w:r>
                <w:rPr>
                  <w:rFonts w:hint="eastAsia"/>
                  <w:szCs w:val="21"/>
                </w:rPr>
                <w:delText>域名</w:delText>
              </w:r>
            </w:del>
          </w:p>
        </w:tc>
        <w:tc>
          <w:tcPr>
            <w:tcW w:w="1849" w:type="dxa"/>
            <w:shd w:val="clear" w:color="auto" w:fill="BFBFBF"/>
            <w:vAlign w:val="top"/>
          </w:tcPr>
          <w:p>
            <w:pPr>
              <w:numPr>
                <w:ilvl w:val="0"/>
                <w:numId w:val="0"/>
              </w:numPr>
              <w:jc w:val="center"/>
              <w:rPr>
                <w:del w:id="5027" w:author="齐宁" w:date="2014-11-18T16:19:00Z"/>
                <w:szCs w:val="21"/>
              </w:rPr>
            </w:pPr>
            <w:del w:id="5028" w:author="齐宁" w:date="2014-11-18T16:19:00Z">
              <w:r>
                <w:rPr>
                  <w:rFonts w:hint="eastAsia"/>
                  <w:szCs w:val="21"/>
                </w:rPr>
                <w:delText>变量名</w:delText>
              </w:r>
            </w:del>
          </w:p>
        </w:tc>
        <w:tc>
          <w:tcPr>
            <w:tcW w:w="1663" w:type="dxa"/>
            <w:shd w:val="clear" w:color="auto" w:fill="BFBFBF"/>
            <w:vAlign w:val="top"/>
          </w:tcPr>
          <w:p>
            <w:pPr>
              <w:numPr>
                <w:ilvl w:val="0"/>
                <w:numId w:val="0"/>
              </w:numPr>
              <w:jc w:val="center"/>
              <w:rPr>
                <w:del w:id="5029" w:author="齐宁" w:date="2014-11-18T16:19:00Z"/>
                <w:szCs w:val="21"/>
              </w:rPr>
            </w:pPr>
            <w:del w:id="5030" w:author="齐宁" w:date="2014-11-18T16:19:00Z">
              <w:r>
                <w:rPr>
                  <w:rFonts w:hint="eastAsia"/>
                  <w:szCs w:val="21"/>
                </w:rPr>
                <w:delText>出现要求</w:delText>
              </w:r>
            </w:del>
          </w:p>
        </w:tc>
        <w:tc>
          <w:tcPr>
            <w:tcW w:w="3143" w:type="dxa"/>
            <w:shd w:val="clear" w:color="auto" w:fill="BFBFBF"/>
            <w:vAlign w:val="top"/>
          </w:tcPr>
          <w:p>
            <w:pPr>
              <w:numPr>
                <w:ilvl w:val="0"/>
                <w:numId w:val="0"/>
              </w:numPr>
              <w:jc w:val="center"/>
              <w:rPr>
                <w:del w:id="5031" w:author="齐宁" w:date="2014-11-18T16:19:00Z"/>
                <w:szCs w:val="21"/>
              </w:rPr>
            </w:pPr>
            <w:del w:id="5032" w:author="齐宁" w:date="2014-11-18T16:19:00Z">
              <w:r>
                <w:rPr>
                  <w:rFonts w:hint="eastAsia"/>
                  <w:szCs w:val="21"/>
                </w:rPr>
                <w:delText>备注</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033" w:author="齐宁" w:date="2014-11-18T16:19:00Z"/>
        </w:trPr>
        <w:tc>
          <w:tcPr>
            <w:tcW w:w="881" w:type="dxa"/>
            <w:vAlign w:val="top"/>
          </w:tcPr>
          <w:p>
            <w:pPr>
              <w:pStyle w:val="120"/>
              <w:numPr>
                <w:ilvl w:val="0"/>
                <w:numId w:val="50"/>
              </w:numPr>
              <w:tabs>
                <w:tab w:val="left" w:pos="360"/>
              </w:tabs>
              <w:ind w:firstLineChars="0"/>
              <w:jc w:val="center"/>
              <w:rPr>
                <w:del w:id="5034" w:author="齐宁" w:date="2014-11-18T16:19:00Z"/>
                <w:bCs/>
                <w:sz w:val="22"/>
              </w:rPr>
            </w:pPr>
          </w:p>
        </w:tc>
        <w:tc>
          <w:tcPr>
            <w:tcW w:w="2035" w:type="dxa"/>
            <w:vAlign w:val="top"/>
          </w:tcPr>
          <w:p>
            <w:pPr>
              <w:numPr>
                <w:ilvl w:val="0"/>
                <w:numId w:val="0"/>
              </w:numPr>
              <w:jc w:val="center"/>
              <w:rPr>
                <w:del w:id="5035" w:author="齐宁" w:date="2014-11-18T16:19:00Z"/>
              </w:rPr>
            </w:pPr>
            <w:del w:id="5036" w:author="齐宁" w:date="2014-11-18T16:19:00Z">
              <w:r>
                <w:rPr>
                  <w:rFonts w:hint="eastAsia"/>
                </w:rPr>
                <w:delText>版本号</w:delText>
              </w:r>
            </w:del>
          </w:p>
        </w:tc>
        <w:tc>
          <w:tcPr>
            <w:tcW w:w="1849" w:type="dxa"/>
            <w:vAlign w:val="top"/>
          </w:tcPr>
          <w:p>
            <w:pPr>
              <w:numPr>
                <w:ilvl w:val="0"/>
                <w:numId w:val="0"/>
              </w:numPr>
              <w:jc w:val="center"/>
              <w:rPr>
                <w:del w:id="5037" w:author="齐宁" w:date="2014-11-18T16:19:00Z"/>
              </w:rPr>
            </w:pPr>
            <w:del w:id="5038" w:author="齐宁" w:date="2014-11-18T16:19:00Z">
              <w:r>
                <w:rPr/>
                <w:delText>version</w:delText>
              </w:r>
            </w:del>
          </w:p>
        </w:tc>
        <w:tc>
          <w:tcPr>
            <w:tcW w:w="1663" w:type="dxa"/>
            <w:vAlign w:val="top"/>
          </w:tcPr>
          <w:p>
            <w:pPr>
              <w:numPr>
                <w:ilvl w:val="0"/>
                <w:numId w:val="0"/>
              </w:numPr>
              <w:jc w:val="center"/>
              <w:rPr>
                <w:del w:id="5039" w:author="齐宁" w:date="2014-11-18T16:19:00Z"/>
              </w:rPr>
            </w:pPr>
            <w:del w:id="5040" w:author="齐宁" w:date="2014-11-18T16:19:00Z">
              <w:r>
                <w:rPr/>
                <w:delText>M</w:delText>
              </w:r>
            </w:del>
          </w:p>
        </w:tc>
        <w:tc>
          <w:tcPr>
            <w:tcW w:w="3143" w:type="dxa"/>
            <w:vAlign w:val="top"/>
          </w:tcPr>
          <w:p>
            <w:pPr>
              <w:numPr>
                <w:ilvl w:val="0"/>
                <w:numId w:val="0"/>
              </w:numPr>
              <w:spacing w:line="0" w:lineRule="atLeast"/>
              <w:rPr>
                <w:del w:id="5041" w:author="齐宁" w:date="2014-11-18T16:19:00Z"/>
              </w:rPr>
            </w:pPr>
            <w:del w:id="5042" w:author="齐宁" w:date="2014-11-18T16:19:00Z">
              <w:r>
                <w:rPr>
                  <w:rFonts w:hint="eastAsia"/>
                </w:rPr>
                <w:delText>固定填写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043" w:author="齐宁" w:date="2014-11-18T16:19:00Z"/>
        </w:trPr>
        <w:tc>
          <w:tcPr>
            <w:tcW w:w="881" w:type="dxa"/>
            <w:vAlign w:val="top"/>
          </w:tcPr>
          <w:p>
            <w:pPr>
              <w:pStyle w:val="120"/>
              <w:numPr>
                <w:ilvl w:val="0"/>
                <w:numId w:val="50"/>
              </w:numPr>
              <w:tabs>
                <w:tab w:val="left" w:pos="360"/>
              </w:tabs>
              <w:ind w:firstLineChars="0"/>
              <w:jc w:val="center"/>
              <w:rPr>
                <w:del w:id="5044" w:author="齐宁" w:date="2014-11-18T16:19:00Z"/>
                <w:bCs/>
                <w:sz w:val="22"/>
              </w:rPr>
            </w:pPr>
          </w:p>
        </w:tc>
        <w:tc>
          <w:tcPr>
            <w:tcW w:w="2035" w:type="dxa"/>
            <w:vAlign w:val="top"/>
          </w:tcPr>
          <w:p>
            <w:pPr>
              <w:numPr>
                <w:ilvl w:val="0"/>
                <w:numId w:val="0"/>
              </w:numPr>
              <w:jc w:val="center"/>
              <w:rPr>
                <w:del w:id="5045" w:author="齐宁" w:date="2014-11-18T16:19:00Z"/>
              </w:rPr>
            </w:pPr>
            <w:del w:id="5046" w:author="齐宁" w:date="2014-11-18T16:19:00Z">
              <w:r>
                <w:rPr>
                  <w:rFonts w:hint="eastAsia"/>
                </w:rPr>
                <w:delText>编码方式</w:delText>
              </w:r>
            </w:del>
          </w:p>
        </w:tc>
        <w:tc>
          <w:tcPr>
            <w:tcW w:w="1849" w:type="dxa"/>
            <w:vAlign w:val="top"/>
          </w:tcPr>
          <w:p>
            <w:pPr>
              <w:numPr>
                <w:ilvl w:val="0"/>
                <w:numId w:val="0"/>
              </w:numPr>
              <w:jc w:val="center"/>
              <w:rPr>
                <w:del w:id="5047" w:author="齐宁" w:date="2014-11-18T16:19:00Z"/>
              </w:rPr>
            </w:pPr>
            <w:del w:id="5048" w:author="齐宁" w:date="2014-11-18T16:19:00Z">
              <w:r>
                <w:rPr/>
                <w:delText>encoding</w:delText>
              </w:r>
            </w:del>
          </w:p>
        </w:tc>
        <w:tc>
          <w:tcPr>
            <w:tcW w:w="1663" w:type="dxa"/>
            <w:vAlign w:val="top"/>
          </w:tcPr>
          <w:p>
            <w:pPr>
              <w:numPr>
                <w:ilvl w:val="0"/>
                <w:numId w:val="0"/>
              </w:numPr>
              <w:jc w:val="center"/>
              <w:rPr>
                <w:del w:id="5049" w:author="齐宁" w:date="2014-11-18T16:19:00Z"/>
              </w:rPr>
            </w:pPr>
            <w:del w:id="5050" w:author="齐宁" w:date="2014-11-18T16:19:00Z">
              <w:r>
                <w:rPr>
                  <w:rFonts w:hint="eastAsia"/>
                </w:rPr>
                <w:delText>M</w:delText>
              </w:r>
            </w:del>
          </w:p>
        </w:tc>
        <w:tc>
          <w:tcPr>
            <w:tcW w:w="3143" w:type="dxa"/>
            <w:vAlign w:val="top"/>
          </w:tcPr>
          <w:p>
            <w:pPr>
              <w:numPr>
                <w:ilvl w:val="0"/>
                <w:numId w:val="0"/>
              </w:numPr>
              <w:spacing w:line="0" w:lineRule="atLeast"/>
              <w:rPr>
                <w:del w:id="5051" w:author="齐宁" w:date="2014-11-18T16:19:00Z"/>
              </w:rPr>
            </w:pPr>
            <w:del w:id="5052" w:author="齐宁" w:date="2014-11-18T16:19:00Z">
              <w:r>
                <w:rPr>
                  <w:rFonts w:hint="eastAsia"/>
                </w:rPr>
                <w:delText>默认取值：</w:delText>
              </w:r>
            </w:del>
            <w:del w:id="5053" w:author="齐宁" w:date="2014-11-18T16:19:00Z">
              <w:r>
                <w:rPr/>
                <w:delText>UTF-8</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054" w:author="齐宁" w:date="2014-11-18T16:19:00Z"/>
        </w:trPr>
        <w:tc>
          <w:tcPr>
            <w:tcW w:w="881" w:type="dxa"/>
            <w:vAlign w:val="top"/>
          </w:tcPr>
          <w:p>
            <w:pPr>
              <w:pStyle w:val="120"/>
              <w:numPr>
                <w:ilvl w:val="0"/>
                <w:numId w:val="50"/>
              </w:numPr>
              <w:tabs>
                <w:tab w:val="left" w:pos="360"/>
              </w:tabs>
              <w:ind w:firstLineChars="0"/>
              <w:jc w:val="center"/>
              <w:rPr>
                <w:del w:id="5055" w:author="齐宁" w:date="2014-11-18T16:19:00Z"/>
                <w:bCs/>
                <w:sz w:val="22"/>
              </w:rPr>
            </w:pPr>
          </w:p>
        </w:tc>
        <w:tc>
          <w:tcPr>
            <w:tcW w:w="2035" w:type="dxa"/>
            <w:vAlign w:val="top"/>
          </w:tcPr>
          <w:p>
            <w:pPr>
              <w:numPr>
                <w:ilvl w:val="0"/>
                <w:numId w:val="0"/>
              </w:numPr>
              <w:jc w:val="center"/>
              <w:rPr>
                <w:del w:id="5056" w:author="齐宁" w:date="2014-11-18T16:19:00Z"/>
              </w:rPr>
            </w:pPr>
            <w:del w:id="5057" w:author="齐宁" w:date="2014-11-18T16:19:00Z">
              <w:r>
                <w:rPr>
                  <w:rFonts w:hint="eastAsia"/>
                </w:rPr>
                <w:delText>证书</w:delText>
              </w:r>
            </w:del>
            <w:del w:id="5058" w:author="齐宁" w:date="2014-11-18T16:19:00Z">
              <w:r>
                <w:rPr/>
                <w:delText>ID</w:delText>
              </w:r>
            </w:del>
          </w:p>
        </w:tc>
        <w:tc>
          <w:tcPr>
            <w:tcW w:w="1849" w:type="dxa"/>
            <w:vAlign w:val="top"/>
          </w:tcPr>
          <w:p>
            <w:pPr>
              <w:numPr>
                <w:ilvl w:val="0"/>
                <w:numId w:val="0"/>
              </w:numPr>
              <w:jc w:val="center"/>
              <w:rPr>
                <w:del w:id="5059" w:author="齐宁" w:date="2014-11-18T16:19:00Z"/>
              </w:rPr>
            </w:pPr>
            <w:del w:id="5060" w:author="齐宁" w:date="2014-11-18T16:19:00Z">
              <w:r>
                <w:rPr/>
                <w:delText>certId</w:delText>
              </w:r>
            </w:del>
          </w:p>
        </w:tc>
        <w:tc>
          <w:tcPr>
            <w:tcW w:w="1663" w:type="dxa"/>
            <w:vAlign w:val="top"/>
          </w:tcPr>
          <w:p>
            <w:pPr>
              <w:numPr>
                <w:ilvl w:val="0"/>
                <w:numId w:val="0"/>
              </w:numPr>
              <w:jc w:val="center"/>
              <w:rPr>
                <w:del w:id="5061" w:author="齐宁" w:date="2014-11-18T16:19:00Z"/>
              </w:rPr>
            </w:pPr>
            <w:del w:id="5062" w:author="齐宁" w:date="2014-11-18T16:19:00Z">
              <w:r>
                <w:rPr/>
                <w:delText>M</w:delText>
              </w:r>
            </w:del>
          </w:p>
        </w:tc>
        <w:tc>
          <w:tcPr>
            <w:tcW w:w="3143" w:type="dxa"/>
            <w:vAlign w:val="top"/>
          </w:tcPr>
          <w:p>
            <w:pPr>
              <w:numPr>
                <w:ilvl w:val="0"/>
                <w:numId w:val="0"/>
              </w:numPr>
              <w:spacing w:line="0" w:lineRule="atLeast"/>
              <w:rPr>
                <w:del w:id="5063" w:author="齐宁" w:date="2014-11-18T16:19:00Z"/>
              </w:rPr>
            </w:pPr>
            <w:del w:id="5064" w:author="齐宁" w:date="2014-11-18T16:19:00Z">
              <w:r>
                <w:rPr>
                  <w:rFonts w:hint="eastAsia"/>
                </w:rPr>
                <w:delText>通过</w:delText>
              </w:r>
            </w:del>
            <w:del w:id="5065" w:author="齐宁" w:date="2014-11-18T16:19:00Z">
              <w:r>
                <w:rPr/>
                <w:delText>MPI</w:delText>
              </w:r>
            </w:del>
            <w:del w:id="5066" w:author="齐宁" w:date="2014-11-18T16:19:00Z">
              <w:r>
                <w:rPr>
                  <w:rFonts w:hint="eastAsia"/>
                </w:rPr>
                <w:delText>插件获取</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067" w:author="齐宁" w:date="2014-11-18T16:19:00Z"/>
        </w:trPr>
        <w:tc>
          <w:tcPr>
            <w:tcW w:w="881" w:type="dxa"/>
            <w:vAlign w:val="top"/>
          </w:tcPr>
          <w:p>
            <w:pPr>
              <w:pStyle w:val="120"/>
              <w:numPr>
                <w:ilvl w:val="0"/>
                <w:numId w:val="50"/>
              </w:numPr>
              <w:tabs>
                <w:tab w:val="left" w:pos="360"/>
              </w:tabs>
              <w:ind w:firstLineChars="0"/>
              <w:jc w:val="center"/>
              <w:rPr>
                <w:del w:id="5068" w:author="齐宁" w:date="2014-11-18T16:19:00Z"/>
                <w:bCs/>
                <w:sz w:val="22"/>
              </w:rPr>
            </w:pPr>
          </w:p>
        </w:tc>
        <w:tc>
          <w:tcPr>
            <w:tcW w:w="2035" w:type="dxa"/>
            <w:vAlign w:val="top"/>
          </w:tcPr>
          <w:p>
            <w:pPr>
              <w:numPr>
                <w:ilvl w:val="0"/>
                <w:numId w:val="0"/>
              </w:numPr>
              <w:jc w:val="center"/>
              <w:rPr>
                <w:del w:id="5069" w:author="齐宁" w:date="2014-11-18T16:19:00Z"/>
              </w:rPr>
            </w:pPr>
            <w:del w:id="5070" w:author="齐宁" w:date="2014-11-18T16:19:00Z">
              <w:r>
                <w:rPr>
                  <w:rFonts w:hint="eastAsia"/>
                </w:rPr>
                <w:delText>签名</w:delText>
              </w:r>
            </w:del>
          </w:p>
        </w:tc>
        <w:tc>
          <w:tcPr>
            <w:tcW w:w="1849" w:type="dxa"/>
            <w:vAlign w:val="top"/>
          </w:tcPr>
          <w:p>
            <w:pPr>
              <w:numPr>
                <w:ilvl w:val="0"/>
                <w:numId w:val="0"/>
              </w:numPr>
              <w:jc w:val="center"/>
              <w:rPr>
                <w:del w:id="5071" w:author="齐宁" w:date="2014-11-18T16:19:00Z"/>
              </w:rPr>
            </w:pPr>
            <w:del w:id="5072" w:author="齐宁" w:date="2014-11-18T16:19:00Z">
              <w:r>
                <w:rPr/>
                <w:delText>signature</w:delText>
              </w:r>
            </w:del>
          </w:p>
        </w:tc>
        <w:tc>
          <w:tcPr>
            <w:tcW w:w="1663" w:type="dxa"/>
            <w:vAlign w:val="top"/>
          </w:tcPr>
          <w:p>
            <w:pPr>
              <w:numPr>
                <w:ilvl w:val="0"/>
                <w:numId w:val="0"/>
              </w:numPr>
              <w:jc w:val="center"/>
              <w:rPr>
                <w:del w:id="5073" w:author="齐宁" w:date="2014-11-18T16:19:00Z"/>
              </w:rPr>
            </w:pPr>
            <w:del w:id="5074" w:author="齐宁" w:date="2014-11-18T16:19:00Z">
              <w:r>
                <w:rPr/>
                <w:delText>M</w:delText>
              </w:r>
            </w:del>
          </w:p>
        </w:tc>
        <w:tc>
          <w:tcPr>
            <w:tcW w:w="3143" w:type="dxa"/>
            <w:vAlign w:val="top"/>
          </w:tcPr>
          <w:p>
            <w:pPr>
              <w:numPr>
                <w:ilvl w:val="0"/>
                <w:numId w:val="0"/>
              </w:numPr>
              <w:spacing w:line="0" w:lineRule="atLeast"/>
              <w:rPr>
                <w:del w:id="5075" w:author="齐宁" w:date="2014-11-18T16:19:00Z"/>
              </w:rPr>
            </w:pPr>
            <w:del w:id="5076" w:author="齐宁" w:date="2014-11-18T16:19:00Z">
              <w:r>
                <w:rPr>
                  <w:rFonts w:hint="eastAsia"/>
                </w:rPr>
                <w:delText>填写对报文摘要的签名</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077" w:author="齐宁" w:date="2014-11-18T16:19:00Z"/>
        </w:trPr>
        <w:tc>
          <w:tcPr>
            <w:tcW w:w="881" w:type="dxa"/>
            <w:vAlign w:val="top"/>
          </w:tcPr>
          <w:p>
            <w:pPr>
              <w:pStyle w:val="120"/>
              <w:numPr>
                <w:ilvl w:val="0"/>
                <w:numId w:val="50"/>
              </w:numPr>
              <w:tabs>
                <w:tab w:val="left" w:pos="360"/>
              </w:tabs>
              <w:ind w:firstLineChars="0"/>
              <w:jc w:val="center"/>
              <w:rPr>
                <w:del w:id="5078" w:author="齐宁" w:date="2014-11-18T16:19:00Z"/>
                <w:bCs/>
                <w:sz w:val="22"/>
              </w:rPr>
            </w:pPr>
          </w:p>
        </w:tc>
        <w:tc>
          <w:tcPr>
            <w:tcW w:w="2035" w:type="dxa"/>
            <w:vAlign w:val="top"/>
          </w:tcPr>
          <w:p>
            <w:pPr>
              <w:numPr>
                <w:ilvl w:val="0"/>
                <w:numId w:val="0"/>
              </w:numPr>
              <w:jc w:val="center"/>
              <w:rPr>
                <w:del w:id="5079" w:author="齐宁" w:date="2014-11-18T16:19:00Z"/>
              </w:rPr>
            </w:pPr>
            <w:del w:id="5080" w:author="齐宁" w:date="2014-11-18T16:19:00Z">
              <w:r>
                <w:rPr>
                  <w:rFonts w:hint="eastAsia"/>
                </w:rPr>
                <w:delText>签名方法</w:delText>
              </w:r>
            </w:del>
          </w:p>
        </w:tc>
        <w:tc>
          <w:tcPr>
            <w:tcW w:w="1849" w:type="dxa"/>
            <w:vAlign w:val="top"/>
          </w:tcPr>
          <w:p>
            <w:pPr>
              <w:numPr>
                <w:ilvl w:val="0"/>
                <w:numId w:val="0"/>
              </w:numPr>
              <w:jc w:val="center"/>
              <w:rPr>
                <w:del w:id="5081" w:author="齐宁" w:date="2014-11-18T16:19:00Z"/>
              </w:rPr>
            </w:pPr>
            <w:del w:id="5082" w:author="齐宁" w:date="2014-11-18T16:19:00Z">
              <w:r>
                <w:rPr/>
                <w:delText>signMethod</w:delText>
              </w:r>
            </w:del>
          </w:p>
        </w:tc>
        <w:tc>
          <w:tcPr>
            <w:tcW w:w="1663" w:type="dxa"/>
            <w:vAlign w:val="top"/>
          </w:tcPr>
          <w:p>
            <w:pPr>
              <w:numPr>
                <w:ilvl w:val="0"/>
                <w:numId w:val="0"/>
              </w:numPr>
              <w:spacing w:line="0" w:lineRule="atLeast"/>
              <w:jc w:val="center"/>
              <w:rPr>
                <w:del w:id="5083" w:author="齐宁" w:date="2014-11-18T16:19:00Z"/>
              </w:rPr>
            </w:pPr>
            <w:del w:id="5084" w:author="齐宁" w:date="2014-11-18T16:19:00Z">
              <w:r>
                <w:rPr/>
                <w:delText>M</w:delText>
              </w:r>
            </w:del>
          </w:p>
        </w:tc>
        <w:tc>
          <w:tcPr>
            <w:tcW w:w="3143" w:type="dxa"/>
            <w:vAlign w:val="top"/>
          </w:tcPr>
          <w:p>
            <w:pPr>
              <w:numPr>
                <w:ilvl w:val="0"/>
                <w:numId w:val="0"/>
              </w:numPr>
              <w:spacing w:line="0" w:lineRule="atLeast"/>
              <w:rPr>
                <w:del w:id="5085" w:author="齐宁" w:date="2014-11-18T16:19:00Z"/>
              </w:rPr>
            </w:pPr>
            <w:del w:id="5086" w:author="齐宁" w:date="2014-11-18T16:19:00Z">
              <w:r>
                <w:rPr/>
                <w:delText>01RSA</w:delText>
              </w:r>
            </w:del>
            <w:del w:id="5087" w:author="齐宁" w:date="2014-11-18T16:19:00Z">
              <w:r>
                <w:rPr/>
                <w:br/>
              </w:r>
            </w:del>
            <w:del w:id="5088" w:author="齐宁" w:date="2014-11-18T16:19:00Z">
              <w:r>
                <w:rPr/>
                <w:delText>02 MD5 (</w:delText>
              </w:r>
            </w:del>
            <w:del w:id="5089" w:author="齐宁" w:date="2014-11-18T16:19:00Z">
              <w:r>
                <w:rPr>
                  <w:rFonts w:hint="eastAsia"/>
                </w:rPr>
                <w:delText>暂不支持</w:delText>
              </w:r>
            </w:del>
            <w:del w:id="5090" w:author="齐宁" w:date="2014-11-18T16:19: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091" w:author="齐宁" w:date="2014-11-18T16:19:00Z"/>
        </w:trPr>
        <w:tc>
          <w:tcPr>
            <w:tcW w:w="881" w:type="dxa"/>
            <w:vAlign w:val="top"/>
          </w:tcPr>
          <w:p>
            <w:pPr>
              <w:pStyle w:val="120"/>
              <w:numPr>
                <w:ilvl w:val="0"/>
                <w:numId w:val="50"/>
              </w:numPr>
              <w:tabs>
                <w:tab w:val="left" w:pos="360"/>
              </w:tabs>
              <w:ind w:firstLineChars="0"/>
              <w:jc w:val="center"/>
              <w:rPr>
                <w:del w:id="5092" w:author="齐宁" w:date="2014-11-18T16:19:00Z"/>
                <w:bCs/>
                <w:sz w:val="22"/>
              </w:rPr>
            </w:pPr>
          </w:p>
        </w:tc>
        <w:tc>
          <w:tcPr>
            <w:tcW w:w="2035" w:type="dxa"/>
            <w:vAlign w:val="top"/>
          </w:tcPr>
          <w:p>
            <w:pPr>
              <w:numPr>
                <w:ilvl w:val="0"/>
                <w:numId w:val="0"/>
              </w:numPr>
              <w:jc w:val="center"/>
              <w:rPr>
                <w:del w:id="5093" w:author="齐宁" w:date="2014-11-18T16:19:00Z"/>
              </w:rPr>
            </w:pPr>
            <w:del w:id="5094" w:author="齐宁" w:date="2014-11-18T16:19:00Z">
              <w:r>
                <w:rPr>
                  <w:rFonts w:hint="eastAsia"/>
                </w:rPr>
                <w:delText>交易类型</w:delText>
              </w:r>
            </w:del>
          </w:p>
        </w:tc>
        <w:tc>
          <w:tcPr>
            <w:tcW w:w="1849" w:type="dxa"/>
            <w:vAlign w:val="top"/>
          </w:tcPr>
          <w:p>
            <w:pPr>
              <w:numPr>
                <w:ilvl w:val="0"/>
                <w:numId w:val="0"/>
              </w:numPr>
              <w:jc w:val="center"/>
              <w:rPr>
                <w:del w:id="5095" w:author="齐宁" w:date="2014-11-18T16:19:00Z"/>
              </w:rPr>
            </w:pPr>
            <w:del w:id="5096" w:author="齐宁" w:date="2014-11-18T16:19:00Z">
              <w:r>
                <w:rPr/>
                <w:delText>txnType</w:delText>
              </w:r>
            </w:del>
          </w:p>
        </w:tc>
        <w:tc>
          <w:tcPr>
            <w:tcW w:w="1663" w:type="dxa"/>
            <w:vAlign w:val="top"/>
          </w:tcPr>
          <w:p>
            <w:pPr>
              <w:numPr>
                <w:ilvl w:val="0"/>
                <w:numId w:val="0"/>
              </w:numPr>
              <w:jc w:val="center"/>
              <w:rPr>
                <w:del w:id="5097" w:author="齐宁" w:date="2014-11-18T16:19:00Z"/>
              </w:rPr>
            </w:pPr>
            <w:del w:id="5098" w:author="齐宁" w:date="2014-11-18T16:19:00Z">
              <w:r>
                <w:rPr/>
                <w:delText>M</w:delText>
              </w:r>
            </w:del>
          </w:p>
        </w:tc>
        <w:tc>
          <w:tcPr>
            <w:tcW w:w="3143" w:type="dxa"/>
            <w:vAlign w:val="top"/>
          </w:tcPr>
          <w:p>
            <w:pPr>
              <w:numPr>
                <w:ilvl w:val="0"/>
                <w:numId w:val="0"/>
              </w:numPr>
              <w:rPr>
                <w:del w:id="5099" w:author="齐宁" w:date="2014-11-18T16:19:00Z"/>
              </w:rPr>
            </w:pPr>
            <w:del w:id="5100" w:author="齐宁" w:date="2014-11-18T16:19:00Z">
              <w:r>
                <w:rPr>
                  <w:rFonts w:hint="eastAsia"/>
                </w:rPr>
                <w:delText>取值</w:delText>
              </w:r>
            </w:del>
            <w:del w:id="5101" w:author="齐宁" w:date="2014-11-18T16:19:00Z">
              <w:r>
                <w:rPr/>
                <w:delText>:76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02" w:author="齐宁" w:date="2014-11-18T16:19:00Z"/>
        </w:trPr>
        <w:tc>
          <w:tcPr>
            <w:tcW w:w="881" w:type="dxa"/>
            <w:vAlign w:val="top"/>
          </w:tcPr>
          <w:p>
            <w:pPr>
              <w:pStyle w:val="120"/>
              <w:numPr>
                <w:ilvl w:val="0"/>
                <w:numId w:val="50"/>
              </w:numPr>
              <w:tabs>
                <w:tab w:val="left" w:pos="360"/>
              </w:tabs>
              <w:ind w:firstLineChars="0"/>
              <w:jc w:val="center"/>
              <w:rPr>
                <w:del w:id="5103" w:author="齐宁" w:date="2014-11-18T16:19:00Z"/>
                <w:bCs/>
                <w:sz w:val="22"/>
              </w:rPr>
            </w:pPr>
          </w:p>
        </w:tc>
        <w:tc>
          <w:tcPr>
            <w:tcW w:w="2035" w:type="dxa"/>
            <w:vAlign w:val="top"/>
          </w:tcPr>
          <w:p>
            <w:pPr>
              <w:numPr>
                <w:ilvl w:val="0"/>
                <w:numId w:val="0"/>
              </w:numPr>
              <w:jc w:val="center"/>
              <w:rPr>
                <w:del w:id="5104" w:author="齐宁" w:date="2014-11-18T16:19:00Z"/>
              </w:rPr>
            </w:pPr>
            <w:del w:id="5105" w:author="齐宁" w:date="2014-11-18T16:19:00Z">
              <w:r>
                <w:rPr>
                  <w:rFonts w:hint="eastAsia"/>
                </w:rPr>
                <w:delText>交易子类</w:delText>
              </w:r>
            </w:del>
          </w:p>
        </w:tc>
        <w:tc>
          <w:tcPr>
            <w:tcW w:w="1849" w:type="dxa"/>
            <w:vAlign w:val="top"/>
          </w:tcPr>
          <w:p>
            <w:pPr>
              <w:numPr>
                <w:ilvl w:val="0"/>
                <w:numId w:val="0"/>
              </w:numPr>
              <w:jc w:val="center"/>
              <w:rPr>
                <w:del w:id="5106" w:author="齐宁" w:date="2014-11-18T16:19:00Z"/>
              </w:rPr>
            </w:pPr>
            <w:del w:id="5107" w:author="齐宁" w:date="2014-11-18T16:19:00Z">
              <w:r>
                <w:rPr/>
                <w:delText>txnSubType</w:delText>
              </w:r>
            </w:del>
          </w:p>
        </w:tc>
        <w:tc>
          <w:tcPr>
            <w:tcW w:w="1663" w:type="dxa"/>
            <w:vAlign w:val="top"/>
          </w:tcPr>
          <w:p>
            <w:pPr>
              <w:numPr>
                <w:ilvl w:val="0"/>
                <w:numId w:val="0"/>
              </w:numPr>
              <w:jc w:val="center"/>
              <w:rPr>
                <w:del w:id="5108" w:author="齐宁" w:date="2014-11-18T16:19:00Z"/>
              </w:rPr>
            </w:pPr>
            <w:del w:id="5109" w:author="齐宁" w:date="2014-11-18T16:19:00Z">
              <w:r>
                <w:rPr/>
                <w:delText>M</w:delText>
              </w:r>
            </w:del>
          </w:p>
        </w:tc>
        <w:tc>
          <w:tcPr>
            <w:tcW w:w="3143" w:type="dxa"/>
            <w:vAlign w:val="top"/>
          </w:tcPr>
          <w:p>
            <w:pPr>
              <w:numPr>
                <w:ilvl w:val="0"/>
                <w:numId w:val="0"/>
              </w:numPr>
              <w:rPr>
                <w:del w:id="5110" w:author="齐宁" w:date="2014-11-18T16:19:00Z"/>
              </w:rPr>
            </w:pPr>
            <w:del w:id="5111" w:author="齐宁" w:date="2014-11-18T16:19:00Z">
              <w:r>
                <w:rPr/>
                <w:delText>01</w:delText>
              </w:r>
            </w:del>
            <w:del w:id="5112" w:author="齐宁" w:date="2014-11-18T16:19:00Z">
              <w:r>
                <w:rPr>
                  <w:rFonts w:hint="eastAsia"/>
                </w:rPr>
                <w:delText>：对账文件下载</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13" w:author="齐宁" w:date="2014-11-18T16:19:00Z"/>
        </w:trPr>
        <w:tc>
          <w:tcPr>
            <w:tcW w:w="881" w:type="dxa"/>
            <w:vAlign w:val="top"/>
          </w:tcPr>
          <w:p>
            <w:pPr>
              <w:pStyle w:val="120"/>
              <w:numPr>
                <w:ilvl w:val="0"/>
                <w:numId w:val="50"/>
              </w:numPr>
              <w:tabs>
                <w:tab w:val="left" w:pos="360"/>
              </w:tabs>
              <w:ind w:firstLineChars="0"/>
              <w:jc w:val="center"/>
              <w:rPr>
                <w:del w:id="5114" w:author="齐宁" w:date="2014-11-18T16:19:00Z"/>
                <w:bCs/>
                <w:sz w:val="22"/>
              </w:rPr>
            </w:pPr>
          </w:p>
        </w:tc>
        <w:tc>
          <w:tcPr>
            <w:tcW w:w="2035" w:type="dxa"/>
            <w:vAlign w:val="top"/>
          </w:tcPr>
          <w:p>
            <w:pPr>
              <w:numPr>
                <w:ilvl w:val="0"/>
                <w:numId w:val="0"/>
              </w:numPr>
              <w:jc w:val="center"/>
              <w:rPr>
                <w:del w:id="5115" w:author="齐宁" w:date="2014-11-18T16:19:00Z"/>
              </w:rPr>
            </w:pPr>
            <w:del w:id="5116" w:author="齐宁" w:date="2014-11-18T16:19:00Z">
              <w:r>
                <w:rPr>
                  <w:rFonts w:hint="eastAsia"/>
                </w:rPr>
                <w:delText>产品类型</w:delText>
              </w:r>
            </w:del>
          </w:p>
        </w:tc>
        <w:tc>
          <w:tcPr>
            <w:tcW w:w="1849" w:type="dxa"/>
            <w:vAlign w:val="top"/>
          </w:tcPr>
          <w:p>
            <w:pPr>
              <w:numPr>
                <w:ilvl w:val="0"/>
                <w:numId w:val="0"/>
              </w:numPr>
              <w:jc w:val="center"/>
              <w:rPr>
                <w:del w:id="5117" w:author="齐宁" w:date="2014-11-18T16:19:00Z"/>
              </w:rPr>
            </w:pPr>
            <w:del w:id="5118" w:author="齐宁" w:date="2014-11-18T16:19:00Z">
              <w:r>
                <w:rPr/>
                <w:delText>bizType</w:delText>
              </w:r>
            </w:del>
          </w:p>
        </w:tc>
        <w:tc>
          <w:tcPr>
            <w:tcW w:w="1663" w:type="dxa"/>
            <w:vAlign w:val="top"/>
          </w:tcPr>
          <w:p>
            <w:pPr>
              <w:numPr>
                <w:ilvl w:val="0"/>
                <w:numId w:val="0"/>
              </w:numPr>
              <w:jc w:val="center"/>
              <w:rPr>
                <w:del w:id="5119" w:author="齐宁" w:date="2014-11-18T16:19:00Z"/>
              </w:rPr>
            </w:pPr>
            <w:del w:id="5120" w:author="齐宁" w:date="2014-11-18T16:19:00Z">
              <w:r>
                <w:rPr/>
                <w:delText>M</w:delText>
              </w:r>
            </w:del>
          </w:p>
        </w:tc>
        <w:tc>
          <w:tcPr>
            <w:tcW w:w="3143" w:type="dxa"/>
            <w:vAlign w:val="top"/>
          </w:tcPr>
          <w:p>
            <w:pPr>
              <w:numPr>
                <w:ilvl w:val="0"/>
                <w:numId w:val="0"/>
              </w:numPr>
              <w:rPr>
                <w:del w:id="5121" w:author="齐宁" w:date="2014-11-18T16:19:00Z"/>
              </w:rPr>
            </w:pPr>
            <w:del w:id="5122" w:author="齐宁" w:date="2014-11-18T16:19:00Z">
              <w:r>
                <w:rPr>
                  <w:rFonts w:hint="eastAsia"/>
                </w:rPr>
                <w:delText>默认</w:delText>
              </w:r>
            </w:del>
            <w:del w:id="5123" w:author="齐宁" w:date="2014-11-18T16:19:00Z">
              <w:r>
                <w:rPr/>
                <w:delText>:000000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24" w:author="齐宁" w:date="2014-11-18T16:19:00Z"/>
        </w:trPr>
        <w:tc>
          <w:tcPr>
            <w:tcW w:w="881" w:type="dxa"/>
            <w:vAlign w:val="top"/>
          </w:tcPr>
          <w:p>
            <w:pPr>
              <w:pStyle w:val="120"/>
              <w:numPr>
                <w:ilvl w:val="0"/>
                <w:numId w:val="50"/>
              </w:numPr>
              <w:tabs>
                <w:tab w:val="left" w:pos="360"/>
              </w:tabs>
              <w:ind w:firstLineChars="0"/>
              <w:jc w:val="center"/>
              <w:rPr>
                <w:del w:id="5125" w:author="齐宁" w:date="2014-11-18T16:19:00Z"/>
                <w:bCs/>
                <w:sz w:val="22"/>
              </w:rPr>
            </w:pPr>
          </w:p>
        </w:tc>
        <w:tc>
          <w:tcPr>
            <w:tcW w:w="2035" w:type="dxa"/>
            <w:vAlign w:val="top"/>
          </w:tcPr>
          <w:p>
            <w:pPr>
              <w:numPr>
                <w:ilvl w:val="0"/>
                <w:numId w:val="0"/>
              </w:numPr>
              <w:jc w:val="center"/>
              <w:rPr>
                <w:del w:id="5126" w:author="齐宁" w:date="2014-11-18T16:19:00Z"/>
              </w:rPr>
            </w:pPr>
            <w:del w:id="5127" w:author="齐宁" w:date="2014-11-18T16:19:00Z">
              <w:r>
                <w:rPr>
                  <w:rFonts w:hint="eastAsia"/>
                </w:rPr>
                <w:delText>渠道类型</w:delText>
              </w:r>
            </w:del>
          </w:p>
        </w:tc>
        <w:tc>
          <w:tcPr>
            <w:tcW w:w="1849" w:type="dxa"/>
            <w:vAlign w:val="top"/>
          </w:tcPr>
          <w:p>
            <w:pPr>
              <w:numPr>
                <w:ilvl w:val="0"/>
                <w:numId w:val="0"/>
              </w:numPr>
              <w:jc w:val="center"/>
              <w:rPr>
                <w:del w:id="5128" w:author="齐宁" w:date="2014-11-18T16:19:00Z"/>
              </w:rPr>
            </w:pPr>
            <w:del w:id="5129" w:author="齐宁" w:date="2014-11-18T16:19:00Z">
              <w:r>
                <w:rPr/>
                <w:delText>channelType</w:delText>
              </w:r>
            </w:del>
          </w:p>
        </w:tc>
        <w:tc>
          <w:tcPr>
            <w:tcW w:w="1663" w:type="dxa"/>
            <w:vAlign w:val="top"/>
          </w:tcPr>
          <w:p>
            <w:pPr>
              <w:numPr>
                <w:ilvl w:val="0"/>
                <w:numId w:val="0"/>
              </w:numPr>
              <w:jc w:val="center"/>
              <w:rPr>
                <w:del w:id="5130" w:author="齐宁" w:date="2014-11-18T16:19:00Z"/>
              </w:rPr>
            </w:pPr>
            <w:del w:id="5131" w:author="齐宁" w:date="2014-11-18T16:19:00Z">
              <w:r>
                <w:rPr/>
                <w:delText>M</w:delText>
              </w:r>
            </w:del>
          </w:p>
        </w:tc>
        <w:tc>
          <w:tcPr>
            <w:tcW w:w="3143" w:type="dxa"/>
            <w:vAlign w:val="top"/>
          </w:tcPr>
          <w:p>
            <w:pPr>
              <w:numPr>
                <w:ilvl w:val="0"/>
                <w:numId w:val="0"/>
              </w:numPr>
              <w:rPr>
                <w:del w:id="5132" w:author="齐宁" w:date="2014-11-18T16:19: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33" w:author="齐宁" w:date="2014-11-18T16:19:00Z"/>
        </w:trPr>
        <w:tc>
          <w:tcPr>
            <w:tcW w:w="881" w:type="dxa"/>
            <w:vAlign w:val="top"/>
          </w:tcPr>
          <w:p>
            <w:pPr>
              <w:pStyle w:val="120"/>
              <w:numPr>
                <w:ilvl w:val="0"/>
                <w:numId w:val="50"/>
              </w:numPr>
              <w:tabs>
                <w:tab w:val="left" w:pos="360"/>
              </w:tabs>
              <w:ind w:firstLineChars="0"/>
              <w:jc w:val="center"/>
              <w:rPr>
                <w:del w:id="5134" w:author="齐宁" w:date="2014-11-18T16:19:00Z"/>
                <w:bCs/>
                <w:sz w:val="22"/>
              </w:rPr>
            </w:pPr>
          </w:p>
        </w:tc>
        <w:tc>
          <w:tcPr>
            <w:tcW w:w="2035" w:type="dxa"/>
            <w:vAlign w:val="top"/>
          </w:tcPr>
          <w:p>
            <w:pPr>
              <w:numPr>
                <w:ilvl w:val="0"/>
                <w:numId w:val="0"/>
              </w:numPr>
              <w:jc w:val="center"/>
              <w:rPr>
                <w:del w:id="5135" w:author="齐宁" w:date="2014-11-18T16:19:00Z"/>
              </w:rPr>
            </w:pPr>
            <w:del w:id="5136" w:author="齐宁" w:date="2014-11-18T16:19:00Z">
              <w:r>
                <w:rPr>
                  <w:rFonts w:hint="eastAsia"/>
                </w:rPr>
                <w:delText>接入类型</w:delText>
              </w:r>
            </w:del>
          </w:p>
        </w:tc>
        <w:tc>
          <w:tcPr>
            <w:tcW w:w="1849" w:type="dxa"/>
            <w:vAlign w:val="top"/>
          </w:tcPr>
          <w:p>
            <w:pPr>
              <w:numPr>
                <w:ilvl w:val="0"/>
                <w:numId w:val="0"/>
              </w:numPr>
              <w:jc w:val="center"/>
              <w:rPr>
                <w:del w:id="5137" w:author="齐宁" w:date="2014-11-18T16:19:00Z"/>
              </w:rPr>
            </w:pPr>
            <w:del w:id="5138" w:author="齐宁" w:date="2014-11-18T16:19:00Z">
              <w:r>
                <w:rPr/>
                <w:delText>accessType</w:delText>
              </w:r>
            </w:del>
          </w:p>
        </w:tc>
        <w:tc>
          <w:tcPr>
            <w:tcW w:w="1663" w:type="dxa"/>
            <w:vAlign w:val="top"/>
          </w:tcPr>
          <w:p>
            <w:pPr>
              <w:numPr>
                <w:ilvl w:val="0"/>
                <w:numId w:val="0"/>
              </w:numPr>
              <w:jc w:val="center"/>
              <w:rPr>
                <w:del w:id="5139" w:author="齐宁" w:date="2014-11-18T16:19:00Z"/>
              </w:rPr>
            </w:pPr>
            <w:del w:id="5140" w:author="齐宁" w:date="2014-11-18T16:19:00Z">
              <w:r>
                <w:rPr/>
                <w:delText>M</w:delText>
              </w:r>
            </w:del>
          </w:p>
        </w:tc>
        <w:tc>
          <w:tcPr>
            <w:tcW w:w="3143" w:type="dxa"/>
            <w:vAlign w:val="top"/>
          </w:tcPr>
          <w:p>
            <w:pPr>
              <w:numPr>
                <w:ilvl w:val="0"/>
                <w:numId w:val="0"/>
              </w:numPr>
              <w:rPr>
                <w:del w:id="5141" w:author="齐宁" w:date="2014-11-18T16:19:00Z"/>
              </w:rPr>
            </w:pPr>
            <w:del w:id="5142" w:author="齐宁" w:date="2014-11-18T16:19:00Z">
              <w:r>
                <w:rPr/>
                <w:delText>0</w:delText>
              </w:r>
            </w:del>
            <w:del w:id="5143" w:author="齐宁" w:date="2014-11-18T16:19:00Z">
              <w:r>
                <w:rPr>
                  <w:rFonts w:hint="eastAsia"/>
                </w:rPr>
                <w:delText>：普通商户直连接入</w:delText>
              </w:r>
            </w:del>
          </w:p>
          <w:p>
            <w:pPr>
              <w:numPr>
                <w:ilvl w:val="0"/>
                <w:numId w:val="0"/>
              </w:numPr>
              <w:rPr>
                <w:del w:id="5144" w:author="齐宁" w:date="2014-11-18T16:19:00Z"/>
              </w:rPr>
            </w:pPr>
            <w:del w:id="5145" w:author="齐宁" w:date="2014-11-18T16:19:00Z">
              <w:r>
                <w:rPr/>
                <w:delText>2</w:delText>
              </w:r>
            </w:del>
            <w:del w:id="5146" w:author="齐宁" w:date="2014-11-18T16:19:00Z">
              <w:r>
                <w:rPr>
                  <w:rFonts w:hint="eastAsia"/>
                </w:rPr>
                <w:delText>：平台类商户接入</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47" w:author="齐宁" w:date="2014-11-18T16:19:00Z"/>
        </w:trPr>
        <w:tc>
          <w:tcPr>
            <w:tcW w:w="881" w:type="dxa"/>
            <w:vAlign w:val="top"/>
          </w:tcPr>
          <w:p>
            <w:pPr>
              <w:pStyle w:val="120"/>
              <w:numPr>
                <w:ilvl w:val="0"/>
                <w:numId w:val="50"/>
              </w:numPr>
              <w:tabs>
                <w:tab w:val="left" w:pos="360"/>
              </w:tabs>
              <w:ind w:firstLineChars="0"/>
              <w:jc w:val="center"/>
              <w:rPr>
                <w:del w:id="5148" w:author="齐宁" w:date="2014-11-18T16:19:00Z"/>
                <w:bCs/>
                <w:sz w:val="22"/>
              </w:rPr>
            </w:pPr>
          </w:p>
        </w:tc>
        <w:tc>
          <w:tcPr>
            <w:tcW w:w="2035" w:type="dxa"/>
            <w:vAlign w:val="top"/>
          </w:tcPr>
          <w:p>
            <w:pPr>
              <w:numPr>
                <w:ilvl w:val="0"/>
                <w:numId w:val="0"/>
              </w:numPr>
              <w:jc w:val="center"/>
              <w:rPr>
                <w:del w:id="5149" w:author="齐宁" w:date="2014-11-18T16:19:00Z"/>
              </w:rPr>
            </w:pPr>
            <w:del w:id="5150" w:author="齐宁" w:date="2014-11-18T16:19:00Z">
              <w:r>
                <w:rPr>
                  <w:rFonts w:hint="eastAsia"/>
                </w:rPr>
                <w:delText>商户代码</w:delText>
              </w:r>
            </w:del>
          </w:p>
        </w:tc>
        <w:tc>
          <w:tcPr>
            <w:tcW w:w="1849" w:type="dxa"/>
            <w:vAlign w:val="top"/>
          </w:tcPr>
          <w:p>
            <w:pPr>
              <w:numPr>
                <w:ilvl w:val="0"/>
                <w:numId w:val="0"/>
              </w:numPr>
              <w:jc w:val="center"/>
              <w:rPr>
                <w:del w:id="5151" w:author="齐宁" w:date="2014-11-18T16:19:00Z"/>
              </w:rPr>
            </w:pPr>
            <w:del w:id="5152" w:author="齐宁" w:date="2014-11-18T16:19:00Z">
              <w:r>
                <w:rPr/>
                <w:delText>merId</w:delText>
              </w:r>
            </w:del>
          </w:p>
        </w:tc>
        <w:tc>
          <w:tcPr>
            <w:tcW w:w="1663" w:type="dxa"/>
            <w:vAlign w:val="top"/>
          </w:tcPr>
          <w:p>
            <w:pPr>
              <w:numPr>
                <w:ilvl w:val="0"/>
                <w:numId w:val="0"/>
              </w:numPr>
              <w:jc w:val="center"/>
              <w:rPr>
                <w:del w:id="5153" w:author="齐宁" w:date="2014-11-18T16:19:00Z"/>
              </w:rPr>
            </w:pPr>
            <w:del w:id="5154" w:author="齐宁" w:date="2014-11-18T16:19:00Z">
              <w:r>
                <w:rPr/>
                <w:delText>M</w:delText>
              </w:r>
            </w:del>
          </w:p>
        </w:tc>
        <w:tc>
          <w:tcPr>
            <w:tcW w:w="3143" w:type="dxa"/>
            <w:vAlign w:val="top"/>
          </w:tcPr>
          <w:p>
            <w:pPr>
              <w:numPr>
                <w:ilvl w:val="0"/>
                <w:numId w:val="0"/>
              </w:numPr>
              <w:rPr>
                <w:del w:id="5155" w:author="齐宁" w:date="2014-11-18T16:19:00Z"/>
              </w:rPr>
            </w:pPr>
            <w:del w:id="515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57" w:author="齐宁" w:date="2014-11-18T16:19:00Z"/>
        </w:trPr>
        <w:tc>
          <w:tcPr>
            <w:tcW w:w="881" w:type="dxa"/>
            <w:vAlign w:val="top"/>
          </w:tcPr>
          <w:p>
            <w:pPr>
              <w:pStyle w:val="120"/>
              <w:numPr>
                <w:ilvl w:val="0"/>
                <w:numId w:val="50"/>
              </w:numPr>
              <w:tabs>
                <w:tab w:val="left" w:pos="360"/>
              </w:tabs>
              <w:ind w:firstLineChars="0"/>
              <w:jc w:val="center"/>
              <w:rPr>
                <w:del w:id="5158" w:author="齐宁" w:date="2014-11-18T16:19:00Z"/>
                <w:bCs/>
                <w:sz w:val="22"/>
              </w:rPr>
            </w:pPr>
          </w:p>
        </w:tc>
        <w:tc>
          <w:tcPr>
            <w:tcW w:w="2035" w:type="dxa"/>
            <w:vAlign w:val="top"/>
          </w:tcPr>
          <w:p>
            <w:pPr>
              <w:numPr>
                <w:ilvl w:val="0"/>
                <w:numId w:val="0"/>
              </w:numPr>
              <w:jc w:val="center"/>
              <w:rPr>
                <w:del w:id="5159" w:author="齐宁" w:date="2014-11-18T16:19:00Z"/>
              </w:rPr>
            </w:pPr>
            <w:del w:id="5160" w:author="齐宁" w:date="2014-11-18T16:19:00Z">
              <w:r>
                <w:rPr>
                  <w:rFonts w:hint="eastAsia"/>
                </w:rPr>
                <w:delText>二级商户代码</w:delText>
              </w:r>
            </w:del>
          </w:p>
        </w:tc>
        <w:tc>
          <w:tcPr>
            <w:tcW w:w="1849" w:type="dxa"/>
            <w:vAlign w:val="top"/>
          </w:tcPr>
          <w:p>
            <w:pPr>
              <w:numPr>
                <w:ilvl w:val="0"/>
                <w:numId w:val="0"/>
              </w:numPr>
              <w:jc w:val="center"/>
              <w:rPr>
                <w:del w:id="5161" w:author="齐宁" w:date="2014-11-18T16:19:00Z"/>
              </w:rPr>
            </w:pPr>
            <w:del w:id="5162" w:author="齐宁" w:date="2014-11-18T16:19:00Z">
              <w:r>
                <w:rPr/>
                <w:delText>subMerId</w:delText>
              </w:r>
            </w:del>
          </w:p>
        </w:tc>
        <w:tc>
          <w:tcPr>
            <w:tcW w:w="1663" w:type="dxa"/>
            <w:vAlign w:val="top"/>
          </w:tcPr>
          <w:p>
            <w:pPr>
              <w:numPr>
                <w:ilvl w:val="0"/>
                <w:numId w:val="0"/>
              </w:numPr>
              <w:jc w:val="center"/>
              <w:rPr>
                <w:del w:id="5163" w:author="齐宁" w:date="2014-11-18T16:19:00Z"/>
              </w:rPr>
            </w:pPr>
            <w:del w:id="5164" w:author="齐宁" w:date="2014-11-18T16:19:00Z">
              <w:r>
                <w:rPr/>
                <w:delText>C</w:delText>
              </w:r>
            </w:del>
          </w:p>
        </w:tc>
        <w:tc>
          <w:tcPr>
            <w:tcW w:w="3143" w:type="dxa"/>
            <w:vAlign w:val="top"/>
          </w:tcPr>
          <w:p>
            <w:pPr>
              <w:numPr>
                <w:ilvl w:val="0"/>
                <w:numId w:val="0"/>
              </w:numPr>
              <w:rPr>
                <w:del w:id="5165" w:author="齐宁" w:date="2014-11-18T16:19:00Z"/>
              </w:rPr>
            </w:pPr>
            <w:del w:id="5166" w:author="齐宁" w:date="2014-11-18T16:19:00Z">
              <w:r>
                <w:rPr>
                  <w:rFonts w:hint="eastAsia"/>
                </w:rPr>
                <w:delText>商户类型为平台类商户接入时必须上送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67" w:author="齐宁" w:date="2014-11-18T16:19:00Z"/>
        </w:trPr>
        <w:tc>
          <w:tcPr>
            <w:tcW w:w="881" w:type="dxa"/>
            <w:vAlign w:val="top"/>
          </w:tcPr>
          <w:p>
            <w:pPr>
              <w:pStyle w:val="120"/>
              <w:numPr>
                <w:ilvl w:val="0"/>
                <w:numId w:val="50"/>
              </w:numPr>
              <w:tabs>
                <w:tab w:val="left" w:pos="360"/>
              </w:tabs>
              <w:ind w:firstLineChars="0"/>
              <w:jc w:val="center"/>
              <w:rPr>
                <w:del w:id="5168" w:author="齐宁" w:date="2014-11-18T16:19:00Z"/>
                <w:bCs/>
                <w:sz w:val="22"/>
              </w:rPr>
            </w:pPr>
          </w:p>
        </w:tc>
        <w:tc>
          <w:tcPr>
            <w:tcW w:w="2035" w:type="dxa"/>
            <w:vAlign w:val="top"/>
          </w:tcPr>
          <w:p>
            <w:pPr>
              <w:numPr>
                <w:ilvl w:val="0"/>
                <w:numId w:val="0"/>
              </w:numPr>
              <w:jc w:val="center"/>
              <w:rPr>
                <w:del w:id="5169" w:author="齐宁" w:date="2014-11-18T16:19:00Z"/>
              </w:rPr>
            </w:pPr>
            <w:del w:id="5170" w:author="齐宁" w:date="2014-11-18T16:19:00Z">
              <w:r>
                <w:rPr>
                  <w:rFonts w:hint="eastAsia"/>
                </w:rPr>
                <w:delText>二级商户名称</w:delText>
              </w:r>
            </w:del>
          </w:p>
        </w:tc>
        <w:tc>
          <w:tcPr>
            <w:tcW w:w="1849" w:type="dxa"/>
            <w:vAlign w:val="top"/>
          </w:tcPr>
          <w:p>
            <w:pPr>
              <w:numPr>
                <w:ilvl w:val="0"/>
                <w:numId w:val="0"/>
              </w:numPr>
              <w:jc w:val="center"/>
              <w:rPr>
                <w:del w:id="5171" w:author="齐宁" w:date="2014-11-18T16:19:00Z"/>
              </w:rPr>
            </w:pPr>
            <w:del w:id="5172" w:author="齐宁" w:date="2014-11-18T16:19:00Z">
              <w:r>
                <w:rPr/>
                <w:delText>subMerName</w:delText>
              </w:r>
            </w:del>
          </w:p>
        </w:tc>
        <w:tc>
          <w:tcPr>
            <w:tcW w:w="1663" w:type="dxa"/>
            <w:vAlign w:val="top"/>
          </w:tcPr>
          <w:p>
            <w:pPr>
              <w:numPr>
                <w:ilvl w:val="0"/>
                <w:numId w:val="0"/>
              </w:numPr>
              <w:jc w:val="center"/>
              <w:rPr>
                <w:del w:id="5173" w:author="齐宁" w:date="2014-11-18T16:19:00Z"/>
              </w:rPr>
            </w:pPr>
            <w:del w:id="5174" w:author="齐宁" w:date="2014-11-18T16:19:00Z">
              <w:r>
                <w:rPr/>
                <w:delText>C</w:delText>
              </w:r>
            </w:del>
          </w:p>
        </w:tc>
        <w:tc>
          <w:tcPr>
            <w:tcW w:w="3143" w:type="dxa"/>
            <w:vAlign w:val="top"/>
          </w:tcPr>
          <w:p>
            <w:pPr>
              <w:numPr>
                <w:ilvl w:val="0"/>
                <w:numId w:val="0"/>
              </w:numPr>
              <w:rPr>
                <w:del w:id="5175" w:author="齐宁" w:date="2014-11-18T16:19:00Z"/>
              </w:rPr>
            </w:pPr>
            <w:del w:id="5176" w:author="齐宁" w:date="2014-11-18T16:19:00Z">
              <w:r>
                <w:rPr>
                  <w:rFonts w:hint="eastAsia"/>
                </w:rPr>
                <w:delText>商户类型为平台类商户接入时必须上送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77" w:author="齐宁" w:date="2014-11-18T16:19:00Z"/>
        </w:trPr>
        <w:tc>
          <w:tcPr>
            <w:tcW w:w="881" w:type="dxa"/>
            <w:vAlign w:val="top"/>
          </w:tcPr>
          <w:p>
            <w:pPr>
              <w:pStyle w:val="120"/>
              <w:numPr>
                <w:ilvl w:val="0"/>
                <w:numId w:val="50"/>
              </w:numPr>
              <w:tabs>
                <w:tab w:val="left" w:pos="360"/>
              </w:tabs>
              <w:ind w:firstLineChars="0"/>
              <w:jc w:val="center"/>
              <w:rPr>
                <w:del w:id="5178" w:author="齐宁" w:date="2014-11-18T16:19:00Z"/>
                <w:bCs/>
                <w:sz w:val="22"/>
              </w:rPr>
            </w:pPr>
          </w:p>
        </w:tc>
        <w:tc>
          <w:tcPr>
            <w:tcW w:w="2035" w:type="dxa"/>
            <w:vAlign w:val="top"/>
          </w:tcPr>
          <w:p>
            <w:pPr>
              <w:numPr>
                <w:ilvl w:val="0"/>
                <w:numId w:val="0"/>
              </w:numPr>
              <w:jc w:val="center"/>
              <w:rPr>
                <w:del w:id="5179" w:author="齐宁" w:date="2014-11-18T16:19:00Z"/>
              </w:rPr>
            </w:pPr>
            <w:del w:id="5180" w:author="齐宁" w:date="2014-11-18T16:19:00Z">
              <w:r>
                <w:rPr>
                  <w:rFonts w:hint="eastAsia"/>
                </w:rPr>
                <w:delText>二级商户简称</w:delText>
              </w:r>
            </w:del>
          </w:p>
        </w:tc>
        <w:tc>
          <w:tcPr>
            <w:tcW w:w="1849" w:type="dxa"/>
            <w:vAlign w:val="top"/>
          </w:tcPr>
          <w:p>
            <w:pPr>
              <w:numPr>
                <w:ilvl w:val="0"/>
                <w:numId w:val="0"/>
              </w:numPr>
              <w:jc w:val="center"/>
              <w:rPr>
                <w:del w:id="5181" w:author="齐宁" w:date="2014-11-18T16:19:00Z"/>
              </w:rPr>
            </w:pPr>
            <w:del w:id="5182" w:author="齐宁" w:date="2014-11-18T16:19:00Z">
              <w:r>
                <w:rPr/>
                <w:delText>subMer</w:delText>
              </w:r>
            </w:del>
            <w:del w:id="5183" w:author="齐宁" w:date="2014-11-18T16:19:00Z">
              <w:r>
                <w:rPr>
                  <w:rFonts w:hint="eastAsia"/>
                </w:rPr>
                <w:delText>Abbr</w:delText>
              </w:r>
            </w:del>
          </w:p>
        </w:tc>
        <w:tc>
          <w:tcPr>
            <w:tcW w:w="1663" w:type="dxa"/>
            <w:vAlign w:val="top"/>
          </w:tcPr>
          <w:p>
            <w:pPr>
              <w:numPr>
                <w:ilvl w:val="0"/>
                <w:numId w:val="0"/>
              </w:numPr>
              <w:jc w:val="center"/>
              <w:rPr>
                <w:del w:id="5184" w:author="齐宁" w:date="2014-11-18T16:19:00Z"/>
              </w:rPr>
            </w:pPr>
            <w:del w:id="5185" w:author="齐宁" w:date="2014-11-18T16:19:00Z">
              <w:r>
                <w:rPr/>
                <w:delText>C</w:delText>
              </w:r>
            </w:del>
          </w:p>
        </w:tc>
        <w:tc>
          <w:tcPr>
            <w:tcW w:w="3143" w:type="dxa"/>
            <w:vAlign w:val="top"/>
          </w:tcPr>
          <w:p>
            <w:pPr>
              <w:numPr>
                <w:ilvl w:val="0"/>
                <w:numId w:val="0"/>
              </w:numPr>
              <w:rPr>
                <w:del w:id="5186" w:author="齐宁" w:date="2014-11-18T16:19:00Z"/>
              </w:rPr>
            </w:pPr>
            <w:del w:id="5187" w:author="齐宁" w:date="2014-11-18T16:19:00Z">
              <w:r>
                <w:rPr>
                  <w:rFonts w:hint="eastAsia"/>
                </w:rPr>
                <w:delText>商户类型为平台类商户接入时必须上送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88" w:author="齐宁" w:date="2014-11-18T16:19:00Z"/>
        </w:trPr>
        <w:tc>
          <w:tcPr>
            <w:tcW w:w="881" w:type="dxa"/>
            <w:vAlign w:val="top"/>
          </w:tcPr>
          <w:p>
            <w:pPr>
              <w:pStyle w:val="120"/>
              <w:numPr>
                <w:ilvl w:val="0"/>
                <w:numId w:val="50"/>
              </w:numPr>
              <w:tabs>
                <w:tab w:val="left" w:pos="360"/>
              </w:tabs>
              <w:ind w:firstLineChars="0"/>
              <w:jc w:val="center"/>
              <w:rPr>
                <w:del w:id="5189" w:author="齐宁" w:date="2014-11-18T16:19:00Z"/>
                <w:bCs/>
                <w:sz w:val="22"/>
              </w:rPr>
            </w:pPr>
          </w:p>
        </w:tc>
        <w:tc>
          <w:tcPr>
            <w:tcW w:w="2035" w:type="dxa"/>
            <w:vAlign w:val="top"/>
          </w:tcPr>
          <w:p>
            <w:pPr>
              <w:numPr>
                <w:ilvl w:val="0"/>
                <w:numId w:val="0"/>
              </w:numPr>
              <w:jc w:val="center"/>
              <w:rPr>
                <w:del w:id="5190" w:author="齐宁" w:date="2014-11-18T16:19:00Z"/>
              </w:rPr>
            </w:pPr>
            <w:del w:id="5191" w:author="齐宁" w:date="2014-11-18T16:19:00Z">
              <w:r>
                <w:rPr>
                  <w:rFonts w:hint="eastAsia"/>
                </w:rPr>
                <w:delText>清算日期</w:delText>
              </w:r>
            </w:del>
          </w:p>
        </w:tc>
        <w:tc>
          <w:tcPr>
            <w:tcW w:w="1849" w:type="dxa"/>
            <w:vAlign w:val="top"/>
          </w:tcPr>
          <w:p>
            <w:pPr>
              <w:numPr>
                <w:ilvl w:val="0"/>
                <w:numId w:val="0"/>
              </w:numPr>
              <w:jc w:val="center"/>
              <w:rPr>
                <w:del w:id="5192" w:author="齐宁" w:date="2014-11-18T16:19:00Z"/>
              </w:rPr>
            </w:pPr>
            <w:del w:id="5193" w:author="齐宁" w:date="2014-11-18T16:19:00Z">
              <w:r>
                <w:rPr/>
                <w:delText>settleDate</w:delText>
              </w:r>
            </w:del>
          </w:p>
        </w:tc>
        <w:tc>
          <w:tcPr>
            <w:tcW w:w="1663" w:type="dxa"/>
            <w:vAlign w:val="top"/>
          </w:tcPr>
          <w:p>
            <w:pPr>
              <w:numPr>
                <w:ilvl w:val="0"/>
                <w:numId w:val="0"/>
              </w:numPr>
              <w:jc w:val="center"/>
              <w:rPr>
                <w:del w:id="5194" w:author="齐宁" w:date="2014-11-18T16:19:00Z"/>
              </w:rPr>
            </w:pPr>
            <w:del w:id="5195" w:author="齐宁" w:date="2014-11-18T16:19:00Z">
              <w:r>
                <w:rPr/>
                <w:delText>M</w:delText>
              </w:r>
            </w:del>
          </w:p>
        </w:tc>
        <w:tc>
          <w:tcPr>
            <w:tcW w:w="3143" w:type="dxa"/>
            <w:vAlign w:val="top"/>
          </w:tcPr>
          <w:p>
            <w:pPr>
              <w:numPr>
                <w:ilvl w:val="0"/>
                <w:numId w:val="0"/>
              </w:numPr>
              <w:rPr>
                <w:del w:id="5196" w:author="齐宁" w:date="2014-11-18T16:19:00Z"/>
              </w:rPr>
            </w:pPr>
            <w:del w:id="5197"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198" w:author="齐宁" w:date="2014-11-18T16:19:00Z"/>
        </w:trPr>
        <w:tc>
          <w:tcPr>
            <w:tcW w:w="881" w:type="dxa"/>
            <w:vAlign w:val="top"/>
          </w:tcPr>
          <w:p>
            <w:pPr>
              <w:pStyle w:val="120"/>
              <w:numPr>
                <w:ilvl w:val="0"/>
                <w:numId w:val="50"/>
              </w:numPr>
              <w:tabs>
                <w:tab w:val="left" w:pos="360"/>
              </w:tabs>
              <w:ind w:firstLineChars="0"/>
              <w:jc w:val="center"/>
              <w:rPr>
                <w:del w:id="5199" w:author="齐宁" w:date="2014-11-18T16:19:00Z"/>
                <w:bCs/>
                <w:sz w:val="22"/>
              </w:rPr>
            </w:pPr>
          </w:p>
        </w:tc>
        <w:tc>
          <w:tcPr>
            <w:tcW w:w="2035" w:type="dxa"/>
            <w:vAlign w:val="top"/>
          </w:tcPr>
          <w:p>
            <w:pPr>
              <w:numPr>
                <w:ilvl w:val="0"/>
                <w:numId w:val="0"/>
              </w:numPr>
              <w:jc w:val="center"/>
              <w:rPr>
                <w:del w:id="5200" w:author="齐宁" w:date="2014-11-18T16:19:00Z"/>
              </w:rPr>
            </w:pPr>
            <w:del w:id="5201" w:author="齐宁" w:date="2014-11-18T16:19:00Z">
              <w:r>
                <w:rPr>
                  <w:rFonts w:hint="eastAsia"/>
                </w:rPr>
                <w:delText>订单发送时间</w:delText>
              </w:r>
            </w:del>
          </w:p>
        </w:tc>
        <w:tc>
          <w:tcPr>
            <w:tcW w:w="1849" w:type="dxa"/>
            <w:vAlign w:val="top"/>
          </w:tcPr>
          <w:p>
            <w:pPr>
              <w:numPr>
                <w:ilvl w:val="0"/>
                <w:numId w:val="0"/>
              </w:numPr>
              <w:jc w:val="center"/>
              <w:rPr>
                <w:del w:id="5202" w:author="齐宁" w:date="2014-11-18T16:19:00Z"/>
              </w:rPr>
            </w:pPr>
            <w:del w:id="5203" w:author="齐宁" w:date="2014-11-18T16:19:00Z">
              <w:r>
                <w:rPr/>
                <w:delText>txnTime</w:delText>
              </w:r>
            </w:del>
          </w:p>
        </w:tc>
        <w:tc>
          <w:tcPr>
            <w:tcW w:w="1663" w:type="dxa"/>
            <w:vAlign w:val="top"/>
          </w:tcPr>
          <w:p>
            <w:pPr>
              <w:numPr>
                <w:ilvl w:val="0"/>
                <w:numId w:val="0"/>
              </w:numPr>
              <w:jc w:val="center"/>
              <w:rPr>
                <w:del w:id="5204" w:author="齐宁" w:date="2014-11-18T16:19:00Z"/>
              </w:rPr>
            </w:pPr>
            <w:del w:id="5205" w:author="齐宁" w:date="2014-11-18T16:19:00Z">
              <w:r>
                <w:rPr/>
                <w:delText>M</w:delText>
              </w:r>
            </w:del>
          </w:p>
        </w:tc>
        <w:tc>
          <w:tcPr>
            <w:tcW w:w="3143" w:type="dxa"/>
            <w:vAlign w:val="top"/>
          </w:tcPr>
          <w:p>
            <w:pPr>
              <w:numPr>
                <w:ilvl w:val="0"/>
                <w:numId w:val="0"/>
              </w:numPr>
              <w:rPr>
                <w:del w:id="5206" w:author="齐宁" w:date="2014-11-18T16:19:00Z"/>
              </w:rPr>
            </w:pPr>
            <w:del w:id="5207"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08" w:author="齐宁" w:date="2014-11-18T16:19:00Z"/>
        </w:trPr>
        <w:tc>
          <w:tcPr>
            <w:tcW w:w="881" w:type="dxa"/>
            <w:vAlign w:val="top"/>
          </w:tcPr>
          <w:p>
            <w:pPr>
              <w:pStyle w:val="120"/>
              <w:numPr>
                <w:ilvl w:val="0"/>
                <w:numId w:val="50"/>
              </w:numPr>
              <w:tabs>
                <w:tab w:val="left" w:pos="360"/>
              </w:tabs>
              <w:ind w:firstLineChars="0"/>
              <w:jc w:val="center"/>
              <w:rPr>
                <w:del w:id="5209" w:author="齐宁" w:date="2014-11-18T16:19:00Z"/>
                <w:bCs/>
                <w:sz w:val="22"/>
              </w:rPr>
            </w:pPr>
          </w:p>
        </w:tc>
        <w:tc>
          <w:tcPr>
            <w:tcW w:w="2035" w:type="dxa"/>
            <w:vAlign w:val="top"/>
          </w:tcPr>
          <w:p>
            <w:pPr>
              <w:numPr>
                <w:ilvl w:val="0"/>
                <w:numId w:val="0"/>
              </w:numPr>
              <w:jc w:val="center"/>
              <w:rPr>
                <w:del w:id="5210" w:author="齐宁" w:date="2014-11-18T16:19:00Z"/>
              </w:rPr>
            </w:pPr>
            <w:del w:id="5211" w:author="齐宁" w:date="2014-11-18T16:19:00Z">
              <w:r>
                <w:rPr>
                  <w:rFonts w:hint="eastAsia"/>
                </w:rPr>
                <w:delText>文件类型</w:delText>
              </w:r>
            </w:del>
          </w:p>
        </w:tc>
        <w:tc>
          <w:tcPr>
            <w:tcW w:w="1849" w:type="dxa"/>
            <w:vAlign w:val="top"/>
          </w:tcPr>
          <w:p>
            <w:pPr>
              <w:numPr>
                <w:ilvl w:val="0"/>
                <w:numId w:val="0"/>
              </w:numPr>
              <w:jc w:val="center"/>
              <w:rPr>
                <w:del w:id="5212" w:author="齐宁" w:date="2014-11-18T16:19:00Z"/>
              </w:rPr>
            </w:pPr>
            <w:del w:id="5213" w:author="齐宁" w:date="2014-11-18T16:19:00Z">
              <w:r>
                <w:rPr/>
                <w:delText>fileType</w:delText>
              </w:r>
            </w:del>
          </w:p>
        </w:tc>
        <w:tc>
          <w:tcPr>
            <w:tcW w:w="1663" w:type="dxa"/>
            <w:vAlign w:val="top"/>
          </w:tcPr>
          <w:p>
            <w:pPr>
              <w:numPr>
                <w:ilvl w:val="0"/>
                <w:numId w:val="0"/>
              </w:numPr>
              <w:jc w:val="center"/>
              <w:rPr>
                <w:del w:id="5214" w:author="齐宁" w:date="2014-11-18T16:19:00Z"/>
              </w:rPr>
            </w:pPr>
            <w:del w:id="5215" w:author="齐宁" w:date="2014-11-18T16:19:00Z">
              <w:r>
                <w:rPr/>
                <w:delText>O</w:delText>
              </w:r>
            </w:del>
          </w:p>
        </w:tc>
        <w:tc>
          <w:tcPr>
            <w:tcW w:w="3143" w:type="dxa"/>
            <w:vAlign w:val="top"/>
          </w:tcPr>
          <w:p>
            <w:pPr>
              <w:numPr>
                <w:ilvl w:val="0"/>
                <w:numId w:val="0"/>
              </w:numPr>
              <w:rPr>
                <w:del w:id="5216" w:author="齐宁" w:date="2014-11-18T16:19:00Z"/>
              </w:rPr>
            </w:pPr>
            <w:del w:id="5217" w:author="齐宁" w:date="2014-11-18T16:19:00Z">
              <w:r>
                <w:rPr>
                  <w:rFonts w:hint="eastAsia"/>
                </w:rPr>
                <w:delText>依据实际业务情况定义，默认值为：</w:delText>
              </w:r>
            </w:del>
            <w:del w:id="5218" w:author="齐宁" w:date="2014-11-18T16:19:00Z">
              <w:r>
                <w:rPr/>
                <w:delText>00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19" w:author="齐宁" w:date="2014-11-18T16:19:00Z"/>
        </w:trPr>
        <w:tc>
          <w:tcPr>
            <w:tcW w:w="881" w:type="dxa"/>
            <w:vAlign w:val="top"/>
          </w:tcPr>
          <w:p>
            <w:pPr>
              <w:pStyle w:val="120"/>
              <w:numPr>
                <w:ilvl w:val="0"/>
                <w:numId w:val="50"/>
              </w:numPr>
              <w:tabs>
                <w:tab w:val="left" w:pos="360"/>
              </w:tabs>
              <w:ind w:firstLineChars="0"/>
              <w:jc w:val="center"/>
              <w:rPr>
                <w:del w:id="5220" w:author="齐宁" w:date="2014-11-18T16:19:00Z"/>
                <w:bCs/>
                <w:sz w:val="22"/>
              </w:rPr>
            </w:pPr>
          </w:p>
        </w:tc>
        <w:tc>
          <w:tcPr>
            <w:tcW w:w="2035" w:type="dxa"/>
            <w:vAlign w:val="top"/>
          </w:tcPr>
          <w:p>
            <w:pPr>
              <w:numPr>
                <w:ilvl w:val="0"/>
                <w:numId w:val="0"/>
              </w:numPr>
              <w:jc w:val="center"/>
              <w:rPr>
                <w:del w:id="5221" w:author="齐宁" w:date="2014-11-18T16:19:00Z"/>
              </w:rPr>
            </w:pPr>
            <w:del w:id="5222" w:author="齐宁" w:date="2014-11-18T16:19:00Z">
              <w:r>
                <w:rPr>
                  <w:rFonts w:hint="eastAsia"/>
                </w:rPr>
                <w:delText>请求方保留域</w:delText>
              </w:r>
            </w:del>
          </w:p>
        </w:tc>
        <w:tc>
          <w:tcPr>
            <w:tcW w:w="1849" w:type="dxa"/>
            <w:vAlign w:val="top"/>
          </w:tcPr>
          <w:p>
            <w:pPr>
              <w:numPr>
                <w:ilvl w:val="0"/>
                <w:numId w:val="0"/>
              </w:numPr>
              <w:jc w:val="center"/>
              <w:rPr>
                <w:del w:id="5223" w:author="齐宁" w:date="2014-11-18T16:19:00Z"/>
              </w:rPr>
            </w:pPr>
            <w:del w:id="5224" w:author="齐宁" w:date="2014-11-18T16:19:00Z">
              <w:r>
                <w:rPr/>
                <w:delText>reqReserved</w:delText>
              </w:r>
            </w:del>
          </w:p>
        </w:tc>
        <w:tc>
          <w:tcPr>
            <w:tcW w:w="1663" w:type="dxa"/>
            <w:vAlign w:val="top"/>
          </w:tcPr>
          <w:p>
            <w:pPr>
              <w:numPr>
                <w:ilvl w:val="0"/>
                <w:numId w:val="0"/>
              </w:numPr>
              <w:jc w:val="center"/>
              <w:rPr>
                <w:del w:id="5225" w:author="齐宁" w:date="2014-11-18T16:19:00Z"/>
              </w:rPr>
            </w:pPr>
            <w:del w:id="5226" w:author="齐宁" w:date="2014-11-18T16:19:00Z">
              <w:r>
                <w:rPr/>
                <w:delText>O</w:delText>
              </w:r>
            </w:del>
          </w:p>
        </w:tc>
        <w:tc>
          <w:tcPr>
            <w:tcW w:w="3143" w:type="dxa"/>
            <w:vAlign w:val="top"/>
          </w:tcPr>
          <w:p>
            <w:pPr>
              <w:numPr>
                <w:ilvl w:val="0"/>
                <w:numId w:val="0"/>
              </w:numPr>
              <w:rPr>
                <w:del w:id="5227" w:author="齐宁" w:date="2014-11-18T16:19:00Z"/>
              </w:rPr>
            </w:pPr>
            <w:del w:id="5228" w:author="齐宁" w:date="2014-11-18T16:19:00Z">
              <w:r>
                <w:rPr>
                  <w:rFonts w:hint="eastAsia"/>
                </w:rPr>
                <w:delText>商户自定义保留域，交易应答时会原样返回</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29" w:author="齐宁" w:date="2014-11-18T16:19:00Z"/>
        </w:trPr>
        <w:tc>
          <w:tcPr>
            <w:tcW w:w="881" w:type="dxa"/>
            <w:vAlign w:val="top"/>
          </w:tcPr>
          <w:p>
            <w:pPr>
              <w:pStyle w:val="120"/>
              <w:numPr>
                <w:ilvl w:val="0"/>
                <w:numId w:val="50"/>
              </w:numPr>
              <w:tabs>
                <w:tab w:val="left" w:pos="360"/>
              </w:tabs>
              <w:ind w:firstLineChars="0"/>
              <w:jc w:val="center"/>
              <w:rPr>
                <w:del w:id="5230" w:author="齐宁" w:date="2014-11-18T16:19:00Z"/>
                <w:bCs/>
                <w:sz w:val="22"/>
              </w:rPr>
            </w:pPr>
          </w:p>
        </w:tc>
        <w:tc>
          <w:tcPr>
            <w:tcW w:w="2035" w:type="dxa"/>
            <w:vAlign w:val="top"/>
          </w:tcPr>
          <w:p>
            <w:pPr>
              <w:numPr>
                <w:ilvl w:val="0"/>
                <w:numId w:val="0"/>
              </w:numPr>
              <w:jc w:val="center"/>
              <w:rPr>
                <w:del w:id="5231" w:author="齐宁" w:date="2014-11-18T16:19:00Z"/>
              </w:rPr>
            </w:pPr>
            <w:del w:id="5232" w:author="齐宁" w:date="2014-11-18T16:19:00Z">
              <w:r>
                <w:rPr>
                  <w:rFonts w:hint="eastAsia"/>
                </w:rPr>
                <w:delText>保留域</w:delText>
              </w:r>
            </w:del>
          </w:p>
        </w:tc>
        <w:tc>
          <w:tcPr>
            <w:tcW w:w="1849" w:type="dxa"/>
            <w:vAlign w:val="top"/>
          </w:tcPr>
          <w:p>
            <w:pPr>
              <w:numPr>
                <w:ilvl w:val="0"/>
                <w:numId w:val="0"/>
              </w:numPr>
              <w:jc w:val="center"/>
              <w:rPr>
                <w:del w:id="5233" w:author="齐宁" w:date="2014-11-18T16:19:00Z"/>
              </w:rPr>
            </w:pPr>
            <w:del w:id="5234" w:author="齐宁" w:date="2014-11-18T16:19:00Z">
              <w:r>
                <w:rPr/>
                <w:delText>reserved</w:delText>
              </w:r>
            </w:del>
          </w:p>
        </w:tc>
        <w:tc>
          <w:tcPr>
            <w:tcW w:w="1663" w:type="dxa"/>
            <w:vAlign w:val="top"/>
          </w:tcPr>
          <w:p>
            <w:pPr>
              <w:numPr>
                <w:ilvl w:val="0"/>
                <w:numId w:val="0"/>
              </w:numPr>
              <w:jc w:val="center"/>
              <w:rPr>
                <w:del w:id="5235" w:author="齐宁" w:date="2014-11-18T16:19:00Z"/>
              </w:rPr>
            </w:pPr>
            <w:del w:id="5236" w:author="齐宁" w:date="2014-11-18T16:19:00Z">
              <w:r>
                <w:rPr/>
                <w:delText>O</w:delText>
              </w:r>
            </w:del>
          </w:p>
        </w:tc>
        <w:tc>
          <w:tcPr>
            <w:tcW w:w="3143" w:type="dxa"/>
            <w:vAlign w:val="top"/>
          </w:tcPr>
          <w:p>
            <w:pPr>
              <w:numPr>
                <w:ilvl w:val="0"/>
                <w:numId w:val="0"/>
              </w:numPr>
              <w:rPr>
                <w:del w:id="5237" w:author="齐宁" w:date="2014-11-18T16:19:00Z"/>
              </w:rPr>
            </w:pPr>
            <w:del w:id="5238" w:author="齐宁" w:date="2014-11-18T16:19:00Z">
              <w:r>
                <w:rPr>
                  <w:rFonts w:hint="eastAsia"/>
                </w:rPr>
                <w:delText>交易包含多个子域，所有子域需用“{}”包含，子域间以“&amp;”符号链接。格式如下：{子域名1=值&amp;子域名2=值&amp;子域名3=值}。具体子域的名称、取值根据商户不同而定。</w:delText>
              </w:r>
            </w:del>
          </w:p>
        </w:tc>
      </w:tr>
    </w:tbl>
    <w:p>
      <w:pPr>
        <w:pStyle w:val="66"/>
        <w:ind w:firstLine="0" w:firstLineChars="0"/>
        <w:rPr>
          <w:del w:id="5239" w:author="齐宁" w:date="2014-11-18T16:19:00Z"/>
        </w:rPr>
      </w:pPr>
    </w:p>
    <w:p>
      <w:pPr>
        <w:pStyle w:val="69"/>
        <w:rPr>
          <w:del w:id="5240" w:author="齐宁" w:date="2014-11-18T16:19:00Z"/>
        </w:rPr>
      </w:pPr>
      <w:del w:id="5241" w:author="齐宁" w:date="2014-11-18T16:19:00Z">
        <w:r>
          <w:rPr>
            <w:rFonts w:hint="eastAsia"/>
          </w:rPr>
          <w:delText>应答报文</w:delText>
        </w:r>
      </w:del>
    </w:p>
    <w:p>
      <w:pPr>
        <w:pStyle w:val="97"/>
        <w:framePr w:h="473" w:wrap="around" w:vAnchor="margin" w:hAnchor="text" w:yAlign="top"/>
        <w:numPr>
          <w:ilvl w:val="4"/>
          <w:numId w:val="0"/>
        </w:numPr>
        <w:jc w:val="left"/>
        <w:rPr>
          <w:del w:id="5242" w:author="齐宁" w:date="2014-11-18T16:19:00Z"/>
          <w:sz w:val="21"/>
          <w:szCs w:val="21"/>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64"/>
        <w:gridCol w:w="1997"/>
        <w:gridCol w:w="1813"/>
        <w:gridCol w:w="1813"/>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del w:id="5243" w:author="齐宁" w:date="2014-11-18T16:19:00Z"/>
        </w:trPr>
        <w:tc>
          <w:tcPr>
            <w:tcW w:w="864" w:type="dxa"/>
            <w:shd w:val="clear" w:color="auto" w:fill="BFBFBF"/>
            <w:vAlign w:val="top"/>
          </w:tcPr>
          <w:p>
            <w:pPr>
              <w:numPr>
                <w:ilvl w:val="0"/>
                <w:numId w:val="0"/>
              </w:numPr>
              <w:rPr>
                <w:del w:id="5244" w:author="齐宁" w:date="2014-11-18T16:19:00Z"/>
                <w:szCs w:val="21"/>
              </w:rPr>
            </w:pPr>
            <w:del w:id="5245" w:author="齐宁" w:date="2014-11-18T16:19:00Z">
              <w:r>
                <w:rPr>
                  <w:rFonts w:hint="eastAsia"/>
                  <w:szCs w:val="21"/>
                </w:rPr>
                <w:delText>序号</w:delText>
              </w:r>
            </w:del>
          </w:p>
        </w:tc>
        <w:tc>
          <w:tcPr>
            <w:tcW w:w="1997" w:type="dxa"/>
            <w:shd w:val="clear" w:color="auto" w:fill="BFBFBF"/>
            <w:vAlign w:val="top"/>
          </w:tcPr>
          <w:p>
            <w:pPr>
              <w:numPr>
                <w:ilvl w:val="0"/>
                <w:numId w:val="0"/>
              </w:numPr>
              <w:rPr>
                <w:del w:id="5246" w:author="齐宁" w:date="2014-11-18T16:19:00Z"/>
                <w:szCs w:val="21"/>
              </w:rPr>
            </w:pPr>
            <w:del w:id="5247" w:author="齐宁" w:date="2014-11-18T16:19:00Z">
              <w:r>
                <w:rPr>
                  <w:rFonts w:hint="eastAsia"/>
                  <w:szCs w:val="21"/>
                </w:rPr>
                <w:delText>域名</w:delText>
              </w:r>
            </w:del>
          </w:p>
        </w:tc>
        <w:tc>
          <w:tcPr>
            <w:tcW w:w="1813" w:type="dxa"/>
            <w:shd w:val="clear" w:color="auto" w:fill="BFBFBF"/>
            <w:vAlign w:val="top"/>
          </w:tcPr>
          <w:p>
            <w:pPr>
              <w:numPr>
                <w:ilvl w:val="0"/>
                <w:numId w:val="0"/>
              </w:numPr>
              <w:rPr>
                <w:del w:id="5248" w:author="齐宁" w:date="2014-11-18T16:19:00Z"/>
                <w:szCs w:val="21"/>
              </w:rPr>
            </w:pPr>
            <w:del w:id="5249" w:author="齐宁" w:date="2014-11-18T16:19:00Z">
              <w:r>
                <w:rPr>
                  <w:rFonts w:hint="eastAsia"/>
                  <w:szCs w:val="21"/>
                </w:rPr>
                <w:delText>变量名</w:delText>
              </w:r>
            </w:del>
          </w:p>
        </w:tc>
        <w:tc>
          <w:tcPr>
            <w:tcW w:w="1813" w:type="dxa"/>
            <w:shd w:val="clear" w:color="auto" w:fill="BFBFBF"/>
            <w:vAlign w:val="top"/>
          </w:tcPr>
          <w:p>
            <w:pPr>
              <w:numPr>
                <w:ilvl w:val="0"/>
                <w:numId w:val="0"/>
              </w:numPr>
              <w:rPr>
                <w:del w:id="5250" w:author="齐宁" w:date="2014-11-18T16:19:00Z"/>
                <w:szCs w:val="21"/>
              </w:rPr>
            </w:pPr>
            <w:del w:id="5251" w:author="齐宁" w:date="2014-11-18T16:19:00Z">
              <w:r>
                <w:rPr>
                  <w:rFonts w:hint="eastAsia"/>
                  <w:szCs w:val="21"/>
                </w:rPr>
                <w:delText>出现要求</w:delText>
              </w:r>
            </w:del>
          </w:p>
        </w:tc>
        <w:tc>
          <w:tcPr>
            <w:tcW w:w="3084" w:type="dxa"/>
            <w:shd w:val="clear" w:color="auto" w:fill="BFBFBF"/>
            <w:vAlign w:val="top"/>
          </w:tcPr>
          <w:p>
            <w:pPr>
              <w:numPr>
                <w:ilvl w:val="0"/>
                <w:numId w:val="0"/>
              </w:numPr>
              <w:rPr>
                <w:del w:id="5252" w:author="齐宁" w:date="2014-11-18T16:19:00Z"/>
                <w:szCs w:val="21"/>
              </w:rPr>
            </w:pPr>
            <w:del w:id="5253" w:author="齐宁" w:date="2014-11-18T16:19:00Z">
              <w:r>
                <w:rPr>
                  <w:rFonts w:hint="eastAsia"/>
                  <w:szCs w:val="21"/>
                </w:rPr>
                <w:delText>备注</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54" w:author="齐宁" w:date="2014-11-18T16:19:00Z"/>
        </w:trPr>
        <w:tc>
          <w:tcPr>
            <w:tcW w:w="864" w:type="dxa"/>
            <w:vAlign w:val="top"/>
          </w:tcPr>
          <w:p>
            <w:pPr>
              <w:pStyle w:val="120"/>
              <w:numPr>
                <w:ilvl w:val="0"/>
                <w:numId w:val="51"/>
              </w:numPr>
              <w:tabs>
                <w:tab w:val="left" w:pos="360"/>
              </w:tabs>
              <w:ind w:firstLineChars="0"/>
              <w:jc w:val="center"/>
              <w:rPr>
                <w:del w:id="5255" w:author="齐宁" w:date="2014-11-18T16:19:00Z"/>
                <w:bCs/>
                <w:sz w:val="22"/>
              </w:rPr>
            </w:pPr>
          </w:p>
        </w:tc>
        <w:tc>
          <w:tcPr>
            <w:tcW w:w="1997" w:type="dxa"/>
            <w:vAlign w:val="top"/>
          </w:tcPr>
          <w:p>
            <w:pPr>
              <w:numPr>
                <w:ilvl w:val="0"/>
                <w:numId w:val="0"/>
              </w:numPr>
              <w:jc w:val="center"/>
              <w:rPr>
                <w:del w:id="5256" w:author="齐宁" w:date="2014-11-18T16:19:00Z"/>
              </w:rPr>
            </w:pPr>
            <w:del w:id="5257" w:author="齐宁" w:date="2014-11-18T16:19:00Z">
              <w:r>
                <w:rPr>
                  <w:rFonts w:hint="eastAsia"/>
                </w:rPr>
                <w:delText>版本号</w:delText>
              </w:r>
            </w:del>
          </w:p>
        </w:tc>
        <w:tc>
          <w:tcPr>
            <w:tcW w:w="1813" w:type="dxa"/>
            <w:vAlign w:val="top"/>
          </w:tcPr>
          <w:p>
            <w:pPr>
              <w:numPr>
                <w:ilvl w:val="0"/>
                <w:numId w:val="0"/>
              </w:numPr>
              <w:jc w:val="center"/>
              <w:rPr>
                <w:del w:id="5258" w:author="齐宁" w:date="2014-11-18T16:19:00Z"/>
              </w:rPr>
            </w:pPr>
            <w:del w:id="5259" w:author="齐宁" w:date="2014-11-18T16:19:00Z">
              <w:r>
                <w:rPr/>
                <w:delText>version</w:delText>
              </w:r>
            </w:del>
          </w:p>
        </w:tc>
        <w:tc>
          <w:tcPr>
            <w:tcW w:w="1813" w:type="dxa"/>
            <w:vAlign w:val="top"/>
          </w:tcPr>
          <w:p>
            <w:pPr>
              <w:numPr>
                <w:ilvl w:val="0"/>
                <w:numId w:val="0"/>
              </w:numPr>
              <w:jc w:val="center"/>
              <w:rPr>
                <w:del w:id="5260" w:author="齐宁" w:date="2014-11-18T16:19:00Z"/>
              </w:rPr>
            </w:pPr>
            <w:del w:id="5261" w:author="齐宁" w:date="2014-11-18T16:19:00Z">
              <w:r>
                <w:rPr/>
                <w:delText>R</w:delText>
              </w:r>
            </w:del>
          </w:p>
        </w:tc>
        <w:tc>
          <w:tcPr>
            <w:tcW w:w="3084" w:type="dxa"/>
            <w:vAlign w:val="top"/>
          </w:tcPr>
          <w:p>
            <w:pPr>
              <w:numPr>
                <w:ilvl w:val="0"/>
                <w:numId w:val="0"/>
              </w:numPr>
              <w:rPr>
                <w:del w:id="5262" w:author="齐宁" w:date="2014-11-18T16:19:00Z"/>
              </w:rPr>
            </w:pPr>
            <w:del w:id="5263"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64" w:author="齐宁" w:date="2014-11-18T16:19:00Z"/>
        </w:trPr>
        <w:tc>
          <w:tcPr>
            <w:tcW w:w="864" w:type="dxa"/>
            <w:vAlign w:val="top"/>
          </w:tcPr>
          <w:p>
            <w:pPr>
              <w:pStyle w:val="120"/>
              <w:numPr>
                <w:ilvl w:val="0"/>
                <w:numId w:val="51"/>
              </w:numPr>
              <w:tabs>
                <w:tab w:val="left" w:pos="360"/>
              </w:tabs>
              <w:ind w:firstLineChars="0"/>
              <w:jc w:val="center"/>
              <w:rPr>
                <w:del w:id="5265" w:author="齐宁" w:date="2014-11-18T16:19:00Z"/>
                <w:bCs/>
                <w:sz w:val="22"/>
              </w:rPr>
            </w:pPr>
          </w:p>
        </w:tc>
        <w:tc>
          <w:tcPr>
            <w:tcW w:w="1997" w:type="dxa"/>
            <w:vAlign w:val="top"/>
          </w:tcPr>
          <w:p>
            <w:pPr>
              <w:numPr>
                <w:ilvl w:val="0"/>
                <w:numId w:val="0"/>
              </w:numPr>
              <w:jc w:val="center"/>
              <w:rPr>
                <w:del w:id="5266" w:author="齐宁" w:date="2014-11-18T16:19:00Z"/>
              </w:rPr>
            </w:pPr>
            <w:del w:id="5267" w:author="齐宁" w:date="2014-11-18T16:19:00Z">
              <w:r>
                <w:rPr>
                  <w:rFonts w:hint="eastAsia"/>
                </w:rPr>
                <w:delText>证书</w:delText>
              </w:r>
            </w:del>
            <w:del w:id="5268" w:author="齐宁" w:date="2014-11-18T16:19:00Z">
              <w:r>
                <w:rPr/>
                <w:delText>ID</w:delText>
              </w:r>
            </w:del>
          </w:p>
        </w:tc>
        <w:tc>
          <w:tcPr>
            <w:tcW w:w="1813" w:type="dxa"/>
            <w:vAlign w:val="top"/>
          </w:tcPr>
          <w:p>
            <w:pPr>
              <w:numPr>
                <w:ilvl w:val="0"/>
                <w:numId w:val="0"/>
              </w:numPr>
              <w:jc w:val="center"/>
              <w:rPr>
                <w:del w:id="5269" w:author="齐宁" w:date="2014-11-18T16:19:00Z"/>
              </w:rPr>
            </w:pPr>
            <w:del w:id="5270" w:author="齐宁" w:date="2014-11-18T16:19:00Z">
              <w:r>
                <w:rPr/>
                <w:delText>certId</w:delText>
              </w:r>
            </w:del>
          </w:p>
        </w:tc>
        <w:tc>
          <w:tcPr>
            <w:tcW w:w="1813" w:type="dxa"/>
            <w:vAlign w:val="top"/>
          </w:tcPr>
          <w:p>
            <w:pPr>
              <w:numPr>
                <w:ilvl w:val="0"/>
                <w:numId w:val="0"/>
              </w:numPr>
              <w:jc w:val="center"/>
              <w:rPr>
                <w:del w:id="5271" w:author="齐宁" w:date="2014-11-18T16:19:00Z"/>
              </w:rPr>
            </w:pPr>
            <w:del w:id="5272" w:author="齐宁" w:date="2014-11-18T16:19:00Z">
              <w:r>
                <w:rPr/>
                <w:delText>M</w:delText>
              </w:r>
            </w:del>
          </w:p>
        </w:tc>
        <w:tc>
          <w:tcPr>
            <w:tcW w:w="3084" w:type="dxa"/>
            <w:vAlign w:val="top"/>
          </w:tcPr>
          <w:p>
            <w:pPr>
              <w:numPr>
                <w:ilvl w:val="0"/>
                <w:numId w:val="0"/>
              </w:numPr>
              <w:rPr>
                <w:del w:id="5273" w:author="齐宁" w:date="2014-11-18T16:19:00Z"/>
              </w:rPr>
            </w:pPr>
            <w:del w:id="5274"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75" w:author="齐宁" w:date="2014-11-18T16:19:00Z"/>
        </w:trPr>
        <w:tc>
          <w:tcPr>
            <w:tcW w:w="864" w:type="dxa"/>
            <w:vAlign w:val="top"/>
          </w:tcPr>
          <w:p>
            <w:pPr>
              <w:pStyle w:val="120"/>
              <w:numPr>
                <w:ilvl w:val="0"/>
                <w:numId w:val="51"/>
              </w:numPr>
              <w:tabs>
                <w:tab w:val="left" w:pos="360"/>
              </w:tabs>
              <w:ind w:firstLineChars="0"/>
              <w:jc w:val="center"/>
              <w:rPr>
                <w:del w:id="5276" w:author="齐宁" w:date="2014-11-18T16:19:00Z"/>
                <w:bCs/>
                <w:sz w:val="22"/>
              </w:rPr>
            </w:pPr>
          </w:p>
        </w:tc>
        <w:tc>
          <w:tcPr>
            <w:tcW w:w="1997" w:type="dxa"/>
            <w:vAlign w:val="top"/>
          </w:tcPr>
          <w:p>
            <w:pPr>
              <w:numPr>
                <w:ilvl w:val="0"/>
                <w:numId w:val="0"/>
              </w:numPr>
              <w:jc w:val="center"/>
              <w:rPr>
                <w:del w:id="5277" w:author="齐宁" w:date="2014-11-18T16:19:00Z"/>
              </w:rPr>
            </w:pPr>
            <w:del w:id="5278" w:author="齐宁" w:date="2014-11-18T16:19:00Z">
              <w:r>
                <w:rPr>
                  <w:rFonts w:hint="eastAsia"/>
                </w:rPr>
                <w:delText>签名</w:delText>
              </w:r>
            </w:del>
          </w:p>
        </w:tc>
        <w:tc>
          <w:tcPr>
            <w:tcW w:w="1813" w:type="dxa"/>
            <w:vAlign w:val="top"/>
          </w:tcPr>
          <w:p>
            <w:pPr>
              <w:numPr>
                <w:ilvl w:val="0"/>
                <w:numId w:val="0"/>
              </w:numPr>
              <w:jc w:val="center"/>
              <w:rPr>
                <w:del w:id="5279" w:author="齐宁" w:date="2014-11-18T16:19:00Z"/>
              </w:rPr>
            </w:pPr>
            <w:del w:id="5280" w:author="齐宁" w:date="2014-11-18T16:19:00Z">
              <w:r>
                <w:rPr/>
                <w:delText>signature</w:delText>
              </w:r>
            </w:del>
          </w:p>
        </w:tc>
        <w:tc>
          <w:tcPr>
            <w:tcW w:w="1813" w:type="dxa"/>
            <w:vAlign w:val="top"/>
          </w:tcPr>
          <w:p>
            <w:pPr>
              <w:numPr>
                <w:ilvl w:val="0"/>
                <w:numId w:val="0"/>
              </w:numPr>
              <w:jc w:val="center"/>
              <w:rPr>
                <w:del w:id="5281" w:author="齐宁" w:date="2014-11-18T16:19:00Z"/>
              </w:rPr>
            </w:pPr>
            <w:del w:id="5282" w:author="齐宁" w:date="2014-11-18T16:19:00Z">
              <w:r>
                <w:rPr/>
                <w:delText>M</w:delText>
              </w:r>
            </w:del>
          </w:p>
        </w:tc>
        <w:tc>
          <w:tcPr>
            <w:tcW w:w="3084" w:type="dxa"/>
            <w:vAlign w:val="top"/>
          </w:tcPr>
          <w:p>
            <w:pPr>
              <w:numPr>
                <w:ilvl w:val="0"/>
                <w:numId w:val="0"/>
              </w:numPr>
              <w:rPr>
                <w:del w:id="5283" w:author="齐宁" w:date="2014-11-18T16:19:00Z"/>
              </w:rPr>
            </w:pPr>
            <w:del w:id="5284"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85" w:author="齐宁" w:date="2014-11-18T16:19:00Z"/>
        </w:trPr>
        <w:tc>
          <w:tcPr>
            <w:tcW w:w="864" w:type="dxa"/>
            <w:vAlign w:val="top"/>
          </w:tcPr>
          <w:p>
            <w:pPr>
              <w:pStyle w:val="120"/>
              <w:numPr>
                <w:ilvl w:val="0"/>
                <w:numId w:val="51"/>
              </w:numPr>
              <w:tabs>
                <w:tab w:val="left" w:pos="360"/>
              </w:tabs>
              <w:ind w:firstLineChars="0"/>
              <w:jc w:val="center"/>
              <w:rPr>
                <w:del w:id="5286" w:author="齐宁" w:date="2014-11-18T16:19:00Z"/>
                <w:bCs/>
                <w:sz w:val="22"/>
              </w:rPr>
            </w:pPr>
          </w:p>
        </w:tc>
        <w:tc>
          <w:tcPr>
            <w:tcW w:w="1997" w:type="dxa"/>
            <w:vAlign w:val="top"/>
          </w:tcPr>
          <w:p>
            <w:pPr>
              <w:numPr>
                <w:ilvl w:val="0"/>
                <w:numId w:val="0"/>
              </w:numPr>
              <w:jc w:val="center"/>
              <w:rPr>
                <w:del w:id="5287" w:author="齐宁" w:date="2014-11-18T16:19:00Z"/>
              </w:rPr>
            </w:pPr>
            <w:del w:id="5288" w:author="齐宁" w:date="2014-11-18T16:19:00Z">
              <w:r>
                <w:rPr>
                  <w:rFonts w:hint="eastAsia"/>
                </w:rPr>
                <w:delText>编码方式</w:delText>
              </w:r>
            </w:del>
          </w:p>
        </w:tc>
        <w:tc>
          <w:tcPr>
            <w:tcW w:w="1813" w:type="dxa"/>
            <w:vAlign w:val="top"/>
          </w:tcPr>
          <w:p>
            <w:pPr>
              <w:numPr>
                <w:ilvl w:val="0"/>
                <w:numId w:val="0"/>
              </w:numPr>
              <w:jc w:val="center"/>
              <w:rPr>
                <w:del w:id="5289" w:author="齐宁" w:date="2014-11-18T16:19:00Z"/>
              </w:rPr>
            </w:pPr>
            <w:del w:id="5290" w:author="齐宁" w:date="2014-11-18T16:19:00Z">
              <w:r>
                <w:rPr/>
                <w:delText>encoding</w:delText>
              </w:r>
            </w:del>
          </w:p>
        </w:tc>
        <w:tc>
          <w:tcPr>
            <w:tcW w:w="1813" w:type="dxa"/>
            <w:vAlign w:val="top"/>
          </w:tcPr>
          <w:p>
            <w:pPr>
              <w:numPr>
                <w:ilvl w:val="0"/>
                <w:numId w:val="0"/>
              </w:numPr>
              <w:jc w:val="center"/>
              <w:rPr>
                <w:del w:id="5291" w:author="齐宁" w:date="2014-11-18T16:19:00Z"/>
              </w:rPr>
            </w:pPr>
            <w:del w:id="5292" w:author="齐宁" w:date="2014-11-18T16:19:00Z">
              <w:r>
                <w:rPr/>
                <w:delText>R</w:delText>
              </w:r>
            </w:del>
          </w:p>
        </w:tc>
        <w:tc>
          <w:tcPr>
            <w:tcW w:w="3084" w:type="dxa"/>
            <w:vAlign w:val="top"/>
          </w:tcPr>
          <w:p>
            <w:pPr>
              <w:numPr>
                <w:ilvl w:val="0"/>
                <w:numId w:val="0"/>
              </w:numPr>
              <w:rPr>
                <w:del w:id="5293" w:author="齐宁" w:date="2014-11-18T16:19:00Z"/>
              </w:rPr>
            </w:pPr>
            <w:del w:id="5294"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295" w:author="齐宁" w:date="2014-11-18T16:19:00Z"/>
        </w:trPr>
        <w:tc>
          <w:tcPr>
            <w:tcW w:w="864" w:type="dxa"/>
            <w:vAlign w:val="top"/>
          </w:tcPr>
          <w:p>
            <w:pPr>
              <w:pStyle w:val="120"/>
              <w:numPr>
                <w:ilvl w:val="0"/>
                <w:numId w:val="51"/>
              </w:numPr>
              <w:tabs>
                <w:tab w:val="left" w:pos="360"/>
              </w:tabs>
              <w:ind w:firstLineChars="0"/>
              <w:jc w:val="center"/>
              <w:rPr>
                <w:del w:id="5296" w:author="齐宁" w:date="2014-11-18T16:19:00Z"/>
                <w:bCs/>
                <w:sz w:val="22"/>
              </w:rPr>
            </w:pPr>
          </w:p>
        </w:tc>
        <w:tc>
          <w:tcPr>
            <w:tcW w:w="1997" w:type="dxa"/>
            <w:vAlign w:val="top"/>
          </w:tcPr>
          <w:p>
            <w:pPr>
              <w:numPr>
                <w:ilvl w:val="0"/>
                <w:numId w:val="0"/>
              </w:numPr>
              <w:jc w:val="center"/>
              <w:rPr>
                <w:del w:id="5297" w:author="齐宁" w:date="2014-11-18T16:19:00Z"/>
              </w:rPr>
            </w:pPr>
            <w:del w:id="5298" w:author="齐宁" w:date="2014-11-18T16:19:00Z">
              <w:r>
                <w:rPr>
                  <w:rFonts w:hint="eastAsia"/>
                </w:rPr>
                <w:delText>签名方法</w:delText>
              </w:r>
            </w:del>
          </w:p>
        </w:tc>
        <w:tc>
          <w:tcPr>
            <w:tcW w:w="1813" w:type="dxa"/>
            <w:vAlign w:val="top"/>
          </w:tcPr>
          <w:p>
            <w:pPr>
              <w:numPr>
                <w:ilvl w:val="0"/>
                <w:numId w:val="0"/>
              </w:numPr>
              <w:jc w:val="center"/>
              <w:rPr>
                <w:del w:id="5299" w:author="齐宁" w:date="2014-11-18T16:19:00Z"/>
              </w:rPr>
            </w:pPr>
            <w:del w:id="5300" w:author="齐宁" w:date="2014-11-18T16:19:00Z">
              <w:r>
                <w:rPr/>
                <w:delText>signMethod</w:delText>
              </w:r>
            </w:del>
          </w:p>
        </w:tc>
        <w:tc>
          <w:tcPr>
            <w:tcW w:w="1813" w:type="dxa"/>
            <w:vAlign w:val="top"/>
          </w:tcPr>
          <w:p>
            <w:pPr>
              <w:numPr>
                <w:ilvl w:val="0"/>
                <w:numId w:val="0"/>
              </w:numPr>
              <w:jc w:val="center"/>
              <w:rPr>
                <w:del w:id="5301" w:author="齐宁" w:date="2014-11-18T16:19:00Z"/>
              </w:rPr>
            </w:pPr>
            <w:del w:id="5302" w:author="齐宁" w:date="2014-11-18T16:19:00Z">
              <w:r>
                <w:rPr>
                  <w:rFonts w:hint="eastAsia"/>
                </w:rPr>
                <w:delText>M</w:delText>
              </w:r>
            </w:del>
          </w:p>
        </w:tc>
        <w:tc>
          <w:tcPr>
            <w:tcW w:w="3084" w:type="dxa"/>
            <w:vAlign w:val="top"/>
          </w:tcPr>
          <w:p>
            <w:pPr>
              <w:numPr>
                <w:ilvl w:val="0"/>
                <w:numId w:val="0"/>
              </w:numPr>
              <w:rPr>
                <w:del w:id="5303" w:author="齐宁" w:date="2014-11-18T16:19: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04" w:author="齐宁" w:date="2014-11-18T16:19:00Z"/>
        </w:trPr>
        <w:tc>
          <w:tcPr>
            <w:tcW w:w="864" w:type="dxa"/>
            <w:vAlign w:val="top"/>
          </w:tcPr>
          <w:p>
            <w:pPr>
              <w:pStyle w:val="120"/>
              <w:numPr>
                <w:ilvl w:val="0"/>
                <w:numId w:val="51"/>
              </w:numPr>
              <w:tabs>
                <w:tab w:val="left" w:pos="360"/>
              </w:tabs>
              <w:ind w:firstLineChars="0"/>
              <w:jc w:val="center"/>
              <w:rPr>
                <w:del w:id="5305" w:author="齐宁" w:date="2014-11-18T16:19:00Z"/>
                <w:bCs/>
                <w:sz w:val="22"/>
              </w:rPr>
            </w:pPr>
          </w:p>
        </w:tc>
        <w:tc>
          <w:tcPr>
            <w:tcW w:w="1997" w:type="dxa"/>
            <w:vAlign w:val="top"/>
          </w:tcPr>
          <w:p>
            <w:pPr>
              <w:numPr>
                <w:ilvl w:val="0"/>
                <w:numId w:val="0"/>
              </w:numPr>
              <w:jc w:val="center"/>
              <w:rPr>
                <w:del w:id="5306" w:author="齐宁" w:date="2014-11-18T16:19:00Z"/>
              </w:rPr>
            </w:pPr>
            <w:del w:id="5307" w:author="齐宁" w:date="2014-11-18T16:19:00Z">
              <w:r>
                <w:rPr>
                  <w:rFonts w:hint="eastAsia"/>
                </w:rPr>
                <w:delText>交易类型</w:delText>
              </w:r>
            </w:del>
          </w:p>
        </w:tc>
        <w:tc>
          <w:tcPr>
            <w:tcW w:w="1813" w:type="dxa"/>
            <w:vAlign w:val="top"/>
          </w:tcPr>
          <w:p>
            <w:pPr>
              <w:numPr>
                <w:ilvl w:val="0"/>
                <w:numId w:val="0"/>
              </w:numPr>
              <w:jc w:val="center"/>
              <w:rPr>
                <w:del w:id="5308" w:author="齐宁" w:date="2014-11-18T16:19:00Z"/>
              </w:rPr>
            </w:pPr>
            <w:del w:id="5309" w:author="齐宁" w:date="2014-11-18T16:19:00Z">
              <w:r>
                <w:rPr/>
                <w:delText>txnType</w:delText>
              </w:r>
            </w:del>
          </w:p>
        </w:tc>
        <w:tc>
          <w:tcPr>
            <w:tcW w:w="1813" w:type="dxa"/>
            <w:vAlign w:val="top"/>
          </w:tcPr>
          <w:p>
            <w:pPr>
              <w:numPr>
                <w:ilvl w:val="0"/>
                <w:numId w:val="0"/>
              </w:numPr>
              <w:jc w:val="center"/>
              <w:rPr>
                <w:del w:id="5310" w:author="齐宁" w:date="2014-11-18T16:19:00Z"/>
              </w:rPr>
            </w:pPr>
            <w:del w:id="5311" w:author="齐宁" w:date="2014-11-18T16:19:00Z">
              <w:r>
                <w:rPr/>
                <w:delText>R</w:delText>
              </w:r>
            </w:del>
          </w:p>
        </w:tc>
        <w:tc>
          <w:tcPr>
            <w:tcW w:w="3084" w:type="dxa"/>
            <w:vAlign w:val="top"/>
          </w:tcPr>
          <w:p>
            <w:pPr>
              <w:numPr>
                <w:ilvl w:val="0"/>
                <w:numId w:val="0"/>
              </w:numPr>
              <w:rPr>
                <w:del w:id="5312" w:author="齐宁" w:date="2014-11-18T16:19:00Z"/>
              </w:rPr>
            </w:pPr>
            <w:del w:id="5313" w:author="齐宁" w:date="2014-11-18T16:19:00Z">
              <w:r>
                <w:rPr>
                  <w:rFonts w:hint="eastAsia"/>
                </w:rPr>
                <w:delText>取值</w:delText>
              </w:r>
            </w:del>
            <w:del w:id="5314" w:author="齐宁" w:date="2014-11-18T16:19:00Z">
              <w:r>
                <w:rPr/>
                <w:delText>:76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15" w:author="齐宁" w:date="2014-11-18T16:19:00Z"/>
        </w:trPr>
        <w:tc>
          <w:tcPr>
            <w:tcW w:w="864" w:type="dxa"/>
            <w:vAlign w:val="top"/>
          </w:tcPr>
          <w:p>
            <w:pPr>
              <w:pStyle w:val="120"/>
              <w:numPr>
                <w:ilvl w:val="0"/>
                <w:numId w:val="51"/>
              </w:numPr>
              <w:tabs>
                <w:tab w:val="left" w:pos="360"/>
              </w:tabs>
              <w:ind w:firstLineChars="0"/>
              <w:jc w:val="center"/>
              <w:rPr>
                <w:del w:id="5316" w:author="齐宁" w:date="2014-11-18T16:19:00Z"/>
                <w:bCs/>
                <w:sz w:val="22"/>
              </w:rPr>
            </w:pPr>
          </w:p>
        </w:tc>
        <w:tc>
          <w:tcPr>
            <w:tcW w:w="1997" w:type="dxa"/>
            <w:vAlign w:val="top"/>
          </w:tcPr>
          <w:p>
            <w:pPr>
              <w:numPr>
                <w:ilvl w:val="0"/>
                <w:numId w:val="0"/>
              </w:numPr>
              <w:jc w:val="center"/>
              <w:rPr>
                <w:del w:id="5317" w:author="齐宁" w:date="2014-11-18T16:19:00Z"/>
              </w:rPr>
            </w:pPr>
            <w:del w:id="5318" w:author="齐宁" w:date="2014-11-18T16:19:00Z">
              <w:r>
                <w:rPr>
                  <w:rFonts w:hint="eastAsia"/>
                </w:rPr>
                <w:delText>交易子类</w:delText>
              </w:r>
            </w:del>
          </w:p>
        </w:tc>
        <w:tc>
          <w:tcPr>
            <w:tcW w:w="1813" w:type="dxa"/>
            <w:vAlign w:val="top"/>
          </w:tcPr>
          <w:p>
            <w:pPr>
              <w:numPr>
                <w:ilvl w:val="0"/>
                <w:numId w:val="0"/>
              </w:numPr>
              <w:jc w:val="center"/>
              <w:rPr>
                <w:del w:id="5319" w:author="齐宁" w:date="2014-11-18T16:19:00Z"/>
              </w:rPr>
            </w:pPr>
            <w:del w:id="5320" w:author="齐宁" w:date="2014-11-18T16:19:00Z">
              <w:r>
                <w:rPr/>
                <w:delText>txnSubType</w:delText>
              </w:r>
            </w:del>
          </w:p>
        </w:tc>
        <w:tc>
          <w:tcPr>
            <w:tcW w:w="1813" w:type="dxa"/>
            <w:vAlign w:val="top"/>
          </w:tcPr>
          <w:p>
            <w:pPr>
              <w:numPr>
                <w:ilvl w:val="0"/>
                <w:numId w:val="0"/>
              </w:numPr>
              <w:jc w:val="center"/>
              <w:rPr>
                <w:del w:id="5321" w:author="齐宁" w:date="2014-11-18T16:19:00Z"/>
              </w:rPr>
            </w:pPr>
            <w:del w:id="5322" w:author="齐宁" w:date="2014-11-18T16:19:00Z">
              <w:r>
                <w:rPr/>
                <w:delText>R</w:delText>
              </w:r>
            </w:del>
          </w:p>
        </w:tc>
        <w:tc>
          <w:tcPr>
            <w:tcW w:w="3084" w:type="dxa"/>
            <w:vAlign w:val="top"/>
          </w:tcPr>
          <w:p>
            <w:pPr>
              <w:numPr>
                <w:ilvl w:val="0"/>
                <w:numId w:val="0"/>
              </w:numPr>
              <w:rPr>
                <w:del w:id="5323" w:author="齐宁" w:date="2014-11-18T16:19:00Z"/>
              </w:rPr>
            </w:pPr>
            <w:del w:id="5324" w:author="齐宁" w:date="2014-11-18T16:19:00Z">
              <w:r>
                <w:rPr/>
                <w:delText>01</w:delText>
              </w:r>
            </w:del>
            <w:del w:id="5325" w:author="齐宁" w:date="2014-11-18T16:19:00Z">
              <w:r>
                <w:rPr>
                  <w:rFonts w:hint="eastAsia"/>
                </w:rPr>
                <w:delText>：对账文件下载</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26" w:author="齐宁" w:date="2014-11-18T16:19:00Z"/>
        </w:trPr>
        <w:tc>
          <w:tcPr>
            <w:tcW w:w="864" w:type="dxa"/>
            <w:vAlign w:val="top"/>
          </w:tcPr>
          <w:p>
            <w:pPr>
              <w:pStyle w:val="120"/>
              <w:numPr>
                <w:ilvl w:val="0"/>
                <w:numId w:val="51"/>
              </w:numPr>
              <w:tabs>
                <w:tab w:val="left" w:pos="360"/>
              </w:tabs>
              <w:ind w:firstLineChars="0"/>
              <w:jc w:val="center"/>
              <w:rPr>
                <w:del w:id="5327" w:author="齐宁" w:date="2014-11-18T16:19:00Z"/>
                <w:bCs/>
                <w:sz w:val="22"/>
              </w:rPr>
            </w:pPr>
          </w:p>
        </w:tc>
        <w:tc>
          <w:tcPr>
            <w:tcW w:w="1997" w:type="dxa"/>
            <w:vAlign w:val="top"/>
          </w:tcPr>
          <w:p>
            <w:pPr>
              <w:numPr>
                <w:ilvl w:val="0"/>
                <w:numId w:val="0"/>
              </w:numPr>
              <w:jc w:val="center"/>
              <w:rPr>
                <w:del w:id="5328" w:author="齐宁" w:date="2014-11-18T16:19:00Z"/>
              </w:rPr>
            </w:pPr>
            <w:del w:id="5329" w:author="齐宁" w:date="2014-11-18T16:19:00Z">
              <w:r>
                <w:rPr>
                  <w:rFonts w:hint="eastAsia"/>
                </w:rPr>
                <w:delText>产品类型</w:delText>
              </w:r>
            </w:del>
          </w:p>
        </w:tc>
        <w:tc>
          <w:tcPr>
            <w:tcW w:w="1813" w:type="dxa"/>
            <w:vAlign w:val="top"/>
          </w:tcPr>
          <w:p>
            <w:pPr>
              <w:numPr>
                <w:ilvl w:val="0"/>
                <w:numId w:val="0"/>
              </w:numPr>
              <w:jc w:val="center"/>
              <w:rPr>
                <w:del w:id="5330" w:author="齐宁" w:date="2014-11-18T16:19:00Z"/>
              </w:rPr>
            </w:pPr>
            <w:del w:id="5331" w:author="齐宁" w:date="2014-11-18T16:19:00Z">
              <w:r>
                <w:rPr/>
                <w:delText>bizType</w:delText>
              </w:r>
            </w:del>
          </w:p>
        </w:tc>
        <w:tc>
          <w:tcPr>
            <w:tcW w:w="1813" w:type="dxa"/>
            <w:vAlign w:val="top"/>
          </w:tcPr>
          <w:p>
            <w:pPr>
              <w:numPr>
                <w:ilvl w:val="0"/>
                <w:numId w:val="0"/>
              </w:numPr>
              <w:jc w:val="center"/>
              <w:rPr>
                <w:del w:id="5332" w:author="齐宁" w:date="2014-11-18T16:19:00Z"/>
              </w:rPr>
            </w:pPr>
            <w:del w:id="5333" w:author="齐宁" w:date="2014-11-18T16:19:00Z">
              <w:r>
                <w:rPr/>
                <w:delText>R</w:delText>
              </w:r>
            </w:del>
          </w:p>
        </w:tc>
        <w:tc>
          <w:tcPr>
            <w:tcW w:w="3084" w:type="dxa"/>
            <w:vAlign w:val="top"/>
          </w:tcPr>
          <w:p>
            <w:pPr>
              <w:numPr>
                <w:ilvl w:val="0"/>
                <w:numId w:val="0"/>
              </w:numPr>
              <w:rPr>
                <w:del w:id="5334" w:author="齐宁" w:date="2014-11-18T16:19:00Z"/>
              </w:rPr>
            </w:pPr>
            <w:del w:id="5335" w:author="齐宁" w:date="2014-11-18T16:19:00Z">
              <w:r>
                <w:rPr>
                  <w:rFonts w:hint="eastAsia"/>
                </w:rPr>
                <w:delText>默认：</w:delText>
              </w:r>
            </w:del>
            <w:del w:id="5336" w:author="齐宁" w:date="2014-11-18T16:19:00Z">
              <w:r>
                <w:rPr/>
                <w:delText>000000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37" w:author="齐宁" w:date="2014-11-18T16:19:00Z"/>
        </w:trPr>
        <w:tc>
          <w:tcPr>
            <w:tcW w:w="864" w:type="dxa"/>
            <w:vAlign w:val="top"/>
          </w:tcPr>
          <w:p>
            <w:pPr>
              <w:pStyle w:val="120"/>
              <w:numPr>
                <w:ilvl w:val="0"/>
                <w:numId w:val="51"/>
              </w:numPr>
              <w:tabs>
                <w:tab w:val="left" w:pos="360"/>
              </w:tabs>
              <w:ind w:firstLineChars="0"/>
              <w:jc w:val="center"/>
              <w:rPr>
                <w:del w:id="5338" w:author="齐宁" w:date="2014-11-18T16:19:00Z"/>
                <w:bCs/>
                <w:sz w:val="22"/>
              </w:rPr>
            </w:pPr>
          </w:p>
        </w:tc>
        <w:tc>
          <w:tcPr>
            <w:tcW w:w="1997" w:type="dxa"/>
            <w:vAlign w:val="top"/>
          </w:tcPr>
          <w:p>
            <w:pPr>
              <w:numPr>
                <w:ilvl w:val="0"/>
                <w:numId w:val="0"/>
              </w:numPr>
              <w:jc w:val="center"/>
              <w:rPr>
                <w:del w:id="5339" w:author="齐宁" w:date="2014-11-18T16:19:00Z"/>
              </w:rPr>
            </w:pPr>
            <w:del w:id="5340" w:author="齐宁" w:date="2014-11-18T16:19:00Z">
              <w:r>
                <w:rPr>
                  <w:rFonts w:hint="eastAsia"/>
                </w:rPr>
                <w:delText>接入类型</w:delText>
              </w:r>
            </w:del>
          </w:p>
        </w:tc>
        <w:tc>
          <w:tcPr>
            <w:tcW w:w="1813" w:type="dxa"/>
            <w:vAlign w:val="top"/>
          </w:tcPr>
          <w:p>
            <w:pPr>
              <w:numPr>
                <w:ilvl w:val="0"/>
                <w:numId w:val="0"/>
              </w:numPr>
              <w:jc w:val="center"/>
              <w:rPr>
                <w:del w:id="5341" w:author="齐宁" w:date="2014-11-18T16:19:00Z"/>
              </w:rPr>
            </w:pPr>
            <w:del w:id="5342" w:author="齐宁" w:date="2014-11-18T16:19:00Z">
              <w:r>
                <w:rPr/>
                <w:delText>accessType</w:delText>
              </w:r>
            </w:del>
          </w:p>
        </w:tc>
        <w:tc>
          <w:tcPr>
            <w:tcW w:w="1813" w:type="dxa"/>
            <w:vAlign w:val="top"/>
          </w:tcPr>
          <w:p>
            <w:pPr>
              <w:numPr>
                <w:ilvl w:val="0"/>
                <w:numId w:val="0"/>
              </w:numPr>
              <w:jc w:val="center"/>
              <w:rPr>
                <w:del w:id="5343" w:author="齐宁" w:date="2014-11-18T16:19:00Z"/>
              </w:rPr>
            </w:pPr>
            <w:del w:id="5344" w:author="齐宁" w:date="2014-11-18T16:19:00Z">
              <w:r>
                <w:rPr/>
                <w:delText>R</w:delText>
              </w:r>
            </w:del>
          </w:p>
        </w:tc>
        <w:tc>
          <w:tcPr>
            <w:tcW w:w="3084" w:type="dxa"/>
            <w:vAlign w:val="top"/>
          </w:tcPr>
          <w:p>
            <w:pPr>
              <w:numPr>
                <w:ilvl w:val="0"/>
                <w:numId w:val="0"/>
              </w:numPr>
              <w:rPr>
                <w:del w:id="5345" w:author="齐宁" w:date="2014-11-18T16:19:00Z"/>
              </w:rPr>
            </w:pPr>
            <w:del w:id="534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47" w:author="齐宁" w:date="2014-11-18T16:19:00Z"/>
        </w:trPr>
        <w:tc>
          <w:tcPr>
            <w:tcW w:w="864" w:type="dxa"/>
            <w:vAlign w:val="top"/>
          </w:tcPr>
          <w:p>
            <w:pPr>
              <w:pStyle w:val="120"/>
              <w:numPr>
                <w:ilvl w:val="0"/>
                <w:numId w:val="51"/>
              </w:numPr>
              <w:tabs>
                <w:tab w:val="left" w:pos="360"/>
              </w:tabs>
              <w:ind w:firstLineChars="0"/>
              <w:jc w:val="center"/>
              <w:rPr>
                <w:del w:id="5348" w:author="齐宁" w:date="2014-11-18T16:19:00Z"/>
                <w:bCs/>
                <w:sz w:val="22"/>
              </w:rPr>
            </w:pPr>
          </w:p>
        </w:tc>
        <w:tc>
          <w:tcPr>
            <w:tcW w:w="1997" w:type="dxa"/>
            <w:vAlign w:val="top"/>
          </w:tcPr>
          <w:p>
            <w:pPr>
              <w:numPr>
                <w:ilvl w:val="0"/>
                <w:numId w:val="0"/>
              </w:numPr>
              <w:jc w:val="center"/>
              <w:rPr>
                <w:del w:id="5349" w:author="齐宁" w:date="2014-11-18T16:19:00Z"/>
              </w:rPr>
            </w:pPr>
            <w:del w:id="5350" w:author="齐宁" w:date="2014-11-18T16:19:00Z">
              <w:r>
                <w:rPr>
                  <w:rFonts w:hint="eastAsia"/>
                </w:rPr>
                <w:delText>商户代码</w:delText>
              </w:r>
            </w:del>
          </w:p>
        </w:tc>
        <w:tc>
          <w:tcPr>
            <w:tcW w:w="1813" w:type="dxa"/>
            <w:vAlign w:val="top"/>
          </w:tcPr>
          <w:p>
            <w:pPr>
              <w:numPr>
                <w:ilvl w:val="0"/>
                <w:numId w:val="0"/>
              </w:numPr>
              <w:jc w:val="center"/>
              <w:rPr>
                <w:del w:id="5351" w:author="齐宁" w:date="2014-11-18T16:19:00Z"/>
              </w:rPr>
            </w:pPr>
            <w:del w:id="5352" w:author="齐宁" w:date="2014-11-18T16:19:00Z">
              <w:r>
                <w:rPr/>
                <w:delText>merId</w:delText>
              </w:r>
            </w:del>
          </w:p>
        </w:tc>
        <w:tc>
          <w:tcPr>
            <w:tcW w:w="1813" w:type="dxa"/>
            <w:vAlign w:val="top"/>
          </w:tcPr>
          <w:p>
            <w:pPr>
              <w:numPr>
                <w:ilvl w:val="0"/>
                <w:numId w:val="0"/>
              </w:numPr>
              <w:jc w:val="center"/>
              <w:rPr>
                <w:del w:id="5353" w:author="齐宁" w:date="2014-11-18T16:19:00Z"/>
              </w:rPr>
            </w:pPr>
            <w:del w:id="5354" w:author="齐宁" w:date="2014-11-18T16:19:00Z">
              <w:r>
                <w:rPr/>
                <w:delText>R</w:delText>
              </w:r>
            </w:del>
          </w:p>
        </w:tc>
        <w:tc>
          <w:tcPr>
            <w:tcW w:w="3084" w:type="dxa"/>
            <w:vAlign w:val="top"/>
          </w:tcPr>
          <w:p>
            <w:pPr>
              <w:numPr>
                <w:ilvl w:val="0"/>
                <w:numId w:val="0"/>
              </w:numPr>
              <w:rPr>
                <w:del w:id="5355" w:author="齐宁" w:date="2014-11-18T16:19:00Z"/>
              </w:rPr>
            </w:pPr>
            <w:del w:id="535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57" w:author="齐宁" w:date="2014-09-28T19:25:00Z"/>
        </w:trPr>
        <w:tc>
          <w:tcPr>
            <w:tcW w:w="864" w:type="dxa"/>
            <w:vAlign w:val="top"/>
          </w:tcPr>
          <w:p>
            <w:pPr>
              <w:pStyle w:val="120"/>
              <w:numPr>
                <w:ilvl w:val="0"/>
                <w:numId w:val="51"/>
              </w:numPr>
              <w:tabs>
                <w:tab w:val="left" w:pos="360"/>
              </w:tabs>
              <w:ind w:firstLineChars="0"/>
              <w:jc w:val="center"/>
              <w:rPr>
                <w:del w:id="5358" w:author="齐宁" w:date="2014-09-28T19:25:00Z"/>
                <w:bCs/>
                <w:sz w:val="22"/>
              </w:rPr>
            </w:pPr>
          </w:p>
        </w:tc>
        <w:tc>
          <w:tcPr>
            <w:tcW w:w="1997" w:type="dxa"/>
            <w:vAlign w:val="top"/>
          </w:tcPr>
          <w:p>
            <w:pPr>
              <w:numPr>
                <w:ilvl w:val="0"/>
                <w:numId w:val="0"/>
              </w:numPr>
              <w:jc w:val="center"/>
              <w:rPr>
                <w:del w:id="5359" w:author="齐宁" w:date="2014-09-28T19:25:00Z"/>
              </w:rPr>
            </w:pPr>
            <w:del w:id="5360" w:author="齐宁" w:date="2014-09-28T19:25:00Z">
              <w:r>
                <w:rPr>
                  <w:rFonts w:hint="eastAsia"/>
                </w:rPr>
                <w:delText>收单机构代码</w:delText>
              </w:r>
            </w:del>
          </w:p>
        </w:tc>
        <w:tc>
          <w:tcPr>
            <w:tcW w:w="1813" w:type="dxa"/>
            <w:vAlign w:val="top"/>
          </w:tcPr>
          <w:p>
            <w:pPr>
              <w:numPr>
                <w:ilvl w:val="0"/>
                <w:numId w:val="0"/>
              </w:numPr>
              <w:jc w:val="center"/>
              <w:rPr>
                <w:del w:id="5361" w:author="齐宁" w:date="2014-09-28T19:25:00Z"/>
              </w:rPr>
            </w:pPr>
            <w:del w:id="5362" w:author="齐宁" w:date="2014-09-28T19:25:00Z">
              <w:r>
                <w:rPr/>
                <w:delText>acqInsCode</w:delText>
              </w:r>
            </w:del>
          </w:p>
        </w:tc>
        <w:tc>
          <w:tcPr>
            <w:tcW w:w="1813" w:type="dxa"/>
            <w:vAlign w:val="top"/>
          </w:tcPr>
          <w:p>
            <w:pPr>
              <w:numPr>
                <w:ilvl w:val="0"/>
                <w:numId w:val="0"/>
              </w:numPr>
              <w:jc w:val="center"/>
              <w:rPr>
                <w:del w:id="5363" w:author="齐宁" w:date="2014-09-28T19:25:00Z"/>
              </w:rPr>
            </w:pPr>
            <w:del w:id="5364" w:author="齐宁" w:date="2014-09-28T19:25:00Z">
              <w:r>
                <w:rPr/>
                <w:delText>R</w:delText>
              </w:r>
            </w:del>
          </w:p>
        </w:tc>
        <w:tc>
          <w:tcPr>
            <w:tcW w:w="3084" w:type="dxa"/>
            <w:vAlign w:val="top"/>
          </w:tcPr>
          <w:p>
            <w:pPr>
              <w:numPr>
                <w:ilvl w:val="0"/>
                <w:numId w:val="0"/>
              </w:numPr>
              <w:rPr>
                <w:del w:id="5365" w:author="齐宁" w:date="2014-09-28T19:25:00Z"/>
              </w:rPr>
            </w:pPr>
            <w:del w:id="5366" w:author="齐宁" w:date="2014-09-28T19:25: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67" w:author="齐宁" w:date="2014-11-18T16:19:00Z"/>
        </w:trPr>
        <w:tc>
          <w:tcPr>
            <w:tcW w:w="864" w:type="dxa"/>
            <w:vAlign w:val="top"/>
          </w:tcPr>
          <w:p>
            <w:pPr>
              <w:pStyle w:val="120"/>
              <w:numPr>
                <w:ilvl w:val="0"/>
                <w:numId w:val="51"/>
              </w:numPr>
              <w:tabs>
                <w:tab w:val="left" w:pos="360"/>
              </w:tabs>
              <w:ind w:firstLineChars="0"/>
              <w:jc w:val="center"/>
              <w:rPr>
                <w:del w:id="5368" w:author="齐宁" w:date="2014-11-18T16:19:00Z"/>
                <w:bCs/>
                <w:sz w:val="22"/>
              </w:rPr>
            </w:pPr>
          </w:p>
        </w:tc>
        <w:tc>
          <w:tcPr>
            <w:tcW w:w="1997" w:type="dxa"/>
            <w:vAlign w:val="top"/>
          </w:tcPr>
          <w:p>
            <w:pPr>
              <w:numPr>
                <w:ilvl w:val="0"/>
                <w:numId w:val="0"/>
              </w:numPr>
              <w:jc w:val="center"/>
              <w:rPr>
                <w:del w:id="5369" w:author="齐宁" w:date="2014-11-18T16:19:00Z"/>
              </w:rPr>
            </w:pPr>
            <w:del w:id="5370" w:author="齐宁" w:date="2014-11-18T16:19:00Z">
              <w:r>
                <w:rPr>
                  <w:rFonts w:hint="eastAsia"/>
                </w:rPr>
                <w:delText>清算日期</w:delText>
              </w:r>
            </w:del>
          </w:p>
        </w:tc>
        <w:tc>
          <w:tcPr>
            <w:tcW w:w="1813" w:type="dxa"/>
            <w:vAlign w:val="top"/>
          </w:tcPr>
          <w:p>
            <w:pPr>
              <w:numPr>
                <w:ilvl w:val="0"/>
                <w:numId w:val="0"/>
              </w:numPr>
              <w:jc w:val="center"/>
              <w:rPr>
                <w:del w:id="5371" w:author="齐宁" w:date="2014-11-18T16:19:00Z"/>
              </w:rPr>
            </w:pPr>
            <w:del w:id="5372" w:author="齐宁" w:date="2014-11-18T16:19:00Z">
              <w:r>
                <w:rPr/>
                <w:delText>settleDate</w:delText>
              </w:r>
            </w:del>
          </w:p>
        </w:tc>
        <w:tc>
          <w:tcPr>
            <w:tcW w:w="1813" w:type="dxa"/>
            <w:vAlign w:val="top"/>
          </w:tcPr>
          <w:p>
            <w:pPr>
              <w:numPr>
                <w:ilvl w:val="0"/>
                <w:numId w:val="0"/>
              </w:numPr>
              <w:jc w:val="center"/>
              <w:rPr>
                <w:del w:id="5373" w:author="齐宁" w:date="2014-11-18T16:19:00Z"/>
              </w:rPr>
            </w:pPr>
            <w:del w:id="5374" w:author="齐宁" w:date="2014-11-18T16:19:00Z">
              <w:r>
                <w:rPr/>
                <w:delText>R</w:delText>
              </w:r>
            </w:del>
          </w:p>
        </w:tc>
        <w:tc>
          <w:tcPr>
            <w:tcW w:w="3084" w:type="dxa"/>
            <w:vAlign w:val="top"/>
          </w:tcPr>
          <w:p>
            <w:pPr>
              <w:numPr>
                <w:ilvl w:val="0"/>
                <w:numId w:val="0"/>
              </w:numPr>
              <w:rPr>
                <w:del w:id="5375" w:author="齐宁" w:date="2014-11-18T16:19:00Z"/>
              </w:rPr>
            </w:pPr>
            <w:del w:id="537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77" w:author="齐宁" w:date="2014-11-18T16:19:00Z"/>
        </w:trPr>
        <w:tc>
          <w:tcPr>
            <w:tcW w:w="864" w:type="dxa"/>
            <w:vAlign w:val="top"/>
          </w:tcPr>
          <w:p>
            <w:pPr>
              <w:pStyle w:val="120"/>
              <w:numPr>
                <w:ilvl w:val="0"/>
                <w:numId w:val="51"/>
              </w:numPr>
              <w:tabs>
                <w:tab w:val="left" w:pos="360"/>
              </w:tabs>
              <w:ind w:firstLineChars="0"/>
              <w:jc w:val="center"/>
              <w:rPr>
                <w:del w:id="5378" w:author="齐宁" w:date="2014-11-18T16:19:00Z"/>
                <w:bCs/>
                <w:sz w:val="22"/>
              </w:rPr>
            </w:pPr>
          </w:p>
        </w:tc>
        <w:tc>
          <w:tcPr>
            <w:tcW w:w="1997" w:type="dxa"/>
            <w:vAlign w:val="top"/>
          </w:tcPr>
          <w:p>
            <w:pPr>
              <w:numPr>
                <w:ilvl w:val="0"/>
                <w:numId w:val="0"/>
              </w:numPr>
              <w:jc w:val="center"/>
              <w:rPr>
                <w:del w:id="5379" w:author="齐宁" w:date="2014-11-18T16:19:00Z"/>
              </w:rPr>
            </w:pPr>
            <w:del w:id="5380" w:author="齐宁" w:date="2014-11-18T16:19:00Z">
              <w:r>
                <w:rPr>
                  <w:rFonts w:hint="eastAsia"/>
                </w:rPr>
                <w:delText>订单发送时间</w:delText>
              </w:r>
            </w:del>
          </w:p>
        </w:tc>
        <w:tc>
          <w:tcPr>
            <w:tcW w:w="1813" w:type="dxa"/>
            <w:vAlign w:val="top"/>
          </w:tcPr>
          <w:p>
            <w:pPr>
              <w:numPr>
                <w:ilvl w:val="0"/>
                <w:numId w:val="0"/>
              </w:numPr>
              <w:jc w:val="center"/>
              <w:rPr>
                <w:del w:id="5381" w:author="齐宁" w:date="2014-11-18T16:19:00Z"/>
              </w:rPr>
            </w:pPr>
            <w:del w:id="5382" w:author="齐宁" w:date="2014-11-18T16:19:00Z">
              <w:r>
                <w:rPr/>
                <w:delText>txnTime</w:delText>
              </w:r>
            </w:del>
          </w:p>
        </w:tc>
        <w:tc>
          <w:tcPr>
            <w:tcW w:w="1813" w:type="dxa"/>
            <w:vAlign w:val="top"/>
          </w:tcPr>
          <w:p>
            <w:pPr>
              <w:numPr>
                <w:ilvl w:val="0"/>
                <w:numId w:val="0"/>
              </w:numPr>
              <w:jc w:val="center"/>
              <w:rPr>
                <w:del w:id="5383" w:author="齐宁" w:date="2014-11-18T16:19:00Z"/>
              </w:rPr>
            </w:pPr>
            <w:del w:id="5384" w:author="齐宁" w:date="2014-11-18T16:19:00Z">
              <w:r>
                <w:rPr/>
                <w:delText>R</w:delText>
              </w:r>
            </w:del>
          </w:p>
        </w:tc>
        <w:tc>
          <w:tcPr>
            <w:tcW w:w="3084" w:type="dxa"/>
            <w:vAlign w:val="top"/>
          </w:tcPr>
          <w:p>
            <w:pPr>
              <w:numPr>
                <w:ilvl w:val="0"/>
                <w:numId w:val="0"/>
              </w:numPr>
              <w:rPr>
                <w:del w:id="5385" w:author="齐宁" w:date="2014-11-18T16:19:00Z"/>
              </w:rPr>
            </w:pPr>
            <w:del w:id="538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87" w:author="齐宁" w:date="2014-11-18T16:19:00Z"/>
        </w:trPr>
        <w:tc>
          <w:tcPr>
            <w:tcW w:w="864" w:type="dxa"/>
            <w:vAlign w:val="top"/>
          </w:tcPr>
          <w:p>
            <w:pPr>
              <w:pStyle w:val="120"/>
              <w:numPr>
                <w:ilvl w:val="0"/>
                <w:numId w:val="51"/>
              </w:numPr>
              <w:tabs>
                <w:tab w:val="left" w:pos="360"/>
              </w:tabs>
              <w:ind w:firstLineChars="0"/>
              <w:jc w:val="center"/>
              <w:rPr>
                <w:del w:id="5388" w:author="齐宁" w:date="2014-11-18T16:19:00Z"/>
                <w:bCs/>
                <w:sz w:val="22"/>
              </w:rPr>
            </w:pPr>
          </w:p>
        </w:tc>
        <w:tc>
          <w:tcPr>
            <w:tcW w:w="1997" w:type="dxa"/>
            <w:vAlign w:val="top"/>
          </w:tcPr>
          <w:p>
            <w:pPr>
              <w:numPr>
                <w:ilvl w:val="0"/>
                <w:numId w:val="0"/>
              </w:numPr>
              <w:jc w:val="center"/>
              <w:rPr>
                <w:del w:id="5389" w:author="齐宁" w:date="2014-11-18T16:19:00Z"/>
              </w:rPr>
            </w:pPr>
            <w:del w:id="5390" w:author="齐宁" w:date="2014-11-18T16:19:00Z">
              <w:r>
                <w:rPr>
                  <w:rFonts w:hint="eastAsia"/>
                </w:rPr>
                <w:delText>文件类型</w:delText>
              </w:r>
            </w:del>
          </w:p>
        </w:tc>
        <w:tc>
          <w:tcPr>
            <w:tcW w:w="1813" w:type="dxa"/>
            <w:vAlign w:val="top"/>
          </w:tcPr>
          <w:p>
            <w:pPr>
              <w:numPr>
                <w:ilvl w:val="0"/>
                <w:numId w:val="0"/>
              </w:numPr>
              <w:jc w:val="center"/>
              <w:rPr>
                <w:del w:id="5391" w:author="齐宁" w:date="2014-11-18T16:19:00Z"/>
              </w:rPr>
            </w:pPr>
            <w:del w:id="5392" w:author="齐宁" w:date="2014-11-18T16:19:00Z">
              <w:r>
                <w:rPr/>
                <w:delText>fileType</w:delText>
              </w:r>
            </w:del>
          </w:p>
        </w:tc>
        <w:tc>
          <w:tcPr>
            <w:tcW w:w="1813" w:type="dxa"/>
            <w:vAlign w:val="top"/>
          </w:tcPr>
          <w:p>
            <w:pPr>
              <w:numPr>
                <w:ilvl w:val="0"/>
                <w:numId w:val="0"/>
              </w:numPr>
              <w:jc w:val="center"/>
              <w:rPr>
                <w:del w:id="5393" w:author="齐宁" w:date="2014-11-18T16:19:00Z"/>
              </w:rPr>
            </w:pPr>
            <w:del w:id="5394" w:author="齐宁" w:date="2014-11-18T16:19:00Z">
              <w:r>
                <w:rPr/>
                <w:delText>R</w:delText>
              </w:r>
            </w:del>
          </w:p>
        </w:tc>
        <w:tc>
          <w:tcPr>
            <w:tcW w:w="3084" w:type="dxa"/>
            <w:vAlign w:val="top"/>
          </w:tcPr>
          <w:p>
            <w:pPr>
              <w:numPr>
                <w:ilvl w:val="0"/>
                <w:numId w:val="0"/>
              </w:numPr>
              <w:rPr>
                <w:del w:id="5395" w:author="齐宁" w:date="2014-11-18T16:19:00Z"/>
              </w:rPr>
            </w:pPr>
            <w:del w:id="539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397" w:author="齐宁" w:date="2014-11-18T16:19:00Z"/>
        </w:trPr>
        <w:tc>
          <w:tcPr>
            <w:tcW w:w="864" w:type="dxa"/>
            <w:vAlign w:val="top"/>
          </w:tcPr>
          <w:p>
            <w:pPr>
              <w:pStyle w:val="120"/>
              <w:numPr>
                <w:ilvl w:val="0"/>
                <w:numId w:val="51"/>
              </w:numPr>
              <w:tabs>
                <w:tab w:val="left" w:pos="360"/>
              </w:tabs>
              <w:ind w:firstLineChars="0"/>
              <w:jc w:val="center"/>
              <w:rPr>
                <w:del w:id="5398" w:author="齐宁" w:date="2014-11-18T16:19:00Z"/>
                <w:bCs/>
                <w:sz w:val="22"/>
              </w:rPr>
            </w:pPr>
          </w:p>
        </w:tc>
        <w:tc>
          <w:tcPr>
            <w:tcW w:w="1997" w:type="dxa"/>
            <w:vAlign w:val="top"/>
          </w:tcPr>
          <w:p>
            <w:pPr>
              <w:numPr>
                <w:ilvl w:val="0"/>
                <w:numId w:val="0"/>
              </w:numPr>
              <w:jc w:val="center"/>
              <w:rPr>
                <w:del w:id="5399" w:author="齐宁" w:date="2014-11-18T16:19:00Z"/>
              </w:rPr>
            </w:pPr>
            <w:del w:id="5400" w:author="齐宁" w:date="2014-11-18T16:19:00Z">
              <w:r>
                <w:rPr>
                  <w:rFonts w:hint="eastAsia"/>
                </w:rPr>
                <w:delText>文件名</w:delText>
              </w:r>
            </w:del>
          </w:p>
        </w:tc>
        <w:tc>
          <w:tcPr>
            <w:tcW w:w="1813" w:type="dxa"/>
            <w:vAlign w:val="top"/>
          </w:tcPr>
          <w:p>
            <w:pPr>
              <w:numPr>
                <w:ilvl w:val="0"/>
                <w:numId w:val="0"/>
              </w:numPr>
              <w:jc w:val="center"/>
              <w:rPr>
                <w:del w:id="5401" w:author="齐宁" w:date="2014-11-18T16:19:00Z"/>
              </w:rPr>
            </w:pPr>
            <w:del w:id="5402" w:author="齐宁" w:date="2014-11-18T16:19:00Z">
              <w:r>
                <w:rPr/>
                <w:delText>fileName</w:delText>
              </w:r>
            </w:del>
          </w:p>
        </w:tc>
        <w:tc>
          <w:tcPr>
            <w:tcW w:w="1813" w:type="dxa"/>
            <w:vAlign w:val="top"/>
          </w:tcPr>
          <w:p>
            <w:pPr>
              <w:numPr>
                <w:ilvl w:val="0"/>
                <w:numId w:val="0"/>
              </w:numPr>
              <w:jc w:val="center"/>
              <w:rPr>
                <w:del w:id="5403" w:author="齐宁" w:date="2014-11-18T16:19:00Z"/>
              </w:rPr>
            </w:pPr>
            <w:del w:id="5404" w:author="齐宁" w:date="2014-11-18T16:19:00Z">
              <w:r>
                <w:rPr/>
                <w:delText>M</w:delText>
              </w:r>
            </w:del>
          </w:p>
        </w:tc>
        <w:tc>
          <w:tcPr>
            <w:tcW w:w="3084" w:type="dxa"/>
            <w:vAlign w:val="top"/>
          </w:tcPr>
          <w:p>
            <w:pPr>
              <w:numPr>
                <w:ilvl w:val="0"/>
                <w:numId w:val="0"/>
              </w:numPr>
              <w:rPr>
                <w:del w:id="5405" w:author="齐宁" w:date="2014-11-18T16:19:00Z"/>
              </w:rPr>
            </w:pPr>
            <w:del w:id="540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407" w:author="齐宁" w:date="2014-11-18T16:19:00Z"/>
        </w:trPr>
        <w:tc>
          <w:tcPr>
            <w:tcW w:w="864" w:type="dxa"/>
            <w:vAlign w:val="top"/>
          </w:tcPr>
          <w:p>
            <w:pPr>
              <w:pStyle w:val="120"/>
              <w:numPr>
                <w:ilvl w:val="0"/>
                <w:numId w:val="51"/>
              </w:numPr>
              <w:tabs>
                <w:tab w:val="left" w:pos="360"/>
              </w:tabs>
              <w:ind w:firstLineChars="0"/>
              <w:jc w:val="center"/>
              <w:rPr>
                <w:del w:id="5408" w:author="齐宁" w:date="2014-11-18T16:19:00Z"/>
                <w:bCs/>
                <w:sz w:val="22"/>
              </w:rPr>
            </w:pPr>
          </w:p>
        </w:tc>
        <w:tc>
          <w:tcPr>
            <w:tcW w:w="1997" w:type="dxa"/>
            <w:vAlign w:val="top"/>
          </w:tcPr>
          <w:p>
            <w:pPr>
              <w:numPr>
                <w:ilvl w:val="0"/>
                <w:numId w:val="0"/>
              </w:numPr>
              <w:jc w:val="center"/>
              <w:rPr>
                <w:del w:id="5409" w:author="齐宁" w:date="2014-11-18T16:19:00Z"/>
              </w:rPr>
            </w:pPr>
            <w:del w:id="5410" w:author="齐宁" w:date="2014-11-18T16:19:00Z">
              <w:r>
                <w:rPr>
                  <w:rFonts w:hint="eastAsia"/>
                </w:rPr>
                <w:delText>文件内容</w:delText>
              </w:r>
            </w:del>
          </w:p>
        </w:tc>
        <w:tc>
          <w:tcPr>
            <w:tcW w:w="1813" w:type="dxa"/>
            <w:vAlign w:val="top"/>
          </w:tcPr>
          <w:p>
            <w:pPr>
              <w:numPr>
                <w:ilvl w:val="0"/>
                <w:numId w:val="0"/>
              </w:numPr>
              <w:jc w:val="center"/>
              <w:rPr>
                <w:del w:id="5411" w:author="齐宁" w:date="2014-11-18T16:19:00Z"/>
              </w:rPr>
            </w:pPr>
            <w:del w:id="5412" w:author="齐宁" w:date="2014-11-18T16:19:00Z">
              <w:r>
                <w:rPr/>
                <w:delText>fileContent</w:delText>
              </w:r>
            </w:del>
          </w:p>
        </w:tc>
        <w:tc>
          <w:tcPr>
            <w:tcW w:w="1813" w:type="dxa"/>
            <w:vAlign w:val="top"/>
          </w:tcPr>
          <w:p>
            <w:pPr>
              <w:numPr>
                <w:ilvl w:val="0"/>
                <w:numId w:val="0"/>
              </w:numPr>
              <w:jc w:val="center"/>
              <w:rPr>
                <w:del w:id="5413" w:author="齐宁" w:date="2014-11-18T16:19:00Z"/>
              </w:rPr>
            </w:pPr>
            <w:del w:id="5414" w:author="齐宁" w:date="2014-11-18T16:19:00Z">
              <w:r>
                <w:rPr/>
                <w:delText>M</w:delText>
              </w:r>
            </w:del>
          </w:p>
        </w:tc>
        <w:tc>
          <w:tcPr>
            <w:tcW w:w="3084" w:type="dxa"/>
            <w:vAlign w:val="top"/>
          </w:tcPr>
          <w:p>
            <w:pPr>
              <w:numPr>
                <w:ilvl w:val="0"/>
                <w:numId w:val="0"/>
              </w:numPr>
              <w:rPr>
                <w:del w:id="5415" w:author="齐宁" w:date="2014-11-18T16:19:00Z"/>
              </w:rPr>
            </w:pPr>
            <w:del w:id="5416" w:author="齐宁" w:date="2014-11-18T16:19:00Z">
              <w:r>
                <w:rPr>
                  <w:rFonts w:hint="eastAsia"/>
                </w:rPr>
                <w:delText>文件流方式</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417" w:author="齐宁" w:date="2014-11-18T16:19:00Z"/>
        </w:trPr>
        <w:tc>
          <w:tcPr>
            <w:tcW w:w="864" w:type="dxa"/>
            <w:vAlign w:val="top"/>
          </w:tcPr>
          <w:p>
            <w:pPr>
              <w:pStyle w:val="120"/>
              <w:numPr>
                <w:ilvl w:val="0"/>
                <w:numId w:val="51"/>
              </w:numPr>
              <w:tabs>
                <w:tab w:val="left" w:pos="360"/>
              </w:tabs>
              <w:ind w:firstLineChars="0"/>
              <w:jc w:val="center"/>
              <w:rPr>
                <w:del w:id="5418" w:author="齐宁" w:date="2014-11-18T16:19:00Z"/>
                <w:bCs/>
                <w:sz w:val="22"/>
              </w:rPr>
            </w:pPr>
          </w:p>
        </w:tc>
        <w:tc>
          <w:tcPr>
            <w:tcW w:w="1997" w:type="dxa"/>
            <w:vAlign w:val="top"/>
          </w:tcPr>
          <w:p>
            <w:pPr>
              <w:numPr>
                <w:ilvl w:val="0"/>
                <w:numId w:val="0"/>
              </w:numPr>
              <w:jc w:val="center"/>
              <w:rPr>
                <w:del w:id="5419" w:author="齐宁" w:date="2014-11-18T16:19:00Z"/>
              </w:rPr>
            </w:pPr>
            <w:del w:id="5420" w:author="齐宁" w:date="2014-11-18T16:19:00Z">
              <w:r>
                <w:rPr>
                  <w:rFonts w:hint="eastAsia"/>
                </w:rPr>
                <w:delText>请求方保留域</w:delText>
              </w:r>
            </w:del>
          </w:p>
        </w:tc>
        <w:tc>
          <w:tcPr>
            <w:tcW w:w="1813" w:type="dxa"/>
            <w:vAlign w:val="top"/>
          </w:tcPr>
          <w:p>
            <w:pPr>
              <w:numPr>
                <w:ilvl w:val="0"/>
                <w:numId w:val="0"/>
              </w:numPr>
              <w:jc w:val="center"/>
              <w:rPr>
                <w:del w:id="5421" w:author="齐宁" w:date="2014-11-18T16:19:00Z"/>
              </w:rPr>
            </w:pPr>
            <w:del w:id="5422" w:author="齐宁" w:date="2014-11-18T16:19:00Z">
              <w:r>
                <w:rPr/>
                <w:delText>reqReserved</w:delText>
              </w:r>
            </w:del>
          </w:p>
        </w:tc>
        <w:tc>
          <w:tcPr>
            <w:tcW w:w="1813" w:type="dxa"/>
            <w:vAlign w:val="top"/>
          </w:tcPr>
          <w:p>
            <w:pPr>
              <w:numPr>
                <w:ilvl w:val="0"/>
                <w:numId w:val="0"/>
              </w:numPr>
              <w:jc w:val="center"/>
              <w:rPr>
                <w:del w:id="5423" w:author="齐宁" w:date="2014-11-18T16:19:00Z"/>
              </w:rPr>
            </w:pPr>
            <w:del w:id="5424" w:author="齐宁" w:date="2014-11-18T16:19:00Z">
              <w:r>
                <w:rPr/>
                <w:delText>R</w:delText>
              </w:r>
            </w:del>
          </w:p>
        </w:tc>
        <w:tc>
          <w:tcPr>
            <w:tcW w:w="3084" w:type="dxa"/>
            <w:vAlign w:val="top"/>
          </w:tcPr>
          <w:p>
            <w:pPr>
              <w:numPr>
                <w:ilvl w:val="0"/>
                <w:numId w:val="0"/>
              </w:numPr>
              <w:rPr>
                <w:del w:id="5425" w:author="齐宁" w:date="2014-11-18T16:19:00Z"/>
              </w:rPr>
            </w:pPr>
            <w:del w:id="542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427" w:author="齐宁" w:date="2014-11-18T16:19:00Z"/>
        </w:trPr>
        <w:tc>
          <w:tcPr>
            <w:tcW w:w="864" w:type="dxa"/>
            <w:vAlign w:val="top"/>
          </w:tcPr>
          <w:p>
            <w:pPr>
              <w:pStyle w:val="120"/>
              <w:numPr>
                <w:ilvl w:val="0"/>
                <w:numId w:val="51"/>
              </w:numPr>
              <w:tabs>
                <w:tab w:val="left" w:pos="360"/>
              </w:tabs>
              <w:ind w:firstLineChars="0"/>
              <w:jc w:val="center"/>
              <w:rPr>
                <w:del w:id="5428" w:author="齐宁" w:date="2014-11-18T16:19:00Z"/>
                <w:bCs/>
                <w:sz w:val="22"/>
              </w:rPr>
            </w:pPr>
          </w:p>
        </w:tc>
        <w:tc>
          <w:tcPr>
            <w:tcW w:w="1997" w:type="dxa"/>
            <w:vAlign w:val="top"/>
          </w:tcPr>
          <w:p>
            <w:pPr>
              <w:numPr>
                <w:ilvl w:val="0"/>
                <w:numId w:val="0"/>
              </w:numPr>
              <w:jc w:val="center"/>
              <w:rPr>
                <w:del w:id="5429" w:author="齐宁" w:date="2014-11-18T16:19:00Z"/>
              </w:rPr>
            </w:pPr>
            <w:del w:id="5430" w:author="齐宁" w:date="2014-11-18T16:19:00Z">
              <w:r>
                <w:rPr>
                  <w:rFonts w:hint="eastAsia"/>
                </w:rPr>
                <w:delText>保留域</w:delText>
              </w:r>
            </w:del>
          </w:p>
        </w:tc>
        <w:tc>
          <w:tcPr>
            <w:tcW w:w="1813" w:type="dxa"/>
            <w:vAlign w:val="top"/>
          </w:tcPr>
          <w:p>
            <w:pPr>
              <w:numPr>
                <w:ilvl w:val="0"/>
                <w:numId w:val="0"/>
              </w:numPr>
              <w:jc w:val="center"/>
              <w:rPr>
                <w:del w:id="5431" w:author="齐宁" w:date="2014-11-18T16:19:00Z"/>
              </w:rPr>
            </w:pPr>
            <w:del w:id="5432" w:author="齐宁" w:date="2014-11-18T16:19:00Z">
              <w:r>
                <w:rPr/>
                <w:delText>reserved</w:delText>
              </w:r>
            </w:del>
          </w:p>
        </w:tc>
        <w:tc>
          <w:tcPr>
            <w:tcW w:w="1813" w:type="dxa"/>
            <w:vAlign w:val="top"/>
          </w:tcPr>
          <w:p>
            <w:pPr>
              <w:numPr>
                <w:ilvl w:val="0"/>
                <w:numId w:val="0"/>
              </w:numPr>
              <w:jc w:val="center"/>
              <w:rPr>
                <w:del w:id="5433" w:author="齐宁" w:date="2014-11-18T16:19:00Z"/>
              </w:rPr>
            </w:pPr>
            <w:del w:id="5434" w:author="齐宁" w:date="2014-11-18T16:19:00Z">
              <w:r>
                <w:rPr/>
                <w:delText>O</w:delText>
              </w:r>
            </w:del>
          </w:p>
        </w:tc>
        <w:tc>
          <w:tcPr>
            <w:tcW w:w="3084" w:type="dxa"/>
            <w:vAlign w:val="top"/>
          </w:tcPr>
          <w:p>
            <w:pPr>
              <w:numPr>
                <w:ilvl w:val="0"/>
                <w:numId w:val="0"/>
              </w:numPr>
              <w:rPr>
                <w:del w:id="5435" w:author="齐宁" w:date="2014-11-18T16:19:00Z"/>
              </w:rPr>
            </w:pPr>
            <w:del w:id="543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437" w:author="齐宁" w:date="2014-11-18T16:19:00Z"/>
        </w:trPr>
        <w:tc>
          <w:tcPr>
            <w:tcW w:w="864" w:type="dxa"/>
            <w:vAlign w:val="top"/>
          </w:tcPr>
          <w:p>
            <w:pPr>
              <w:pStyle w:val="120"/>
              <w:numPr>
                <w:ilvl w:val="0"/>
                <w:numId w:val="51"/>
              </w:numPr>
              <w:tabs>
                <w:tab w:val="left" w:pos="360"/>
              </w:tabs>
              <w:ind w:firstLineChars="0"/>
              <w:jc w:val="center"/>
              <w:rPr>
                <w:del w:id="5438" w:author="齐宁" w:date="2014-11-18T16:19:00Z"/>
                <w:bCs/>
                <w:sz w:val="22"/>
              </w:rPr>
            </w:pPr>
          </w:p>
        </w:tc>
        <w:tc>
          <w:tcPr>
            <w:tcW w:w="1997" w:type="dxa"/>
            <w:vAlign w:val="top"/>
          </w:tcPr>
          <w:p>
            <w:pPr>
              <w:numPr>
                <w:ilvl w:val="0"/>
                <w:numId w:val="0"/>
              </w:numPr>
              <w:jc w:val="center"/>
              <w:rPr>
                <w:del w:id="5439" w:author="齐宁" w:date="2014-11-18T16:19:00Z"/>
              </w:rPr>
            </w:pPr>
            <w:del w:id="5440" w:author="齐宁" w:date="2014-11-18T16:19:00Z">
              <w:r>
                <w:rPr>
                  <w:rFonts w:hint="eastAsia"/>
                </w:rPr>
                <w:delText>应答码</w:delText>
              </w:r>
            </w:del>
          </w:p>
        </w:tc>
        <w:tc>
          <w:tcPr>
            <w:tcW w:w="1813" w:type="dxa"/>
            <w:vAlign w:val="top"/>
          </w:tcPr>
          <w:p>
            <w:pPr>
              <w:numPr>
                <w:ilvl w:val="0"/>
                <w:numId w:val="0"/>
              </w:numPr>
              <w:jc w:val="center"/>
              <w:rPr>
                <w:del w:id="5441" w:author="齐宁" w:date="2014-11-18T16:19:00Z"/>
              </w:rPr>
            </w:pPr>
            <w:del w:id="5442" w:author="齐宁" w:date="2014-11-18T16:19:00Z">
              <w:r>
                <w:rPr/>
                <w:delText>respCode</w:delText>
              </w:r>
            </w:del>
          </w:p>
        </w:tc>
        <w:tc>
          <w:tcPr>
            <w:tcW w:w="1813" w:type="dxa"/>
            <w:vAlign w:val="top"/>
          </w:tcPr>
          <w:p>
            <w:pPr>
              <w:numPr>
                <w:ilvl w:val="0"/>
                <w:numId w:val="0"/>
              </w:numPr>
              <w:jc w:val="center"/>
              <w:rPr>
                <w:del w:id="5443" w:author="齐宁" w:date="2014-11-18T16:19:00Z"/>
              </w:rPr>
            </w:pPr>
            <w:del w:id="5444" w:author="齐宁" w:date="2014-11-18T16:19:00Z">
              <w:r>
                <w:rPr/>
                <w:delText>M</w:delText>
              </w:r>
            </w:del>
          </w:p>
        </w:tc>
        <w:tc>
          <w:tcPr>
            <w:tcW w:w="3084" w:type="dxa"/>
            <w:vAlign w:val="top"/>
          </w:tcPr>
          <w:p>
            <w:pPr>
              <w:numPr>
                <w:ilvl w:val="0"/>
                <w:numId w:val="0"/>
              </w:numPr>
              <w:rPr>
                <w:del w:id="5445" w:author="齐宁" w:date="2014-11-18T16:19:00Z"/>
              </w:rPr>
            </w:pPr>
            <w:del w:id="5446" w:author="齐宁" w:date="2014-11-18T16:19: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5447" w:author="齐宁" w:date="2014-11-18T16:19:00Z"/>
        </w:trPr>
        <w:tc>
          <w:tcPr>
            <w:tcW w:w="864" w:type="dxa"/>
            <w:vAlign w:val="top"/>
          </w:tcPr>
          <w:p>
            <w:pPr>
              <w:pStyle w:val="120"/>
              <w:numPr>
                <w:ilvl w:val="0"/>
                <w:numId w:val="51"/>
              </w:numPr>
              <w:tabs>
                <w:tab w:val="left" w:pos="360"/>
              </w:tabs>
              <w:ind w:firstLineChars="0"/>
              <w:jc w:val="center"/>
              <w:rPr>
                <w:del w:id="5448" w:author="齐宁" w:date="2014-11-18T16:19:00Z"/>
                <w:bCs/>
                <w:sz w:val="22"/>
              </w:rPr>
            </w:pPr>
          </w:p>
        </w:tc>
        <w:tc>
          <w:tcPr>
            <w:tcW w:w="1997" w:type="dxa"/>
            <w:vAlign w:val="top"/>
          </w:tcPr>
          <w:p>
            <w:pPr>
              <w:numPr>
                <w:ilvl w:val="0"/>
                <w:numId w:val="0"/>
              </w:numPr>
              <w:jc w:val="center"/>
              <w:rPr>
                <w:del w:id="5449" w:author="齐宁" w:date="2014-11-18T16:19:00Z"/>
              </w:rPr>
            </w:pPr>
            <w:del w:id="5450" w:author="齐宁" w:date="2014-11-18T16:19:00Z">
              <w:r>
                <w:rPr>
                  <w:rFonts w:hint="eastAsia"/>
                </w:rPr>
                <w:delText>应答信息</w:delText>
              </w:r>
            </w:del>
          </w:p>
        </w:tc>
        <w:tc>
          <w:tcPr>
            <w:tcW w:w="1813" w:type="dxa"/>
            <w:vAlign w:val="top"/>
          </w:tcPr>
          <w:p>
            <w:pPr>
              <w:numPr>
                <w:ilvl w:val="0"/>
                <w:numId w:val="0"/>
              </w:numPr>
              <w:jc w:val="center"/>
              <w:rPr>
                <w:del w:id="5451" w:author="齐宁" w:date="2014-11-18T16:19:00Z"/>
              </w:rPr>
            </w:pPr>
            <w:del w:id="5452" w:author="齐宁" w:date="2014-11-18T16:19:00Z">
              <w:r>
                <w:rPr/>
                <w:delText>respMsg</w:delText>
              </w:r>
            </w:del>
          </w:p>
        </w:tc>
        <w:tc>
          <w:tcPr>
            <w:tcW w:w="1813" w:type="dxa"/>
            <w:vAlign w:val="top"/>
          </w:tcPr>
          <w:p>
            <w:pPr>
              <w:numPr>
                <w:ilvl w:val="0"/>
                <w:numId w:val="0"/>
              </w:numPr>
              <w:jc w:val="center"/>
              <w:rPr>
                <w:del w:id="5453" w:author="齐宁" w:date="2014-11-18T16:19:00Z"/>
              </w:rPr>
            </w:pPr>
            <w:del w:id="5454" w:author="齐宁" w:date="2014-11-18T16:19:00Z">
              <w:r>
                <w:rPr/>
                <w:delText>M</w:delText>
              </w:r>
            </w:del>
          </w:p>
        </w:tc>
        <w:tc>
          <w:tcPr>
            <w:tcW w:w="3084" w:type="dxa"/>
            <w:vAlign w:val="top"/>
          </w:tcPr>
          <w:p>
            <w:pPr>
              <w:numPr>
                <w:ilvl w:val="0"/>
                <w:numId w:val="0"/>
              </w:numPr>
              <w:rPr>
                <w:del w:id="5455" w:author="齐宁" w:date="2014-11-18T16:19:00Z"/>
              </w:rPr>
            </w:pPr>
            <w:del w:id="5456" w:author="齐宁" w:date="2014-11-18T16:19:00Z">
              <w:r>
                <w:rPr/>
                <w:delText>　</w:delText>
              </w:r>
            </w:del>
          </w:p>
        </w:tc>
      </w:tr>
    </w:tbl>
    <w:p>
      <w:pPr>
        <w:pStyle w:val="66"/>
        <w:ind w:firstLine="420"/>
        <w:rPr>
          <w:del w:id="5457" w:author="齐宁" w:date="2014-11-18T16:19:00Z"/>
        </w:rPr>
      </w:pPr>
    </w:p>
    <w:p>
      <w:pPr>
        <w:pStyle w:val="68"/>
        <w:ind w:left="0"/>
      </w:pPr>
      <w:r>
        <w:rPr>
          <w:rFonts w:hint="eastAsia"/>
        </w:rPr>
        <w:t>授权类交易</w:t>
      </w:r>
    </w:p>
    <w:p>
      <w:pPr>
        <w:pStyle w:val="69"/>
      </w:pPr>
      <w:r>
        <w:rPr>
          <w:rFonts w:hint="eastAsia"/>
        </w:rPr>
        <w:t>预授权</w:t>
      </w:r>
    </w:p>
    <w:p>
      <w:pPr>
        <w:pStyle w:val="97"/>
        <w:framePr w:h="473" w:wrap="around" w:vAnchor="margin" w:hAnchor="text" w:yAlign="top"/>
        <w:ind w:left="0"/>
        <w:jc w:val="left"/>
        <w:outlineLvl w:val="4"/>
        <w:rPr>
          <w:sz w:val="21"/>
          <w:szCs w:val="21"/>
        </w:rPr>
      </w:pPr>
      <w:r>
        <w:rPr>
          <w:rFonts w:hint="eastAsia"/>
          <w:sz w:val="21"/>
          <w:szCs w:val="21"/>
        </w:rPr>
        <w:t>概述</w:t>
      </w:r>
    </w:p>
    <w:p>
      <w:pPr>
        <w:pStyle w:val="66"/>
        <w:ind w:firstLine="420"/>
      </w:pPr>
      <w:r>
        <w:rPr>
          <w:rFonts w:hint="eastAsia"/>
        </w:rPr>
        <w:t>预授权交易用于受理方向持卡人的发卡方确认交易许可。受理方将预估的消费金额作为预授权金额，发送给持卡人的发卡方。</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交易流程</w:t>
      </w:r>
    </w:p>
    <w:p>
      <w:pPr>
        <w:pStyle w:val="66"/>
        <w:ind w:firstLine="420"/>
      </w:pPr>
      <w:r>
        <w:rPr>
          <w:rFonts w:hint="eastAsia"/>
        </w:rPr>
        <w:t>相关交易流程可参考消费类交易。</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请求报文</w:t>
      </w:r>
    </w:p>
    <w:p>
      <w:pPr>
        <w:pStyle w:val="66"/>
        <w:ind w:firstLine="420"/>
      </w:pPr>
      <w:r>
        <w:rPr>
          <w:rFonts w:hint="eastAsia"/>
        </w:rPr>
        <w:t>报文同消费类交易，交易类型和交易子类取值不同。</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Change w:id="5458">
          <w:tblGrid>
            <w:gridCol w:w="739"/>
            <w:gridCol w:w="1849"/>
            <w:gridCol w:w="2393"/>
            <w:gridCol w:w="1493"/>
            <w:gridCol w:w="3097"/>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pPr>
            <w:r>
              <w:rPr>
                <w:rFonts w:hint="eastAsia"/>
              </w:rPr>
              <w:t>版本号</w:t>
            </w:r>
          </w:p>
        </w:tc>
        <w:tc>
          <w:tcPr>
            <w:tcW w:w="2393" w:type="dxa"/>
            <w:vAlign w:val="top"/>
          </w:tcPr>
          <w:p>
            <w:pPr>
              <w:numPr>
                <w:ilvl w:val="0"/>
                <w:numId w:val="0"/>
              </w:numPr>
              <w:jc w:val="center"/>
            </w:pPr>
            <w:r>
              <w:t>version</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pPr>
            <w:r>
              <w:rPr>
                <w:rFonts w:hint="eastAsia"/>
              </w:rPr>
              <w:t>编码方式</w:t>
            </w:r>
          </w:p>
        </w:tc>
        <w:tc>
          <w:tcPr>
            <w:tcW w:w="2393" w:type="dxa"/>
            <w:vAlign w:val="top"/>
          </w:tcPr>
          <w:p>
            <w:pPr>
              <w:numPr>
                <w:ilvl w:val="0"/>
                <w:numId w:val="0"/>
              </w:numPr>
              <w:jc w:val="center"/>
            </w:pPr>
            <w:r>
              <w:t>encoding</w:t>
            </w:r>
          </w:p>
        </w:tc>
        <w:tc>
          <w:tcPr>
            <w:tcW w:w="1493" w:type="dxa"/>
            <w:vAlign w:val="top"/>
          </w:tcPr>
          <w:p>
            <w:pPr>
              <w:numPr>
                <w:ilvl w:val="0"/>
                <w:numId w:val="0"/>
              </w:numPr>
              <w:jc w:val="center"/>
            </w:pPr>
            <w:r>
              <w:rPr>
                <w:rFonts w:hint="eastAsia"/>
              </w:rPr>
              <w:t>M</w:t>
            </w:r>
          </w:p>
        </w:tc>
        <w:tc>
          <w:tcPr>
            <w:tcW w:w="3097"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pPr>
            <w:r>
              <w:rPr>
                <w:rFonts w:hint="eastAsia"/>
              </w:rPr>
              <w:t>证书</w:t>
            </w:r>
            <w:r>
              <w:t>ID</w:t>
            </w:r>
          </w:p>
        </w:tc>
        <w:tc>
          <w:tcPr>
            <w:tcW w:w="2393" w:type="dxa"/>
            <w:vAlign w:val="top"/>
          </w:tcPr>
          <w:p>
            <w:pPr>
              <w:numPr>
                <w:ilvl w:val="0"/>
                <w:numId w:val="0"/>
              </w:numPr>
              <w:jc w:val="center"/>
            </w:pPr>
            <w:r>
              <w:t>certId</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w:t>
            </w:r>
          </w:p>
        </w:tc>
        <w:tc>
          <w:tcPr>
            <w:tcW w:w="2393" w:type="dxa"/>
            <w:vAlign w:val="top"/>
          </w:tcPr>
          <w:p>
            <w:pPr>
              <w:numPr>
                <w:ilvl w:val="0"/>
                <w:numId w:val="0"/>
              </w:numPr>
              <w:jc w:val="center"/>
            </w:pPr>
            <w:r>
              <w:t>signature</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签名方法</w:t>
            </w:r>
          </w:p>
        </w:tc>
        <w:tc>
          <w:tcPr>
            <w:tcW w:w="2393" w:type="dxa"/>
            <w:vAlign w:val="top"/>
          </w:tcPr>
          <w:p>
            <w:pPr>
              <w:numPr>
                <w:ilvl w:val="0"/>
                <w:numId w:val="0"/>
              </w:numPr>
              <w:jc w:val="center"/>
            </w:pPr>
            <w:r>
              <w:t>signMethod</w:t>
            </w:r>
          </w:p>
        </w:tc>
        <w:tc>
          <w:tcPr>
            <w:tcW w:w="1493" w:type="dxa"/>
            <w:vAlign w:val="top"/>
          </w:tcPr>
          <w:p>
            <w:pPr>
              <w:numPr>
                <w:ilvl w:val="0"/>
                <w:numId w:val="0"/>
              </w:numPr>
              <w:spacing w:line="0" w:lineRule="atLeast"/>
              <w:jc w:val="center"/>
            </w:pPr>
            <w:r>
              <w:t>M</w:t>
            </w:r>
          </w:p>
        </w:tc>
        <w:tc>
          <w:tcPr>
            <w:tcW w:w="3097" w:type="dxa"/>
            <w:vAlign w:val="top"/>
          </w:tcPr>
          <w:p>
            <w:pPr>
              <w:numPr>
                <w:ilvl w:val="0"/>
                <w:numId w:val="0"/>
              </w:numPr>
              <w:spacing w:line="0" w:lineRule="atLeast"/>
            </w:pPr>
            <w:ins w:id="5459" w:author="吴潇" w:date="2014-12-18T17:24:00Z">
              <w:r>
                <w:rPr>
                  <w:rFonts w:hint="eastAsia"/>
                </w:rPr>
                <w:t>取值：01（表示采用RSA）</w:t>
              </w:r>
            </w:ins>
            <w:del w:id="5460" w:author="吴潇" w:date="2014-12-18T17:24:00Z">
              <w:r>
                <w:rPr/>
                <w:delText>01RSA</w:delText>
              </w:r>
            </w:del>
            <w:del w:id="5461" w:author="吴潇" w:date="2014-12-18T17:24:00Z">
              <w:r>
                <w:rPr/>
                <w:br/>
              </w:r>
            </w:del>
            <w:del w:id="5462" w:author="吴潇" w:date="2014-12-18T17:24:00Z">
              <w:r>
                <w:rPr/>
                <w:delText>02 MD5 (</w:delText>
              </w:r>
            </w:del>
            <w:del w:id="5463" w:author="吴潇" w:date="2014-12-18T17:24:00Z">
              <w:r>
                <w:rPr>
                  <w:rFonts w:hint="eastAsia"/>
                </w:rPr>
                <w:delText>暂不支持</w:delText>
              </w:r>
            </w:del>
            <w:del w:id="5464"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393" w:type="dxa"/>
            <w:vAlign w:val="top"/>
          </w:tcPr>
          <w:p>
            <w:pPr>
              <w:numPr>
                <w:ilvl w:val="0"/>
                <w:numId w:val="0"/>
              </w:numPr>
              <w:jc w:val="center"/>
              <w:rPr>
                <w:szCs w:val="21"/>
              </w:rPr>
            </w:pPr>
            <w:r>
              <w:rPr>
                <w:szCs w:val="21"/>
              </w:rPr>
              <w:t>txnType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rFonts w:hint="eastAsia" w:ascii="楷体" w:hAnsi="楷体"/>
                <w:szCs w:val="21"/>
              </w:rPr>
              <w:t>取值：</w:t>
            </w:r>
            <w:r>
              <w:rPr>
                <w:rFonts w:hint="eastAsia"/>
                <w:szCs w:val="21"/>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393" w:type="dxa"/>
            <w:vAlign w:val="top"/>
          </w:tcPr>
          <w:p>
            <w:pPr>
              <w:numPr>
                <w:ilvl w:val="0"/>
                <w:numId w:val="0"/>
              </w:numPr>
              <w:jc w:val="center"/>
              <w:rPr>
                <w:szCs w:val="21"/>
              </w:rPr>
            </w:pPr>
            <w:r>
              <w:rPr>
                <w:szCs w:val="21"/>
              </w:rPr>
              <w:t>txnSubType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szCs w:val="21"/>
              </w:rPr>
            </w:pPr>
            <w:r>
              <w:rPr>
                <w:szCs w:val="21"/>
              </w:rPr>
              <w:t>01</w:t>
            </w:r>
            <w:r>
              <w:rPr>
                <w:rFonts w:hint="eastAsia" w:ascii="楷体" w:hAnsi="楷体"/>
                <w:szCs w:val="21"/>
              </w:rPr>
              <w:t>：预授权</w:t>
            </w:r>
          </w:p>
          <w:p>
            <w:pPr>
              <w:numPr>
                <w:ilvl w:val="0"/>
                <w:numId w:val="0"/>
              </w:numPr>
              <w:rPr>
                <w:szCs w:val="21"/>
              </w:rPr>
            </w:pPr>
            <w:r>
              <w:t>03</w:t>
            </w:r>
            <w:r>
              <w:rPr>
                <w:rFonts w:hint="eastAsia"/>
              </w:rPr>
              <w:t>：担保消费</w:t>
            </w:r>
          </w:p>
          <w:p>
            <w:pPr>
              <w:numPr>
                <w:ilvl w:val="0"/>
                <w:numId w:val="0"/>
              </w:numPr>
              <w:rPr>
                <w:rFonts w:ascii="楷体" w:hAnsi="楷体"/>
                <w:szCs w:val="21"/>
              </w:rPr>
            </w:pPr>
            <w:r>
              <w:rPr>
                <w:rFonts w:hint="eastAsia" w:ascii="楷体" w:hAnsi="楷体"/>
                <w:szCs w:val="21"/>
              </w:rPr>
              <w:t>通过地址区分前台与后台交易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393" w:type="dxa"/>
            <w:vAlign w:val="top"/>
          </w:tcPr>
          <w:p>
            <w:pPr>
              <w:numPr>
                <w:ilvl w:val="0"/>
                <w:numId w:val="0"/>
              </w:numPr>
              <w:jc w:val="center"/>
              <w:rPr>
                <w:szCs w:val="21"/>
              </w:rPr>
            </w:pPr>
            <w:r>
              <w:rPr>
                <w:szCs w:val="21"/>
              </w:rPr>
              <w:t>bizType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bCs/>
                <w:szCs w:val="21"/>
              </w:rPr>
            </w:pPr>
            <w:ins w:id="5465" w:author="吴潇" w:date="2014-12-18T17:02: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393" w:type="dxa"/>
            <w:vAlign w:val="top"/>
          </w:tcPr>
          <w:p>
            <w:pPr>
              <w:numPr>
                <w:ilvl w:val="0"/>
                <w:numId w:val="0"/>
              </w:numPr>
              <w:jc w:val="center"/>
              <w:rPr>
                <w:szCs w:val="21"/>
              </w:rPr>
            </w:pPr>
            <w:r>
              <w:rPr>
                <w:szCs w:val="21"/>
              </w:rPr>
              <w:t>channelType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393" w:type="dxa"/>
            <w:vAlign w:val="top"/>
          </w:tcPr>
          <w:p>
            <w:pPr>
              <w:numPr>
                <w:ilvl w:val="0"/>
                <w:numId w:val="0"/>
              </w:numPr>
              <w:jc w:val="center"/>
              <w:rPr>
                <w:szCs w:val="21"/>
              </w:rPr>
            </w:pPr>
            <w:r>
              <w:rPr>
                <w:szCs w:val="21"/>
              </w:rPr>
              <w:t>backUrl</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393" w:type="dxa"/>
            <w:vAlign w:val="top"/>
          </w:tcPr>
          <w:p>
            <w:pPr>
              <w:numPr>
                <w:ilvl w:val="0"/>
                <w:numId w:val="0"/>
              </w:numPr>
              <w:jc w:val="center"/>
              <w:rPr>
                <w:szCs w:val="21"/>
              </w:rPr>
            </w:pPr>
            <w:r>
              <w:rPr>
                <w:szCs w:val="21"/>
              </w:rPr>
              <w:t>accessType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0</w:t>
            </w:r>
            <w:r>
              <w:rPr>
                <w:rFonts w:hint="eastAsia"/>
                <w:szCs w:val="21"/>
              </w:rPr>
              <w:t>：普通商户直连接入</w:t>
            </w:r>
            <w:r>
              <w:rPr>
                <w:rFonts w:hint="eastAsia"/>
                <w:szCs w:val="21"/>
              </w:rPr>
              <w:br/>
            </w: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393" w:type="dxa"/>
            <w:vAlign w:val="top"/>
          </w:tcPr>
          <w:p>
            <w:pPr>
              <w:numPr>
                <w:ilvl w:val="0"/>
                <w:numId w:val="0"/>
              </w:numPr>
              <w:jc w:val="center"/>
              <w:rPr>
                <w:szCs w:val="21"/>
              </w:rPr>
            </w:pPr>
            <w:r>
              <w:rPr>
                <w:szCs w:val="21"/>
              </w:rPr>
              <w:t>merId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393" w:type="dxa"/>
            <w:vAlign w:val="top"/>
          </w:tcPr>
          <w:p>
            <w:pPr>
              <w:numPr>
                <w:ilvl w:val="0"/>
                <w:numId w:val="0"/>
              </w:numPr>
              <w:jc w:val="center"/>
              <w:rPr>
                <w:szCs w:val="21"/>
              </w:rPr>
            </w:pPr>
            <w:r>
              <w:rPr>
                <w:szCs w:val="21"/>
              </w:rPr>
              <w:t>subMerId</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393" w:type="dxa"/>
            <w:vAlign w:val="top"/>
          </w:tcPr>
          <w:p>
            <w:pPr>
              <w:numPr>
                <w:ilvl w:val="0"/>
                <w:numId w:val="0"/>
              </w:numPr>
              <w:jc w:val="center"/>
              <w:rPr>
                <w:szCs w:val="21"/>
              </w:rPr>
            </w:pPr>
            <w:r>
              <w:rPr>
                <w:szCs w:val="21"/>
              </w:rPr>
              <w:t>subMerName</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393" w:type="dxa"/>
            <w:vAlign w:val="top"/>
          </w:tcPr>
          <w:p>
            <w:pPr>
              <w:numPr>
                <w:ilvl w:val="0"/>
                <w:numId w:val="0"/>
              </w:numPr>
              <w:jc w:val="center"/>
              <w:rPr>
                <w:szCs w:val="21"/>
              </w:rPr>
            </w:pPr>
            <w:r>
              <w:rPr>
                <w:szCs w:val="21"/>
              </w:rPr>
              <w:t>subMerAbbr</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393" w:type="dxa"/>
            <w:vAlign w:val="top"/>
          </w:tcPr>
          <w:p>
            <w:pPr>
              <w:numPr>
                <w:ilvl w:val="0"/>
                <w:numId w:val="0"/>
              </w:numPr>
              <w:jc w:val="center"/>
              <w:rPr>
                <w:szCs w:val="21"/>
              </w:rPr>
            </w:pPr>
            <w:r>
              <w:rPr>
                <w:szCs w:val="21"/>
              </w:rPr>
              <w:t>orderId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宋体" w:hAnsi="宋体" w:cs="宋体"/>
                <w:szCs w:val="21"/>
              </w:rPr>
            </w:pPr>
            <w:r>
              <w:rPr>
                <w:rFonts w:hint="eastAsia"/>
                <w:szCs w:val="21"/>
              </w:rPr>
              <w:t>预授权</w:t>
            </w:r>
            <w:del w:id="5466" w:author="齐宁" w:date="2014-09-28T19:37:00Z">
              <w:r>
                <w:rPr>
                  <w:rFonts w:hint="eastAsia"/>
                  <w:szCs w:val="21"/>
                </w:rPr>
                <w:delText>撤销</w:delText>
              </w:r>
            </w:del>
            <w:r>
              <w:rPr>
                <w:rFonts w:hint="eastAsia"/>
                <w:szCs w:val="21"/>
              </w:rPr>
              <w:t>的订单号，由商户生成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del w:id="5467" w:author="齐宁" w:date="2014-09-28T19:37:00Z"/>
        </w:trPr>
        <w:tc>
          <w:tcPr>
            <w:tcW w:w="739" w:type="dxa"/>
            <w:vAlign w:val="top"/>
          </w:tcPr>
          <w:p>
            <w:pPr>
              <w:pStyle w:val="120"/>
              <w:numPr>
                <w:ilvl w:val="0"/>
                <w:numId w:val="52"/>
              </w:numPr>
              <w:tabs>
                <w:tab w:val="left" w:pos="360"/>
              </w:tabs>
              <w:ind w:firstLineChars="0"/>
              <w:jc w:val="center"/>
              <w:rPr>
                <w:del w:id="5468" w:author="齐宁" w:date="2014-09-28T19:37:00Z"/>
                <w:bCs/>
                <w:sz w:val="22"/>
              </w:rPr>
            </w:pPr>
          </w:p>
        </w:tc>
        <w:tc>
          <w:tcPr>
            <w:tcW w:w="1849" w:type="dxa"/>
            <w:vAlign w:val="top"/>
          </w:tcPr>
          <w:p>
            <w:pPr>
              <w:numPr>
                <w:ilvl w:val="0"/>
                <w:numId w:val="0"/>
              </w:numPr>
              <w:jc w:val="center"/>
              <w:rPr>
                <w:del w:id="5469" w:author="齐宁" w:date="2014-09-28T19:37:00Z"/>
                <w:rFonts w:ascii="楷体" w:hAnsi="楷体" w:cs="宋体"/>
                <w:szCs w:val="21"/>
              </w:rPr>
            </w:pPr>
            <w:del w:id="5470" w:author="齐宁" w:date="2014-09-28T19:37:00Z">
              <w:r>
                <w:rPr>
                  <w:rFonts w:hint="eastAsia" w:ascii="楷体" w:hAnsi="楷体"/>
                  <w:szCs w:val="21"/>
                </w:rPr>
                <w:delText>原始交易流水号</w:delText>
              </w:r>
            </w:del>
          </w:p>
        </w:tc>
        <w:tc>
          <w:tcPr>
            <w:tcW w:w="2393" w:type="dxa"/>
            <w:vAlign w:val="top"/>
          </w:tcPr>
          <w:p>
            <w:pPr>
              <w:numPr>
                <w:ilvl w:val="0"/>
                <w:numId w:val="0"/>
              </w:numPr>
              <w:jc w:val="center"/>
              <w:rPr>
                <w:del w:id="5471" w:author="齐宁" w:date="2014-09-28T19:37:00Z"/>
                <w:szCs w:val="21"/>
              </w:rPr>
            </w:pPr>
            <w:del w:id="5472" w:author="齐宁" w:date="2014-09-28T19:37:00Z">
              <w:r>
                <w:rPr>
                  <w:szCs w:val="21"/>
                </w:rPr>
                <w:delText>origQryId</w:delText>
              </w:r>
            </w:del>
          </w:p>
        </w:tc>
        <w:tc>
          <w:tcPr>
            <w:tcW w:w="1493" w:type="dxa"/>
            <w:vAlign w:val="top"/>
          </w:tcPr>
          <w:p>
            <w:pPr>
              <w:numPr>
                <w:ilvl w:val="0"/>
                <w:numId w:val="0"/>
              </w:numPr>
              <w:jc w:val="center"/>
              <w:rPr>
                <w:del w:id="5473" w:author="齐宁" w:date="2014-09-28T19:37:00Z"/>
                <w:szCs w:val="21"/>
              </w:rPr>
            </w:pPr>
            <w:del w:id="5474" w:author="齐宁" w:date="2014-09-28T19:37:00Z">
              <w:r>
                <w:rPr>
                  <w:szCs w:val="21"/>
                </w:rPr>
                <w:delText>M</w:delText>
              </w:r>
            </w:del>
          </w:p>
        </w:tc>
        <w:tc>
          <w:tcPr>
            <w:tcW w:w="3097" w:type="dxa"/>
            <w:vAlign w:val="top"/>
          </w:tcPr>
          <w:p>
            <w:pPr>
              <w:numPr>
                <w:ilvl w:val="0"/>
                <w:numId w:val="0"/>
              </w:numPr>
              <w:rPr>
                <w:del w:id="5475" w:author="齐宁" w:date="2014-09-28T19:37:00Z"/>
                <w:rFonts w:ascii="楷体" w:hAnsi="楷体" w:cs="宋体"/>
                <w:szCs w:val="21"/>
              </w:rPr>
            </w:pPr>
            <w:del w:id="5476" w:author="齐宁" w:date="2014-09-28T19:37:00Z">
              <w:r>
                <w:rPr>
                  <w:rFonts w:hint="eastAsia" w:ascii="楷体" w:hAnsi="楷体"/>
                  <w:szCs w:val="21"/>
                </w:rPr>
                <w:delText>原始预授权交易的</w:delText>
              </w:r>
            </w:del>
            <w:del w:id="5477" w:author="齐宁" w:date="2014-09-28T19:37:00Z">
              <w:r>
                <w:rPr>
                  <w:szCs w:val="21"/>
                </w:rPr>
                <w:delText>queryId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393" w:type="dxa"/>
            <w:vAlign w:val="top"/>
          </w:tcPr>
          <w:p>
            <w:pPr>
              <w:numPr>
                <w:ilvl w:val="0"/>
                <w:numId w:val="0"/>
              </w:numPr>
              <w:jc w:val="center"/>
              <w:rPr>
                <w:szCs w:val="21"/>
              </w:rPr>
            </w:pPr>
            <w:r>
              <w:rPr>
                <w:szCs w:val="21"/>
              </w:rPr>
              <w:t>txnTime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478" w:author="齐宁" w:date="2014-09-28T19:43:00Z"/>
        </w:trPr>
        <w:tc>
          <w:tcPr>
            <w:tcW w:w="739" w:type="dxa"/>
            <w:vAlign w:val="top"/>
          </w:tcPr>
          <w:p>
            <w:pPr>
              <w:pStyle w:val="120"/>
              <w:numPr>
                <w:ilvl w:val="0"/>
                <w:numId w:val="52"/>
              </w:numPr>
              <w:tabs>
                <w:tab w:val="left" w:pos="360"/>
              </w:tabs>
              <w:ind w:firstLineChars="0"/>
              <w:jc w:val="center"/>
              <w:rPr>
                <w:ins w:id="5479" w:author="齐宁" w:date="2014-09-28T19:43:00Z"/>
                <w:bCs/>
                <w:sz w:val="22"/>
              </w:rPr>
            </w:pPr>
          </w:p>
        </w:tc>
        <w:tc>
          <w:tcPr>
            <w:tcW w:w="1849" w:type="dxa"/>
            <w:vAlign w:val="top"/>
          </w:tcPr>
          <w:p>
            <w:pPr>
              <w:numPr>
                <w:ilvl w:val="0"/>
                <w:numId w:val="0"/>
              </w:numPr>
              <w:jc w:val="center"/>
              <w:rPr>
                <w:ins w:id="5480" w:author="齐宁" w:date="2014-09-28T19:43:00Z"/>
                <w:rFonts w:ascii="楷体" w:hAnsi="楷体"/>
                <w:szCs w:val="21"/>
              </w:rPr>
            </w:pPr>
            <w:ins w:id="5481" w:author="齐宁" w:date="2014-09-28T19:44:00Z">
              <w:r>
                <w:rPr>
                  <w:rFonts w:hint="eastAsia"/>
                </w:rPr>
                <w:t>帐号类型</w:t>
              </w:r>
            </w:ins>
          </w:p>
        </w:tc>
        <w:tc>
          <w:tcPr>
            <w:tcW w:w="2393" w:type="dxa"/>
            <w:vAlign w:val="top"/>
          </w:tcPr>
          <w:p>
            <w:pPr>
              <w:numPr>
                <w:ilvl w:val="0"/>
                <w:numId w:val="0"/>
              </w:numPr>
              <w:jc w:val="center"/>
              <w:rPr>
                <w:ins w:id="5482" w:author="齐宁" w:date="2014-09-28T19:43:00Z"/>
                <w:szCs w:val="21"/>
              </w:rPr>
            </w:pPr>
            <w:ins w:id="5483" w:author="齐宁" w:date="2014-09-28T19:44:00Z">
              <w:r>
                <w:rPr/>
                <w:t>accType</w:t>
              </w:r>
            </w:ins>
          </w:p>
        </w:tc>
        <w:tc>
          <w:tcPr>
            <w:tcW w:w="1493" w:type="dxa"/>
            <w:vAlign w:val="top"/>
          </w:tcPr>
          <w:p>
            <w:pPr>
              <w:numPr>
                <w:ilvl w:val="0"/>
                <w:numId w:val="0"/>
              </w:numPr>
              <w:jc w:val="center"/>
              <w:rPr>
                <w:ins w:id="5484" w:author="齐宁" w:date="2014-09-28T19:43:00Z"/>
                <w:szCs w:val="21"/>
              </w:rPr>
            </w:pPr>
            <w:ins w:id="5485" w:author="齐宁" w:date="2014-09-28T19:44:00Z">
              <w:r>
                <w:rPr/>
                <w:t>C</w:t>
              </w:r>
            </w:ins>
          </w:p>
        </w:tc>
        <w:tc>
          <w:tcPr>
            <w:tcW w:w="3097" w:type="dxa"/>
            <w:vAlign w:val="top"/>
          </w:tcPr>
          <w:p>
            <w:pPr>
              <w:pStyle w:val="120"/>
              <w:tabs>
                <w:tab w:val="left" w:pos="360"/>
              </w:tabs>
              <w:spacing w:line="0" w:lineRule="atLeast"/>
              <w:ind w:firstLine="0" w:firstLineChars="0"/>
              <w:jc w:val="left"/>
              <w:rPr>
                <w:ins w:id="5486" w:author="齐宁" w:date="2014-09-28T19:44:00Z"/>
              </w:rPr>
            </w:pPr>
            <w:ins w:id="5487" w:author="齐宁" w:date="2014-09-28T19:44:00Z">
              <w:r>
                <w:rPr>
                  <w:rFonts w:hint="eastAsia"/>
                </w:rPr>
                <w:t>后台类交易且卡号上送；</w:t>
              </w:r>
            </w:ins>
          </w:p>
          <w:p>
            <w:pPr>
              <w:pStyle w:val="120"/>
              <w:tabs>
                <w:tab w:val="left" w:pos="360"/>
              </w:tabs>
              <w:spacing w:line="0" w:lineRule="atLeast"/>
              <w:ind w:firstLine="0" w:firstLineChars="0"/>
              <w:jc w:val="left"/>
              <w:rPr>
                <w:ins w:id="5488" w:author="齐宁" w:date="2014-09-28T19:44:00Z"/>
              </w:rPr>
            </w:pPr>
            <w:ins w:id="5489" w:author="齐宁" w:date="2014-09-28T19:44:00Z">
              <w:r>
                <w:rPr>
                  <w:rFonts w:hint="eastAsia"/>
                </w:rPr>
                <w:t>跨行收单且收单机构收集银行卡信息时上送</w:t>
              </w:r>
            </w:ins>
          </w:p>
          <w:p>
            <w:pPr>
              <w:numPr>
                <w:ilvl w:val="0"/>
                <w:numId w:val="0"/>
              </w:numPr>
              <w:spacing w:line="0" w:lineRule="atLeast"/>
              <w:rPr>
                <w:ins w:id="5490" w:author="齐宁" w:date="2014-09-28T19:44:00Z"/>
              </w:rPr>
            </w:pPr>
            <w:ins w:id="5491" w:author="齐宁" w:date="2014-09-28T19:44:00Z">
              <w:r>
                <w:rPr/>
                <w:t>01</w:t>
              </w:r>
            </w:ins>
            <w:ins w:id="5492" w:author="齐宁" w:date="2014-09-28T19:44:00Z">
              <w:r>
                <w:rPr>
                  <w:rFonts w:hint="eastAsia"/>
                </w:rPr>
                <w:t>：银行卡</w:t>
              </w:r>
            </w:ins>
          </w:p>
          <w:p>
            <w:pPr>
              <w:numPr>
                <w:ilvl w:val="0"/>
                <w:numId w:val="0"/>
              </w:numPr>
              <w:spacing w:line="0" w:lineRule="atLeast"/>
              <w:rPr>
                <w:ins w:id="5493" w:author="齐宁" w:date="2014-09-28T19:44:00Z"/>
              </w:rPr>
            </w:pPr>
            <w:ins w:id="5494" w:author="齐宁" w:date="2014-09-28T19:44:00Z">
              <w:r>
                <w:rPr/>
                <w:t>02</w:t>
              </w:r>
            </w:ins>
            <w:ins w:id="5495" w:author="齐宁" w:date="2014-09-28T19:44:00Z">
              <w:r>
                <w:rPr>
                  <w:rFonts w:hint="eastAsia"/>
                </w:rPr>
                <w:t>：存折</w:t>
              </w:r>
            </w:ins>
          </w:p>
          <w:p>
            <w:pPr>
              <w:numPr>
                <w:ilvl w:val="0"/>
                <w:numId w:val="0"/>
              </w:numPr>
              <w:spacing w:line="0" w:lineRule="atLeast"/>
              <w:rPr>
                <w:ins w:id="5496" w:author="齐宁" w:date="2014-09-28T19:44:00Z"/>
              </w:rPr>
            </w:pPr>
            <w:ins w:id="5497" w:author="齐宁" w:date="2014-09-28T19:44:00Z">
              <w:r>
                <w:rPr/>
                <w:t>03</w:t>
              </w:r>
            </w:ins>
            <w:ins w:id="5498" w:author="齐宁" w:date="2014-09-28T19:44:00Z">
              <w:r>
                <w:rPr>
                  <w:rFonts w:hint="eastAsia"/>
                </w:rPr>
                <w:t>：</w:t>
              </w:r>
            </w:ins>
            <w:ins w:id="5499" w:author="齐宁" w:date="2014-09-28T19:44:00Z">
              <w:r>
                <w:rPr/>
                <w:t>C</w:t>
              </w:r>
            </w:ins>
            <w:ins w:id="5500" w:author="齐宁" w:date="2014-09-28T19:44:00Z">
              <w:r>
                <w:rPr>
                  <w:rFonts w:hint="eastAsia"/>
                </w:rPr>
                <w:t>卡</w:t>
              </w:r>
            </w:ins>
          </w:p>
          <w:p>
            <w:pPr>
              <w:numPr>
                <w:ilvl w:val="0"/>
                <w:numId w:val="0"/>
              </w:numPr>
              <w:spacing w:line="0" w:lineRule="atLeast"/>
              <w:rPr>
                <w:ins w:id="5501" w:author="齐宁" w:date="2014-09-28T19:44:00Z"/>
              </w:rPr>
            </w:pPr>
            <w:ins w:id="5502" w:author="齐宁" w:date="2014-09-28T19:44:00Z">
              <w:r>
                <w:rPr>
                  <w:rFonts w:hint="eastAsia"/>
                </w:rPr>
                <w:t>默认取值：</w:t>
              </w:r>
            </w:ins>
            <w:ins w:id="5503" w:author="齐宁" w:date="2014-09-28T19:44:00Z">
              <w:r>
                <w:rPr/>
                <w:t>01</w:t>
              </w:r>
            </w:ins>
          </w:p>
          <w:p>
            <w:pPr>
              <w:numPr>
                <w:ilvl w:val="0"/>
                <w:numId w:val="0"/>
              </w:numPr>
              <w:tabs>
                <w:tab w:val="left" w:pos="360"/>
                <w:tab w:val="left" w:pos="784"/>
              </w:tabs>
              <w:outlineLvl w:val="4"/>
              <w:rPr>
                <w:ins w:id="5505" w:author="齐宁" w:date="2014-09-28T19:43:00Z"/>
                <w:rFonts w:eastAsia="黑体"/>
                <w:szCs w:val="21"/>
              </w:rPr>
              <w:pPrChange w:id="5504" w:author="吴潇" w:date="2014-12-23T08:53:00Z">
                <w:pPr>
                  <w:numPr>
                    <w:ilvl w:val="0"/>
                    <w:numId w:val="0"/>
                  </w:numPr>
                  <w:tabs>
                    <w:tab w:val="clear" w:pos="360"/>
                    <w:tab w:val="clear" w:pos="784"/>
                  </w:tabs>
                  <w:outlineLvl w:val="4"/>
                </w:pPr>
              </w:pPrChange>
            </w:pPr>
            <w:ins w:id="5506" w:author="齐宁" w:date="2014-09-28T19:44:00Z">
              <w:r>
                <w:rPr>
                  <w:rFonts w:hint="eastAsia"/>
                </w:rPr>
                <w:t>取值</w:t>
              </w:r>
            </w:ins>
            <w:ins w:id="5507" w:author="齐宁" w:date="2014-09-28T19:44:00Z">
              <w:del w:id="5508" w:author="吴潇" w:date="2014-12-23T08:53:00Z">
                <w:r>
                  <w:rPr/>
                  <w:delText>“</w:delText>
                </w:r>
              </w:del>
            </w:ins>
            <w:ins w:id="5509" w:author="吴潇" w:date="2014-12-23T08:53:00Z">
              <w:r>
                <w:rPr>
                  <w:rFonts w:hint="eastAsia"/>
                </w:rPr>
                <w:t>“</w:t>
              </w:r>
            </w:ins>
            <w:ins w:id="5510" w:author="齐宁" w:date="2014-09-28T19:44:00Z">
              <w:r>
                <w:rPr/>
                <w:t>03</w:t>
              </w:r>
            </w:ins>
            <w:ins w:id="5511" w:author="齐宁" w:date="2014-09-28T19:44:00Z">
              <w:del w:id="5512" w:author="吴潇" w:date="2014-12-23T08:53:00Z">
                <w:r>
                  <w:rPr/>
                  <w:delText>”</w:delText>
                </w:r>
              </w:del>
            </w:ins>
            <w:ins w:id="5513" w:author="吴潇" w:date="2014-12-23T08:53:00Z">
              <w:r>
                <w:rPr>
                  <w:rFonts w:hint="eastAsia"/>
                </w:rPr>
                <w:t>”</w:t>
              </w:r>
            </w:ins>
            <w:ins w:id="5514" w:author="齐宁" w:date="2014-09-28T19:44:00Z">
              <w:r>
                <w:rPr>
                  <w:rFonts w:hint="eastAsia"/>
                </w:rPr>
                <w:t>表示以</w:t>
              </w:r>
            </w:ins>
            <w:ins w:id="5515" w:author="齐宁" w:date="2014-09-28T19:44:00Z">
              <w:r>
                <w:rPr/>
                <w:t>IC</w:t>
              </w:r>
            </w:ins>
            <w:ins w:id="5516" w:author="齐宁" w:date="2014-09-28T19:44:00Z">
              <w:r>
                <w:rPr>
                  <w:rFonts w:hint="eastAsia"/>
                </w:rPr>
                <w:t>终端发起的</w:t>
              </w:r>
            </w:ins>
            <w:ins w:id="5517" w:author="齐宁" w:date="2014-09-28T19:44:00Z">
              <w:r>
                <w:rPr/>
                <w:t>IC</w:t>
              </w:r>
            </w:ins>
            <w:ins w:id="5518" w:author="齐宁" w:date="2014-09-28T19:44:00Z">
              <w:r>
                <w:rPr>
                  <w:rFonts w:hint="eastAsia"/>
                </w:rPr>
                <w:t>卡交易，</w:t>
              </w:r>
            </w:ins>
            <w:ins w:id="5519" w:author="齐宁" w:date="2014-09-28T19:44:00Z">
              <w:r>
                <w:rPr/>
                <w:t>IC</w:t>
              </w:r>
            </w:ins>
            <w:ins w:id="5520" w:author="齐宁" w:date="2014-09-28T19:44:00Z">
              <w:r>
                <w:rPr>
                  <w:rFonts w:hint="eastAsia"/>
                </w:rPr>
                <w:t>作为普通银行卡进行支付时，此域填写为</w:t>
              </w:r>
            </w:ins>
            <w:ins w:id="5521" w:author="齐宁" w:date="2014-09-28T19:44:00Z">
              <w:del w:id="5522" w:author="吴潇" w:date="2014-12-23T08:53:00Z">
                <w:r>
                  <w:rPr/>
                  <w:delText>“</w:delText>
                </w:r>
              </w:del>
            </w:ins>
            <w:ins w:id="5523" w:author="吴潇" w:date="2014-12-23T08:53:00Z">
              <w:r>
                <w:rPr>
                  <w:rFonts w:hint="eastAsia"/>
                </w:rPr>
                <w:t>“</w:t>
              </w:r>
            </w:ins>
            <w:ins w:id="5524" w:author="齐宁" w:date="2014-09-28T19:44:00Z">
              <w:r>
                <w:rPr/>
                <w:t>01</w:t>
              </w:r>
            </w:ins>
            <w:ins w:id="5525" w:author="齐宁" w:date="2014-09-28T19:44:00Z">
              <w:del w:id="5526" w:author="吴潇" w:date="2014-12-23T08:53:00Z">
                <w:r>
                  <w:rPr/>
                  <w:delText>”</w:delText>
                </w:r>
              </w:del>
            </w:ins>
            <w:ins w:id="5527" w:author="吴潇" w:date="2014-12-23T08:53:00Z">
              <w:r>
                <w:rPr>
                  <w:rFonts w:hint="eastAsia"/>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528" w:author="齐宁" w:date="2014-09-28T19:43:00Z"/>
        </w:trPr>
        <w:tc>
          <w:tcPr>
            <w:tcW w:w="739" w:type="dxa"/>
            <w:vAlign w:val="top"/>
          </w:tcPr>
          <w:p>
            <w:pPr>
              <w:pStyle w:val="120"/>
              <w:numPr>
                <w:ilvl w:val="0"/>
                <w:numId w:val="52"/>
              </w:numPr>
              <w:tabs>
                <w:tab w:val="left" w:pos="360"/>
              </w:tabs>
              <w:ind w:firstLineChars="0"/>
              <w:jc w:val="center"/>
              <w:rPr>
                <w:ins w:id="5529" w:author="齐宁" w:date="2014-09-28T19:43:00Z"/>
                <w:bCs/>
                <w:sz w:val="22"/>
              </w:rPr>
            </w:pPr>
          </w:p>
        </w:tc>
        <w:tc>
          <w:tcPr>
            <w:tcW w:w="1849" w:type="dxa"/>
            <w:vAlign w:val="top"/>
          </w:tcPr>
          <w:p>
            <w:pPr>
              <w:numPr>
                <w:ilvl w:val="0"/>
                <w:numId w:val="0"/>
              </w:numPr>
              <w:jc w:val="center"/>
              <w:rPr>
                <w:ins w:id="5530" w:author="齐宁" w:date="2014-09-28T19:43:00Z"/>
                <w:rFonts w:ascii="楷体" w:hAnsi="楷体"/>
                <w:szCs w:val="21"/>
              </w:rPr>
            </w:pPr>
            <w:ins w:id="5531" w:author="齐宁" w:date="2014-09-28T19:44:00Z">
              <w:r>
                <w:rPr>
                  <w:rFonts w:hint="eastAsia"/>
                </w:rPr>
                <w:t>帐号</w:t>
              </w:r>
            </w:ins>
          </w:p>
        </w:tc>
        <w:tc>
          <w:tcPr>
            <w:tcW w:w="2393" w:type="dxa"/>
            <w:vAlign w:val="top"/>
          </w:tcPr>
          <w:p>
            <w:pPr>
              <w:numPr>
                <w:ilvl w:val="0"/>
                <w:numId w:val="0"/>
              </w:numPr>
              <w:jc w:val="center"/>
              <w:rPr>
                <w:ins w:id="5532" w:author="齐宁" w:date="2014-09-28T19:43:00Z"/>
                <w:szCs w:val="21"/>
              </w:rPr>
            </w:pPr>
            <w:ins w:id="5533" w:author="齐宁" w:date="2014-09-28T19:44:00Z">
              <w:r>
                <w:rPr/>
                <w:t>accNo</w:t>
              </w:r>
            </w:ins>
          </w:p>
        </w:tc>
        <w:tc>
          <w:tcPr>
            <w:tcW w:w="1493" w:type="dxa"/>
            <w:vAlign w:val="top"/>
          </w:tcPr>
          <w:p>
            <w:pPr>
              <w:numPr>
                <w:ilvl w:val="0"/>
                <w:numId w:val="0"/>
              </w:numPr>
              <w:jc w:val="center"/>
              <w:rPr>
                <w:ins w:id="5534" w:author="齐宁" w:date="2014-09-28T19:43:00Z"/>
                <w:szCs w:val="21"/>
              </w:rPr>
            </w:pPr>
            <w:ins w:id="5535" w:author="齐宁" w:date="2014-09-28T19:44:00Z">
              <w:r>
                <w:rPr/>
                <w:t>C</w:t>
              </w:r>
            </w:ins>
          </w:p>
        </w:tc>
        <w:tc>
          <w:tcPr>
            <w:tcW w:w="3097" w:type="dxa"/>
            <w:vAlign w:val="top"/>
          </w:tcPr>
          <w:p>
            <w:pPr>
              <w:numPr>
                <w:ilvl w:val="0"/>
                <w:numId w:val="0"/>
              </w:numPr>
              <w:spacing w:line="0" w:lineRule="atLeast"/>
              <w:rPr>
                <w:ins w:id="5536" w:author="齐宁" w:date="2014-09-28T19:44:00Z"/>
              </w:rPr>
            </w:pPr>
            <w:ins w:id="5537" w:author="齐宁" w:date="2014-09-28T19:44:00Z">
              <w:r>
                <w:rPr/>
                <w:t>1</w:t>
              </w:r>
            </w:ins>
            <w:ins w:id="5538" w:author="齐宁" w:date="2014-09-28T19:44:00Z">
              <w:r>
                <w:rPr>
                  <w:rFonts w:hint="eastAsia"/>
                </w:rPr>
                <w:t>、</w:t>
              </w:r>
            </w:ins>
            <w:ins w:id="5539" w:author="齐宁" w:date="2014-09-28T19:44:00Z">
              <w:r>
                <w:rPr/>
                <w:t xml:space="preserve">  </w:t>
              </w:r>
            </w:ins>
            <w:ins w:id="5540" w:author="齐宁" w:date="2014-09-28T19:44:00Z">
              <w:r>
                <w:rPr>
                  <w:rFonts w:hint="eastAsia"/>
                </w:rPr>
                <w:t>后台类消费交易时上送全卡号或卡号后</w:t>
              </w:r>
            </w:ins>
            <w:ins w:id="5541" w:author="齐宁" w:date="2014-09-28T19:44:00Z">
              <w:r>
                <w:rPr/>
                <w:t>4</w:t>
              </w:r>
            </w:ins>
            <w:ins w:id="5542" w:author="齐宁" w:date="2014-09-28T19:44:00Z">
              <w:r>
                <w:rPr>
                  <w:rFonts w:hint="eastAsia"/>
                </w:rPr>
                <w:t>位</w:t>
              </w:r>
            </w:ins>
            <w:ins w:id="5543" w:author="齐宁" w:date="2014-09-28T19:44:00Z">
              <w:r>
                <w:rPr/>
                <w:t xml:space="preserve"> </w:t>
              </w:r>
            </w:ins>
          </w:p>
          <w:p>
            <w:pPr>
              <w:numPr>
                <w:ilvl w:val="0"/>
                <w:numId w:val="0"/>
              </w:numPr>
              <w:spacing w:line="0" w:lineRule="atLeast"/>
              <w:rPr>
                <w:ins w:id="5544" w:author="齐宁" w:date="2014-09-28T19:44:00Z"/>
              </w:rPr>
            </w:pPr>
            <w:ins w:id="5545" w:author="齐宁" w:date="2014-09-28T19:44:00Z">
              <w:r>
                <w:rPr/>
                <w:t>2</w:t>
              </w:r>
            </w:ins>
            <w:ins w:id="5546" w:author="齐宁" w:date="2014-09-28T19:44:00Z">
              <w:r>
                <w:rPr>
                  <w:rFonts w:hint="eastAsia"/>
                </w:rPr>
                <w:t>、</w:t>
              </w:r>
            </w:ins>
            <w:ins w:id="5547" w:author="齐宁" w:date="2014-09-28T19:44:00Z">
              <w:r>
                <w:rPr/>
                <w:t xml:space="preserve">  </w:t>
              </w:r>
            </w:ins>
            <w:ins w:id="5548" w:author="齐宁" w:date="2014-09-28T19:44:00Z">
              <w:r>
                <w:rPr>
                  <w:rFonts w:hint="eastAsia"/>
                </w:rPr>
                <w:t>跨行收单且收单机构收集银行卡信息时上送、</w:t>
              </w:r>
            </w:ins>
            <w:ins w:id="5549" w:author="齐宁" w:date="2014-09-28T19:44:00Z">
              <w:r>
                <w:rPr/>
                <w:t xml:space="preserve">  </w:t>
              </w:r>
            </w:ins>
          </w:p>
          <w:p>
            <w:pPr>
              <w:numPr>
                <w:ilvl w:val="0"/>
                <w:numId w:val="0"/>
              </w:numPr>
              <w:rPr>
                <w:ins w:id="5550" w:author="齐宁" w:date="2014-09-28T19:43:00Z"/>
                <w:szCs w:val="21"/>
              </w:rPr>
            </w:pPr>
            <w:ins w:id="5551" w:author="齐宁" w:date="2014-09-28T19:44:00Z">
              <w:r>
                <w:rPr>
                  <w:rFonts w:hint="eastAsia"/>
                </w:rPr>
                <w:t>3、前台类交易可通过配置后返回，卡号可选上送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393" w:type="dxa"/>
            <w:vAlign w:val="top"/>
          </w:tcPr>
          <w:p>
            <w:pPr>
              <w:numPr>
                <w:ilvl w:val="0"/>
                <w:numId w:val="0"/>
              </w:numPr>
              <w:jc w:val="center"/>
              <w:rPr>
                <w:szCs w:val="21"/>
              </w:rPr>
            </w:pPr>
            <w:r>
              <w:rPr>
                <w:szCs w:val="21"/>
              </w:rPr>
              <w:t>txnAmt</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del w:id="5552" w:author="齐宁" w:date="2014-09-28T19:37:00Z">
              <w:r>
                <w:rPr>
                  <w:rFonts w:hint="eastAsia" w:ascii="楷体" w:hAnsi="楷体"/>
                  <w:szCs w:val="21"/>
                </w:rPr>
                <w:delText>与原始预授权交易一致</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5553" w:author="齐宁" w:date="2014-09-28T19:44:00Z"/>
        </w:trPr>
        <w:tc>
          <w:tcPr>
            <w:tcW w:w="739" w:type="dxa"/>
            <w:vAlign w:val="top"/>
          </w:tcPr>
          <w:p>
            <w:pPr>
              <w:pStyle w:val="120"/>
              <w:numPr>
                <w:ilvl w:val="0"/>
                <w:numId w:val="52"/>
              </w:numPr>
              <w:tabs>
                <w:tab w:val="left" w:pos="360"/>
              </w:tabs>
              <w:ind w:firstLineChars="0"/>
              <w:jc w:val="center"/>
              <w:rPr>
                <w:ins w:id="5554" w:author="齐宁" w:date="2014-09-28T19:44:00Z"/>
                <w:bCs/>
                <w:sz w:val="22"/>
              </w:rPr>
            </w:pPr>
          </w:p>
        </w:tc>
        <w:tc>
          <w:tcPr>
            <w:tcW w:w="1849" w:type="dxa"/>
            <w:vAlign w:val="top"/>
          </w:tcPr>
          <w:p>
            <w:pPr>
              <w:numPr>
                <w:ilvl w:val="0"/>
                <w:numId w:val="0"/>
              </w:numPr>
              <w:jc w:val="center"/>
              <w:rPr>
                <w:ins w:id="5555" w:author="齐宁" w:date="2014-09-28T19:44:00Z"/>
                <w:rFonts w:ascii="楷体" w:hAnsi="楷体"/>
                <w:szCs w:val="21"/>
              </w:rPr>
            </w:pPr>
            <w:ins w:id="5556" w:author="齐宁" w:date="2014-09-28T19:44:00Z">
              <w:r>
                <w:rPr>
                  <w:rFonts w:hint="eastAsia"/>
                </w:rPr>
                <w:t>交易币种</w:t>
              </w:r>
            </w:ins>
          </w:p>
        </w:tc>
        <w:tc>
          <w:tcPr>
            <w:tcW w:w="2393" w:type="dxa"/>
            <w:vAlign w:val="top"/>
          </w:tcPr>
          <w:p>
            <w:pPr>
              <w:numPr>
                <w:ilvl w:val="0"/>
                <w:numId w:val="0"/>
              </w:numPr>
              <w:jc w:val="center"/>
              <w:rPr>
                <w:ins w:id="5557" w:author="齐宁" w:date="2014-09-28T19:44:00Z"/>
                <w:szCs w:val="21"/>
              </w:rPr>
            </w:pPr>
            <w:ins w:id="5558" w:author="齐宁" w:date="2014-09-28T19:44:00Z">
              <w:r>
                <w:rPr/>
                <w:t>currencyCode</w:t>
              </w:r>
            </w:ins>
          </w:p>
        </w:tc>
        <w:tc>
          <w:tcPr>
            <w:tcW w:w="1493" w:type="dxa"/>
            <w:vAlign w:val="top"/>
          </w:tcPr>
          <w:p>
            <w:pPr>
              <w:numPr>
                <w:ilvl w:val="0"/>
                <w:numId w:val="0"/>
              </w:numPr>
              <w:jc w:val="center"/>
              <w:rPr>
                <w:ins w:id="5559" w:author="齐宁" w:date="2014-09-28T19:44:00Z"/>
                <w:szCs w:val="21"/>
              </w:rPr>
            </w:pPr>
            <w:ins w:id="5560" w:author="齐宁" w:date="2014-09-28T19:44:00Z">
              <w:r>
                <w:rPr/>
                <w:t>M</w:t>
              </w:r>
            </w:ins>
          </w:p>
        </w:tc>
        <w:tc>
          <w:tcPr>
            <w:tcW w:w="3097" w:type="dxa"/>
            <w:vAlign w:val="top"/>
          </w:tcPr>
          <w:p>
            <w:pPr>
              <w:numPr>
                <w:ilvl w:val="0"/>
                <w:numId w:val="0"/>
              </w:numPr>
              <w:rPr>
                <w:ins w:id="5561" w:author="齐宁" w:date="2014-09-28T19:44:00Z"/>
                <w:rFonts w:ascii="楷体" w:hAnsi="楷体"/>
                <w:szCs w:val="21"/>
              </w:rPr>
            </w:pPr>
            <w:ins w:id="5562" w:author="齐宁" w:date="2014-09-28T19:44:00Z">
              <w:r>
                <w:rPr>
                  <w:rFonts w:hint="eastAsia"/>
                </w:rPr>
                <w:t>默认为</w:t>
              </w:r>
            </w:ins>
            <w:ins w:id="5563" w:author="齐宁" w:date="2014-09-28T19:44:00Z">
              <w:r>
                <w:rPr/>
                <w:t>156</w:t>
              </w:r>
            </w:ins>
            <w:ins w:id="5564" w:author="齐宁" w:date="2014-11-18T16:19:00Z">
              <w:r>
                <w:rPr>
                  <w:rFonts w:hint="eastAsia"/>
                </w:rPr>
                <w:t xml:space="preserve"> </w:t>
              </w:r>
            </w:ins>
            <w:ins w:id="5565" w:author="吴潇" w:date="2014-11-18T15:58:00Z">
              <w:del w:id="5566" w:author="齐宁" w:date="2014-11-18T16:19:00Z">
                <w:r>
                  <w:rPr>
                    <w:rFonts w:hint="eastAsia"/>
                  </w:rPr>
                  <w:delText>数据字典</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5567" w:author="齐宁" w:date="2014-09-28T19:44:00Z"/>
        </w:trPr>
        <w:tc>
          <w:tcPr>
            <w:tcW w:w="739" w:type="dxa"/>
            <w:vAlign w:val="top"/>
          </w:tcPr>
          <w:p>
            <w:pPr>
              <w:pStyle w:val="120"/>
              <w:numPr>
                <w:ilvl w:val="0"/>
                <w:numId w:val="52"/>
              </w:numPr>
              <w:tabs>
                <w:tab w:val="left" w:pos="360"/>
              </w:tabs>
              <w:ind w:firstLineChars="0"/>
              <w:jc w:val="center"/>
              <w:rPr>
                <w:ins w:id="5568" w:author="齐宁" w:date="2014-09-28T19:44:00Z"/>
                <w:bCs/>
                <w:sz w:val="22"/>
              </w:rPr>
            </w:pPr>
          </w:p>
        </w:tc>
        <w:tc>
          <w:tcPr>
            <w:tcW w:w="1849" w:type="dxa"/>
            <w:vAlign w:val="top"/>
          </w:tcPr>
          <w:p>
            <w:pPr>
              <w:numPr>
                <w:ilvl w:val="0"/>
                <w:numId w:val="0"/>
              </w:numPr>
              <w:jc w:val="center"/>
              <w:rPr>
                <w:ins w:id="5569" w:author="齐宁" w:date="2014-09-28T19:44:00Z"/>
                <w:rFonts w:ascii="楷体" w:hAnsi="楷体"/>
                <w:szCs w:val="21"/>
              </w:rPr>
            </w:pPr>
            <w:ins w:id="5570" w:author="齐宁" w:date="2014-09-28T19:44:00Z">
              <w:r>
                <w:rPr>
                  <w:rFonts w:hint="eastAsia"/>
                </w:rPr>
                <w:t>银行卡验证信息及身份信息</w:t>
              </w:r>
            </w:ins>
          </w:p>
        </w:tc>
        <w:tc>
          <w:tcPr>
            <w:tcW w:w="2393" w:type="dxa"/>
            <w:vAlign w:val="top"/>
          </w:tcPr>
          <w:p>
            <w:pPr>
              <w:numPr>
                <w:ilvl w:val="0"/>
                <w:numId w:val="0"/>
              </w:numPr>
              <w:jc w:val="center"/>
              <w:rPr>
                <w:ins w:id="5571" w:author="齐宁" w:date="2014-09-28T19:44:00Z"/>
                <w:szCs w:val="21"/>
              </w:rPr>
            </w:pPr>
            <w:ins w:id="5572" w:author="齐宁" w:date="2014-09-28T19:44:00Z">
              <w:r>
                <w:rPr/>
                <w:t>customerInfo</w:t>
              </w:r>
            </w:ins>
          </w:p>
        </w:tc>
        <w:tc>
          <w:tcPr>
            <w:tcW w:w="1493" w:type="dxa"/>
            <w:vAlign w:val="top"/>
          </w:tcPr>
          <w:p>
            <w:pPr>
              <w:numPr>
                <w:ilvl w:val="0"/>
                <w:numId w:val="0"/>
              </w:numPr>
              <w:jc w:val="center"/>
              <w:rPr>
                <w:ins w:id="5573" w:author="齐宁" w:date="2014-09-28T19:44:00Z"/>
                <w:szCs w:val="21"/>
              </w:rPr>
            </w:pPr>
            <w:ins w:id="5574" w:author="齐宁" w:date="2014-09-28T19:44:00Z">
              <w:r>
                <w:rPr/>
                <w:t>C</w:t>
              </w:r>
            </w:ins>
          </w:p>
        </w:tc>
        <w:tc>
          <w:tcPr>
            <w:tcW w:w="3097" w:type="dxa"/>
            <w:vAlign w:val="top"/>
          </w:tcPr>
          <w:p>
            <w:pPr>
              <w:numPr>
                <w:ilvl w:val="0"/>
                <w:numId w:val="0"/>
              </w:numPr>
              <w:spacing w:line="0" w:lineRule="atLeast"/>
              <w:rPr>
                <w:ins w:id="5575" w:author="齐宁" w:date="2014-09-28T19:44:00Z"/>
              </w:rPr>
            </w:pPr>
            <w:ins w:id="5576" w:author="齐宁" w:date="2014-09-28T19:44:00Z">
              <w:r>
                <w:rPr>
                  <w:rFonts w:hint="eastAsia"/>
                </w:rPr>
                <w:t>1、后台类消费交易时上送</w:t>
              </w:r>
            </w:ins>
          </w:p>
          <w:p>
            <w:pPr>
              <w:numPr>
                <w:ilvl w:val="0"/>
                <w:numId w:val="0"/>
              </w:numPr>
              <w:spacing w:line="0" w:lineRule="atLeast"/>
              <w:rPr>
                <w:ins w:id="5577" w:author="齐宁" w:date="2014-09-28T19:44:00Z"/>
              </w:rPr>
            </w:pPr>
            <w:ins w:id="5578" w:author="齐宁" w:date="2014-09-28T19:44:00Z">
              <w:r>
                <w:rPr>
                  <w:rFonts w:hint="eastAsia"/>
                </w:rPr>
                <w:t>2、跨行收单且收单机构收集银行卡信息时上送</w:t>
              </w:r>
            </w:ins>
          </w:p>
          <w:p>
            <w:pPr>
              <w:numPr>
                <w:ilvl w:val="0"/>
                <w:numId w:val="0"/>
              </w:numPr>
              <w:spacing w:line="0" w:lineRule="atLeast"/>
              <w:rPr>
                <w:ins w:id="5579" w:author="齐宁" w:date="2014-09-28T19:44:00Z"/>
              </w:rPr>
            </w:pPr>
            <w:ins w:id="5580" w:author="齐宁" w:date="2014-09-28T19:44:00Z">
              <w:r>
                <w:rPr>
                  <w:rFonts w:hint="eastAsia"/>
                </w:rPr>
                <w:t>3、认证支付2.0，后台交易时可选</w:t>
              </w:r>
            </w:ins>
          </w:p>
          <w:p>
            <w:pPr>
              <w:numPr>
                <w:ilvl w:val="0"/>
                <w:numId w:val="0"/>
              </w:numPr>
              <w:spacing w:line="0" w:lineRule="atLeast"/>
              <w:rPr>
                <w:ins w:id="5581" w:author="齐宁" w:date="2014-09-28T19:44:00Z"/>
              </w:rPr>
            </w:pPr>
            <w:ins w:id="5582" w:author="齐宁" w:date="2014-09-28T19:44:00Z">
              <w:r>
                <w:rPr>
                  <w:rFonts w:hint="eastAsia"/>
                </w:rPr>
                <w:t>Key=value格式</w:t>
              </w:r>
            </w:ins>
          </w:p>
          <w:p>
            <w:pPr>
              <w:numPr>
                <w:ilvl w:val="0"/>
                <w:numId w:val="0"/>
              </w:numPr>
              <w:rPr>
                <w:ins w:id="5583" w:author="齐宁" w:date="2014-09-28T19:44:00Z"/>
                <w:rFonts w:ascii="楷体" w:hAnsi="楷体"/>
                <w:szCs w:val="21"/>
              </w:rPr>
            </w:pPr>
            <w:ins w:id="5584" w:author="齐宁" w:date="2014-09-28T19:44:00Z">
              <w:r>
                <w:rPr>
                  <w:rFonts w:hint="eastAsia"/>
                </w:rPr>
                <w:t>（具体填写参考数据元说明）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终端号</w:t>
            </w:r>
          </w:p>
        </w:tc>
        <w:tc>
          <w:tcPr>
            <w:tcW w:w="2393" w:type="dxa"/>
            <w:vAlign w:val="top"/>
          </w:tcPr>
          <w:p>
            <w:pPr>
              <w:numPr>
                <w:ilvl w:val="0"/>
                <w:numId w:val="0"/>
              </w:numPr>
              <w:jc w:val="center"/>
              <w:rPr>
                <w:szCs w:val="21"/>
              </w:rPr>
            </w:pPr>
            <w:r>
              <w:rPr>
                <w:szCs w:val="21"/>
              </w:rPr>
              <w:t>termId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请求方保留域</w:t>
            </w:r>
          </w:p>
        </w:tc>
        <w:tc>
          <w:tcPr>
            <w:tcW w:w="2393" w:type="dxa"/>
            <w:vAlign w:val="top"/>
          </w:tcPr>
          <w:p>
            <w:pPr>
              <w:numPr>
                <w:ilvl w:val="0"/>
                <w:numId w:val="0"/>
              </w:numPr>
              <w:jc w:val="center"/>
              <w:rPr>
                <w:szCs w:val="21"/>
              </w:rPr>
            </w:pPr>
            <w:r>
              <w:rPr>
                <w:szCs w:val="21"/>
              </w:rPr>
              <w:t>reqReserved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楷体" w:hAnsi="楷体" w:cs="宋体"/>
                <w:szCs w:val="21"/>
              </w:rPr>
            </w:pPr>
            <w:r>
              <w:rPr>
                <w:rFonts w:hint="eastAsia" w:ascii="楷体" w:hAnsi="楷体"/>
                <w:szCs w:val="21"/>
              </w:rPr>
              <w:t>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保留域</w:t>
            </w:r>
          </w:p>
        </w:tc>
        <w:tc>
          <w:tcPr>
            <w:tcW w:w="2393" w:type="dxa"/>
            <w:vAlign w:val="top"/>
          </w:tcPr>
          <w:p>
            <w:pPr>
              <w:numPr>
                <w:ilvl w:val="0"/>
                <w:numId w:val="0"/>
              </w:numPr>
              <w:jc w:val="center"/>
              <w:rPr>
                <w:szCs w:val="21"/>
              </w:rPr>
            </w:pPr>
            <w:r>
              <w:rPr>
                <w:szCs w:val="21"/>
              </w:rPr>
              <w:t>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宋体" w:hAnsi="宋体" w:cs="宋体"/>
                <w:szCs w:val="21"/>
              </w:rPr>
            </w:pPr>
            <w:del w:id="5585" w:author="吴潇" w:date="2014-12-19T15:31:00Z">
              <w:r>
                <w:rPr>
                  <w:rFonts w:hint="eastAsia"/>
                  <w:szCs w:val="21"/>
                </w:rPr>
                <w:delText>格式如下：</w:delText>
              </w:r>
            </w:del>
            <w:del w:id="5586" w:author="吴潇" w:date="2014-12-19T15:31:00Z">
              <w:r>
                <w:rPr>
                  <w:szCs w:val="21"/>
                </w:rPr>
                <w:delText>{</w:delText>
              </w:r>
            </w:del>
            <w:del w:id="5587" w:author="吴潇" w:date="2014-12-19T15:31:00Z">
              <w:r>
                <w:rPr>
                  <w:rFonts w:hint="eastAsia"/>
                  <w:szCs w:val="21"/>
                </w:rPr>
                <w:delText>子域名</w:delText>
              </w:r>
            </w:del>
            <w:del w:id="5588" w:author="吴潇" w:date="2014-12-19T15:31:00Z">
              <w:r>
                <w:rPr>
                  <w:szCs w:val="21"/>
                </w:rPr>
                <w:delText>1=</w:delText>
              </w:r>
            </w:del>
            <w:del w:id="5589" w:author="吴潇" w:date="2014-12-19T15:31:00Z">
              <w:r>
                <w:rPr>
                  <w:rFonts w:hint="eastAsia"/>
                  <w:szCs w:val="21"/>
                </w:rPr>
                <w:delText>值</w:delText>
              </w:r>
            </w:del>
            <w:del w:id="5590" w:author="吴潇" w:date="2014-12-19T15:31:00Z">
              <w:r>
                <w:rPr>
                  <w:szCs w:val="21"/>
                </w:rPr>
                <w:delText>&amp;</w:delText>
              </w:r>
            </w:del>
            <w:del w:id="5591" w:author="吴潇" w:date="2014-12-19T15:31:00Z">
              <w:r>
                <w:rPr>
                  <w:rFonts w:hint="eastAsia"/>
                  <w:szCs w:val="21"/>
                </w:rPr>
                <w:delText>子域名</w:delText>
              </w:r>
            </w:del>
            <w:del w:id="5592" w:author="吴潇" w:date="2014-12-19T15:31:00Z">
              <w:r>
                <w:rPr>
                  <w:szCs w:val="21"/>
                </w:rPr>
                <w:delText>2=</w:delText>
              </w:r>
            </w:del>
            <w:del w:id="5593" w:author="吴潇" w:date="2014-12-19T15:31:00Z">
              <w:r>
                <w:rPr>
                  <w:rFonts w:hint="eastAsia"/>
                  <w:szCs w:val="21"/>
                </w:rPr>
                <w:delText>值</w:delText>
              </w:r>
            </w:del>
            <w:del w:id="5594" w:author="吴潇" w:date="2014-12-19T15:31:00Z">
              <w:r>
                <w:rPr>
                  <w:szCs w:val="21"/>
                </w:rPr>
                <w:delText>&amp;</w:delText>
              </w:r>
            </w:del>
            <w:del w:id="5595" w:author="吴潇" w:date="2014-12-19T15:31:00Z">
              <w:r>
                <w:rPr>
                  <w:rFonts w:hint="eastAsia"/>
                  <w:szCs w:val="21"/>
                </w:rPr>
                <w:delText>子域名</w:delText>
              </w:r>
            </w:del>
            <w:del w:id="5596" w:author="吴潇" w:date="2014-12-19T15:31:00Z">
              <w:r>
                <w:rPr>
                  <w:szCs w:val="21"/>
                </w:rPr>
                <w:delText>3=</w:delText>
              </w:r>
            </w:del>
            <w:del w:id="5597" w:author="吴潇" w:date="2014-12-19T15:31:00Z">
              <w:r>
                <w:rPr>
                  <w:rFonts w:hint="eastAsia"/>
                  <w:szCs w:val="21"/>
                </w:rPr>
                <w:delText>值</w:delText>
              </w:r>
            </w:del>
            <w:del w:id="5598" w:author="吴潇" w:date="2014-12-19T15:31:00Z">
              <w:r>
                <w:rPr>
                  <w:szCs w:val="21"/>
                </w:rPr>
                <w:delText xml:space="preserve">} </w:delText>
              </w:r>
            </w:del>
            <w:del w:id="5599" w:author="吴潇" w:date="2014-12-19T15:31:00Z">
              <w:r>
                <w:rPr>
                  <w:rFonts w:hint="eastAsia"/>
                  <w:szCs w:val="21"/>
                </w:rPr>
                <w:delText>移动支付参考消费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600" w:author="齐宁" w:date="2014-09-28T19:44:00Z"/>
        </w:trPr>
        <w:tc>
          <w:tcPr>
            <w:tcW w:w="739" w:type="dxa"/>
            <w:vAlign w:val="top"/>
          </w:tcPr>
          <w:p>
            <w:pPr>
              <w:pStyle w:val="120"/>
              <w:numPr>
                <w:ilvl w:val="0"/>
                <w:numId w:val="52"/>
              </w:numPr>
              <w:tabs>
                <w:tab w:val="left" w:pos="360"/>
              </w:tabs>
              <w:ind w:firstLineChars="0"/>
              <w:jc w:val="center"/>
              <w:rPr>
                <w:ins w:id="5601" w:author="齐宁" w:date="2014-09-28T19:44:00Z"/>
                <w:bCs/>
                <w:sz w:val="22"/>
              </w:rPr>
            </w:pPr>
          </w:p>
        </w:tc>
        <w:tc>
          <w:tcPr>
            <w:tcW w:w="1849" w:type="dxa"/>
            <w:vAlign w:val="top"/>
          </w:tcPr>
          <w:p>
            <w:pPr>
              <w:numPr>
                <w:ilvl w:val="0"/>
                <w:numId w:val="0"/>
              </w:numPr>
              <w:jc w:val="center"/>
              <w:rPr>
                <w:ins w:id="5602" w:author="齐宁" w:date="2014-09-28T19:44:00Z"/>
                <w:rFonts w:ascii="楷体" w:hAnsi="楷体"/>
                <w:szCs w:val="21"/>
              </w:rPr>
            </w:pPr>
            <w:ins w:id="5603" w:author="齐宁" w:date="2014-09-28T19:44:00Z">
              <w:r>
                <w:rPr>
                  <w:rFonts w:hint="eastAsia" w:ascii="楷体" w:hAnsi="楷体"/>
                  <w:szCs w:val="21"/>
                </w:rPr>
                <w:t>风险信息域</w:t>
              </w:r>
            </w:ins>
          </w:p>
        </w:tc>
        <w:tc>
          <w:tcPr>
            <w:tcW w:w="2393" w:type="dxa"/>
            <w:vAlign w:val="top"/>
          </w:tcPr>
          <w:p>
            <w:pPr>
              <w:numPr>
                <w:ilvl w:val="0"/>
                <w:numId w:val="0"/>
              </w:numPr>
              <w:jc w:val="center"/>
              <w:rPr>
                <w:ins w:id="5604" w:author="齐宁" w:date="2014-09-28T19:44:00Z"/>
                <w:szCs w:val="21"/>
              </w:rPr>
            </w:pPr>
            <w:ins w:id="5605" w:author="齐宁" w:date="2014-09-28T19:44:00Z">
              <w:r>
                <w:rPr/>
                <w:t>riskRateInfo</w:t>
              </w:r>
            </w:ins>
          </w:p>
        </w:tc>
        <w:tc>
          <w:tcPr>
            <w:tcW w:w="1493" w:type="dxa"/>
            <w:vAlign w:val="top"/>
          </w:tcPr>
          <w:p>
            <w:pPr>
              <w:numPr>
                <w:ilvl w:val="0"/>
                <w:numId w:val="0"/>
              </w:numPr>
              <w:jc w:val="center"/>
              <w:rPr>
                <w:ins w:id="5606" w:author="齐宁" w:date="2014-09-28T19:44:00Z"/>
                <w:szCs w:val="21"/>
              </w:rPr>
            </w:pPr>
            <w:ins w:id="5607" w:author="齐宁" w:date="2014-09-28T19:44:00Z">
              <w:r>
                <w:rPr>
                  <w:szCs w:val="21"/>
                </w:rPr>
                <w:t>O</w:t>
              </w:r>
            </w:ins>
          </w:p>
        </w:tc>
        <w:tc>
          <w:tcPr>
            <w:tcW w:w="3097" w:type="dxa"/>
            <w:vAlign w:val="top"/>
          </w:tcPr>
          <w:p>
            <w:pPr>
              <w:numPr>
                <w:ilvl w:val="0"/>
                <w:numId w:val="0"/>
              </w:numPr>
              <w:rPr>
                <w:ins w:id="5608" w:author="齐宁" w:date="2014-09-28T19:44:00Z"/>
                <w:szCs w:val="21"/>
              </w:rPr>
            </w:pPr>
            <w:ins w:id="5609" w:author="齐宁" w:date="2014-09-28T19:44:00Z">
              <w:r>
                <w:rPr>
                  <w:rFonts w:hint="eastAsia"/>
                  <w:szCs w:val="21"/>
                </w:rPr>
                <w:t>格式如下：</w:t>
              </w:r>
            </w:ins>
            <w:ins w:id="5610" w:author="齐宁" w:date="2014-09-28T19:44:00Z">
              <w:r>
                <w:rPr>
                  <w:szCs w:val="21"/>
                </w:rPr>
                <w:t>{</w:t>
              </w:r>
            </w:ins>
            <w:ins w:id="5611" w:author="齐宁" w:date="2014-09-28T19:44:00Z">
              <w:r>
                <w:rPr>
                  <w:rFonts w:hint="eastAsia"/>
                  <w:szCs w:val="21"/>
                </w:rPr>
                <w:t>子域名</w:t>
              </w:r>
            </w:ins>
            <w:ins w:id="5612" w:author="齐宁" w:date="2014-09-28T19:44:00Z">
              <w:r>
                <w:rPr>
                  <w:szCs w:val="21"/>
                </w:rPr>
                <w:t>1=</w:t>
              </w:r>
            </w:ins>
            <w:ins w:id="5613" w:author="齐宁" w:date="2014-09-28T19:44:00Z">
              <w:r>
                <w:rPr>
                  <w:rFonts w:hint="eastAsia"/>
                  <w:szCs w:val="21"/>
                </w:rPr>
                <w:t>值</w:t>
              </w:r>
            </w:ins>
            <w:ins w:id="5614" w:author="齐宁" w:date="2014-09-28T19:44:00Z">
              <w:r>
                <w:rPr>
                  <w:szCs w:val="21"/>
                </w:rPr>
                <w:t>&amp;</w:t>
              </w:r>
            </w:ins>
            <w:ins w:id="5615" w:author="齐宁" w:date="2014-09-28T19:44:00Z">
              <w:r>
                <w:rPr>
                  <w:rFonts w:hint="eastAsia"/>
                  <w:szCs w:val="21"/>
                </w:rPr>
                <w:t>子域名</w:t>
              </w:r>
            </w:ins>
            <w:ins w:id="5616" w:author="齐宁" w:date="2014-09-28T19:44:00Z">
              <w:r>
                <w:rPr>
                  <w:szCs w:val="21"/>
                </w:rPr>
                <w:t>2=</w:t>
              </w:r>
            </w:ins>
            <w:ins w:id="5617" w:author="齐宁" w:date="2014-09-28T19:44:00Z">
              <w:r>
                <w:rPr>
                  <w:rFonts w:hint="eastAsia"/>
                  <w:szCs w:val="21"/>
                </w:rPr>
                <w:t>值</w:t>
              </w:r>
            </w:ins>
            <w:ins w:id="5618" w:author="齐宁" w:date="2014-09-28T19:44:00Z">
              <w:r>
                <w:rPr>
                  <w:szCs w:val="21"/>
                </w:rPr>
                <w:t>&amp;</w:t>
              </w:r>
            </w:ins>
            <w:ins w:id="5619" w:author="齐宁" w:date="2014-09-28T19:44:00Z">
              <w:r>
                <w:rPr>
                  <w:rFonts w:hint="eastAsia"/>
                  <w:szCs w:val="21"/>
                </w:rPr>
                <w:t>子域名</w:t>
              </w:r>
            </w:ins>
            <w:ins w:id="5620" w:author="齐宁" w:date="2014-09-28T19:44:00Z">
              <w:r>
                <w:rPr>
                  <w:szCs w:val="21"/>
                </w:rPr>
                <w:t>3=</w:t>
              </w:r>
            </w:ins>
            <w:ins w:id="5621" w:author="齐宁" w:date="2014-09-28T19:44:00Z">
              <w:r>
                <w:rPr>
                  <w:rFonts w:hint="eastAsia"/>
                  <w:szCs w:val="21"/>
                </w:rPr>
                <w:t>值</w:t>
              </w:r>
            </w:ins>
            <w:ins w:id="5622" w:author="齐宁" w:date="2014-09-28T19:44:00Z">
              <w:r>
                <w:rPr>
                  <w:szCs w:val="21"/>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623" w:author="齐宁" w:date="2014-09-28T19:44:00Z"/>
        </w:trPr>
        <w:tc>
          <w:tcPr>
            <w:tcW w:w="739" w:type="dxa"/>
            <w:vAlign w:val="top"/>
          </w:tcPr>
          <w:p>
            <w:pPr>
              <w:pStyle w:val="120"/>
              <w:numPr>
                <w:ilvl w:val="0"/>
                <w:numId w:val="52"/>
              </w:numPr>
              <w:tabs>
                <w:tab w:val="left" w:pos="360"/>
              </w:tabs>
              <w:ind w:firstLineChars="0"/>
              <w:jc w:val="center"/>
              <w:rPr>
                <w:ins w:id="5624" w:author="齐宁" w:date="2014-09-28T19:44:00Z"/>
                <w:bCs/>
                <w:sz w:val="22"/>
              </w:rPr>
            </w:pPr>
          </w:p>
        </w:tc>
        <w:tc>
          <w:tcPr>
            <w:tcW w:w="1849" w:type="dxa"/>
            <w:vAlign w:val="top"/>
          </w:tcPr>
          <w:p>
            <w:pPr>
              <w:numPr>
                <w:ilvl w:val="0"/>
                <w:numId w:val="0"/>
              </w:numPr>
              <w:jc w:val="center"/>
              <w:rPr>
                <w:ins w:id="5625" w:author="齐宁" w:date="2014-09-28T19:44:00Z"/>
                <w:rFonts w:ascii="楷体" w:hAnsi="楷体"/>
                <w:szCs w:val="21"/>
              </w:rPr>
            </w:pPr>
            <w:ins w:id="5626" w:author="齐宁" w:date="2014-09-28T19:44:00Z">
              <w:r>
                <w:rPr>
                  <w:rFonts w:hint="eastAsia"/>
                </w:rPr>
                <w:t>加密证书</w:t>
              </w:r>
            </w:ins>
            <w:ins w:id="5627" w:author="齐宁" w:date="2014-09-28T19:44:00Z">
              <w:r>
                <w:rPr/>
                <w:t>ID</w:t>
              </w:r>
            </w:ins>
          </w:p>
        </w:tc>
        <w:tc>
          <w:tcPr>
            <w:tcW w:w="2393" w:type="dxa"/>
            <w:vAlign w:val="top"/>
          </w:tcPr>
          <w:p>
            <w:pPr>
              <w:numPr>
                <w:ilvl w:val="0"/>
                <w:numId w:val="0"/>
              </w:numPr>
              <w:jc w:val="center"/>
              <w:rPr>
                <w:ins w:id="5628" w:author="齐宁" w:date="2014-09-28T19:44:00Z"/>
                <w:szCs w:val="21"/>
              </w:rPr>
            </w:pPr>
            <w:ins w:id="5629" w:author="齐宁" w:date="2014-09-28T19:44:00Z">
              <w:r>
                <w:rPr/>
                <w:t>encryptCertId</w:t>
              </w:r>
            </w:ins>
          </w:p>
        </w:tc>
        <w:tc>
          <w:tcPr>
            <w:tcW w:w="1493" w:type="dxa"/>
            <w:vAlign w:val="top"/>
          </w:tcPr>
          <w:p>
            <w:pPr>
              <w:numPr>
                <w:ilvl w:val="0"/>
                <w:numId w:val="0"/>
              </w:numPr>
              <w:jc w:val="center"/>
              <w:rPr>
                <w:ins w:id="5630" w:author="齐宁" w:date="2014-09-28T19:44:00Z"/>
                <w:szCs w:val="21"/>
              </w:rPr>
            </w:pPr>
            <w:ins w:id="5631" w:author="齐宁" w:date="2014-09-28T19:44:00Z">
              <w:r>
                <w:rPr/>
                <w:t>C</w:t>
              </w:r>
            </w:ins>
          </w:p>
        </w:tc>
        <w:tc>
          <w:tcPr>
            <w:tcW w:w="3097" w:type="dxa"/>
            <w:vAlign w:val="top"/>
          </w:tcPr>
          <w:p>
            <w:pPr>
              <w:numPr>
                <w:ilvl w:val="0"/>
                <w:numId w:val="0"/>
              </w:numPr>
              <w:spacing w:line="0" w:lineRule="atLeast"/>
              <w:rPr>
                <w:ins w:id="5632" w:author="齐宁" w:date="2014-09-28T19:44:00Z"/>
              </w:rPr>
            </w:pPr>
            <w:ins w:id="5633" w:author="齐宁" w:date="2014-09-28T19:44:00Z">
              <w:r>
                <w:rPr>
                  <w:rFonts w:hint="eastAsia"/>
                </w:rPr>
                <w:t>当使用银联公钥加密密码等信息时，需上送加密证书的</w:t>
              </w:r>
            </w:ins>
            <w:ins w:id="5634" w:author="齐宁" w:date="2014-09-28T19:44:00Z">
              <w:r>
                <w:rPr/>
                <w:t>CertID</w:t>
              </w:r>
            </w:ins>
            <w:ins w:id="5635" w:author="齐宁" w:date="2014-09-28T19:44:00Z">
              <w:r>
                <w:rPr>
                  <w:rFonts w:hint="eastAsia"/>
                </w:rPr>
                <w:t>；说明一下？</w:t>
              </w:r>
            </w:ins>
          </w:p>
          <w:p>
            <w:pPr>
              <w:numPr>
                <w:ilvl w:val="0"/>
                <w:numId w:val="0"/>
              </w:numPr>
              <w:rPr>
                <w:ins w:id="5636" w:author="齐宁" w:date="2014-09-28T19:44:00Z"/>
                <w:szCs w:val="21"/>
              </w:rPr>
            </w:pPr>
            <w:ins w:id="5637" w:author="齐宁" w:date="2014-09-28T19:44:00Z">
              <w:r>
                <w:rPr>
                  <w:rFonts w:hint="eastAsia"/>
                </w:rPr>
                <w:t>目前商户、机构、页面统一套</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638" w:author="齐宁" w:date="2014-09-28T19:44:00Z"/>
        </w:trPr>
        <w:tc>
          <w:tcPr>
            <w:tcW w:w="739" w:type="dxa"/>
            <w:vAlign w:val="top"/>
          </w:tcPr>
          <w:p>
            <w:pPr>
              <w:pStyle w:val="120"/>
              <w:numPr>
                <w:ilvl w:val="0"/>
                <w:numId w:val="52"/>
              </w:numPr>
              <w:tabs>
                <w:tab w:val="left" w:pos="360"/>
              </w:tabs>
              <w:ind w:firstLineChars="0"/>
              <w:jc w:val="center"/>
              <w:rPr>
                <w:ins w:id="5639" w:author="齐宁" w:date="2014-09-28T19:44:00Z"/>
                <w:bCs/>
                <w:sz w:val="22"/>
              </w:rPr>
            </w:pPr>
          </w:p>
        </w:tc>
        <w:tc>
          <w:tcPr>
            <w:tcW w:w="1849" w:type="dxa"/>
            <w:vAlign w:val="top"/>
          </w:tcPr>
          <w:p>
            <w:pPr>
              <w:numPr>
                <w:ilvl w:val="0"/>
                <w:numId w:val="0"/>
              </w:numPr>
              <w:jc w:val="center"/>
              <w:rPr>
                <w:ins w:id="5640" w:author="齐宁" w:date="2014-09-28T19:44:00Z"/>
                <w:rFonts w:ascii="楷体" w:hAnsi="楷体"/>
                <w:szCs w:val="21"/>
              </w:rPr>
            </w:pPr>
            <w:ins w:id="5641" w:author="齐宁" w:date="2014-09-28T19:44:00Z">
              <w:r>
                <w:rPr>
                  <w:rFonts w:hint="eastAsia"/>
                </w:rPr>
                <w:t>分期付款信息域</w:t>
              </w:r>
            </w:ins>
          </w:p>
        </w:tc>
        <w:tc>
          <w:tcPr>
            <w:tcW w:w="2393" w:type="dxa"/>
            <w:vAlign w:val="top"/>
          </w:tcPr>
          <w:p>
            <w:pPr>
              <w:numPr>
                <w:ilvl w:val="0"/>
                <w:numId w:val="0"/>
              </w:numPr>
              <w:jc w:val="center"/>
              <w:rPr>
                <w:ins w:id="5642" w:author="齐宁" w:date="2014-09-28T19:44:00Z"/>
                <w:szCs w:val="21"/>
              </w:rPr>
            </w:pPr>
            <w:ins w:id="5643" w:author="齐宁" w:date="2014-09-28T19:44:00Z">
              <w:r>
                <w:rPr>
                  <w:rFonts w:hint="eastAsia"/>
                </w:rPr>
                <w:t>instalTransInfo</w:t>
              </w:r>
            </w:ins>
          </w:p>
        </w:tc>
        <w:tc>
          <w:tcPr>
            <w:tcW w:w="1493" w:type="dxa"/>
            <w:vAlign w:val="top"/>
          </w:tcPr>
          <w:p>
            <w:pPr>
              <w:numPr>
                <w:ilvl w:val="0"/>
                <w:numId w:val="0"/>
              </w:numPr>
              <w:jc w:val="center"/>
              <w:rPr>
                <w:ins w:id="5644" w:author="齐宁" w:date="2014-09-28T19:44:00Z"/>
                <w:szCs w:val="21"/>
              </w:rPr>
            </w:pPr>
            <w:ins w:id="5645" w:author="齐宁" w:date="2014-09-28T19:44:00Z">
              <w:r>
                <w:rPr/>
                <w:t>C</w:t>
              </w:r>
            </w:ins>
          </w:p>
        </w:tc>
        <w:tc>
          <w:tcPr>
            <w:tcW w:w="3097" w:type="dxa"/>
            <w:vAlign w:val="top"/>
          </w:tcPr>
          <w:p>
            <w:pPr>
              <w:numPr>
                <w:ilvl w:val="0"/>
                <w:numId w:val="0"/>
              </w:numPr>
              <w:rPr>
                <w:ins w:id="5646" w:author="齐宁" w:date="2014-09-28T19:44:00Z"/>
                <w:szCs w:val="21"/>
              </w:rPr>
            </w:pPr>
            <w:ins w:id="5647" w:author="齐宁" w:date="2014-09-28T19:44:00Z">
              <w:r>
                <w:rPr>
                  <w:rFonts w:hint="eastAsia"/>
                </w:rPr>
                <w:t>分期付款交易，商户端选择分期信息时，需上送 组合域，填法见数据元说明</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ins w:id="5648" w:author="齐宁" w:date="2014-09-28T19:44:00Z"/>
        </w:trPr>
        <w:tc>
          <w:tcPr>
            <w:tcW w:w="739" w:type="dxa"/>
            <w:vAlign w:val="top"/>
          </w:tcPr>
          <w:p>
            <w:pPr>
              <w:pStyle w:val="120"/>
              <w:numPr>
                <w:ilvl w:val="0"/>
                <w:numId w:val="52"/>
              </w:numPr>
              <w:tabs>
                <w:tab w:val="left" w:pos="360"/>
              </w:tabs>
              <w:ind w:firstLineChars="0"/>
              <w:jc w:val="center"/>
              <w:rPr>
                <w:ins w:id="5649" w:author="齐宁" w:date="2014-09-28T19:44:00Z"/>
                <w:bCs/>
                <w:sz w:val="22"/>
              </w:rPr>
            </w:pPr>
          </w:p>
        </w:tc>
        <w:tc>
          <w:tcPr>
            <w:tcW w:w="1849" w:type="dxa"/>
            <w:vAlign w:val="top"/>
          </w:tcPr>
          <w:p>
            <w:pPr>
              <w:numPr>
                <w:ilvl w:val="0"/>
                <w:numId w:val="0"/>
              </w:numPr>
              <w:jc w:val="center"/>
              <w:rPr>
                <w:ins w:id="5650" w:author="齐宁" w:date="2014-09-28T19:44:00Z"/>
                <w:rFonts w:ascii="楷体" w:hAnsi="楷体"/>
                <w:szCs w:val="21"/>
              </w:rPr>
            </w:pPr>
            <w:ins w:id="5651" w:author="齐宁" w:date="2014-09-28T19:44:00Z">
              <w:r>
                <w:rPr>
                  <w:rFonts w:hint="eastAsia"/>
                </w:rPr>
                <w:t>发卡机构代码</w:t>
              </w:r>
            </w:ins>
          </w:p>
        </w:tc>
        <w:tc>
          <w:tcPr>
            <w:tcW w:w="2393" w:type="dxa"/>
            <w:vAlign w:val="top"/>
          </w:tcPr>
          <w:p>
            <w:pPr>
              <w:numPr>
                <w:ilvl w:val="0"/>
                <w:numId w:val="0"/>
              </w:numPr>
              <w:jc w:val="center"/>
              <w:rPr>
                <w:ins w:id="5652" w:author="齐宁" w:date="2014-09-28T19:44:00Z"/>
                <w:szCs w:val="21"/>
              </w:rPr>
            </w:pPr>
            <w:ins w:id="5653" w:author="齐宁" w:date="2014-09-28T19:44:00Z">
              <w:r>
                <w:rPr/>
                <w:t>issInsCode</w:t>
              </w:r>
            </w:ins>
          </w:p>
        </w:tc>
        <w:tc>
          <w:tcPr>
            <w:tcW w:w="1493" w:type="dxa"/>
            <w:vAlign w:val="top"/>
          </w:tcPr>
          <w:p>
            <w:pPr>
              <w:numPr>
                <w:ilvl w:val="0"/>
                <w:numId w:val="0"/>
              </w:numPr>
              <w:jc w:val="center"/>
              <w:rPr>
                <w:ins w:id="5654" w:author="齐宁" w:date="2014-09-28T19:44:00Z"/>
                <w:szCs w:val="21"/>
              </w:rPr>
            </w:pPr>
            <w:ins w:id="5655" w:author="齐宁" w:date="2014-09-28T19:44:00Z">
              <w:r>
                <w:rPr/>
                <w:t>O</w:t>
              </w:r>
            </w:ins>
          </w:p>
        </w:tc>
        <w:tc>
          <w:tcPr>
            <w:tcW w:w="3097" w:type="dxa"/>
            <w:vAlign w:val="top"/>
          </w:tcPr>
          <w:p>
            <w:pPr>
              <w:numPr>
                <w:ilvl w:val="0"/>
                <w:numId w:val="0"/>
              </w:numPr>
              <w:spacing w:line="0" w:lineRule="atLeast"/>
              <w:rPr>
                <w:ins w:id="5656" w:author="齐宁" w:date="2014-09-28T19:44:00Z"/>
              </w:rPr>
            </w:pPr>
            <w:ins w:id="5657" w:author="齐宁" w:date="2014-09-28T19:44:00Z">
              <w:r>
                <w:rPr/>
                <w:t>C</w:t>
              </w:r>
            </w:ins>
          </w:p>
          <w:p>
            <w:pPr>
              <w:numPr>
                <w:ilvl w:val="0"/>
                <w:numId w:val="0"/>
              </w:numPr>
              <w:spacing w:line="0" w:lineRule="atLeast"/>
              <w:rPr>
                <w:ins w:id="5658" w:author="齐宁" w:date="2014-09-28T19:44:00Z"/>
              </w:rPr>
            </w:pPr>
            <w:ins w:id="5659" w:author="齐宁" w:date="2014-09-28T19:44:00Z">
              <w:r>
                <w:rPr>
                  <w:rFonts w:hint="eastAsia"/>
                </w:rPr>
                <w:t>当帐号类型为</w:t>
              </w:r>
            </w:ins>
            <w:ins w:id="5660" w:author="齐宁" w:date="2014-09-28T19:44:00Z">
              <w:r>
                <w:rPr/>
                <w:t>02-</w:t>
              </w:r>
            </w:ins>
            <w:ins w:id="5661" w:author="齐宁" w:date="2014-09-28T19:44:00Z">
              <w:r>
                <w:rPr>
                  <w:rFonts w:hint="eastAsia"/>
                </w:rPr>
                <w:t>存折时需填写</w:t>
              </w:r>
            </w:ins>
          </w:p>
          <w:p>
            <w:pPr>
              <w:numPr>
                <w:ilvl w:val="0"/>
                <w:numId w:val="0"/>
              </w:numPr>
              <w:spacing w:line="0" w:lineRule="atLeast"/>
              <w:rPr>
                <w:ins w:id="5662" w:author="齐宁" w:date="2014-09-28T19:44:00Z"/>
              </w:rPr>
            </w:pPr>
            <w:ins w:id="5663" w:author="齐宁" w:date="2014-09-28T19:44:00Z">
              <w:r>
                <w:rPr>
                  <w:rFonts w:hint="eastAsia"/>
                </w:rPr>
                <w:t>在前台类交易时填写默认银行代码，支持直接跳转到网银</w:t>
              </w:r>
            </w:ins>
          </w:p>
          <w:p>
            <w:pPr>
              <w:numPr>
                <w:ilvl w:val="0"/>
                <w:numId w:val="0"/>
              </w:numPr>
              <w:spacing w:line="0" w:lineRule="atLeast"/>
              <w:rPr>
                <w:ins w:id="5664" w:author="齐宁" w:date="2014-09-28T19:44:00Z"/>
              </w:rPr>
            </w:pPr>
            <w:ins w:id="5665" w:author="齐宁" w:date="2014-09-28T19:44:00Z">
              <w:r>
                <w:rPr>
                  <w:rFonts w:hint="eastAsia"/>
                </w:rPr>
                <w:t>商户发卡银行控制</w:t>
              </w:r>
            </w:ins>
          </w:p>
          <w:p>
            <w:pPr>
              <w:numPr>
                <w:ilvl w:val="0"/>
                <w:numId w:val="0"/>
              </w:numPr>
              <w:rPr>
                <w:ins w:id="5666" w:author="齐宁" w:date="2014-09-28T19:44:00Z"/>
                <w:szCs w:val="21"/>
              </w:rPr>
            </w:pPr>
            <w:ins w:id="5667" w:author="齐宁" w:date="2014-09-28T19:44:00Z">
              <w:r>
                <w:rPr>
                  <w:rFonts w:hint="eastAsia"/>
                </w:rPr>
                <w:t>系统应答返回</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668" w:author="齐宁" w:date="2014-09-28T19:44:00Z"/>
        </w:trPr>
        <w:tc>
          <w:tcPr>
            <w:tcW w:w="739" w:type="dxa"/>
            <w:vAlign w:val="top"/>
          </w:tcPr>
          <w:p>
            <w:pPr>
              <w:pStyle w:val="120"/>
              <w:numPr>
                <w:ilvl w:val="0"/>
                <w:numId w:val="52"/>
              </w:numPr>
              <w:tabs>
                <w:tab w:val="left" w:pos="360"/>
              </w:tabs>
              <w:ind w:firstLineChars="0"/>
              <w:jc w:val="center"/>
              <w:rPr>
                <w:ins w:id="5669" w:author="齐宁" w:date="2014-09-28T19:44:00Z"/>
                <w:bCs/>
                <w:sz w:val="22"/>
              </w:rPr>
            </w:pPr>
          </w:p>
        </w:tc>
        <w:tc>
          <w:tcPr>
            <w:tcW w:w="1849" w:type="dxa"/>
            <w:vAlign w:val="top"/>
          </w:tcPr>
          <w:p>
            <w:pPr>
              <w:numPr>
                <w:ilvl w:val="0"/>
                <w:numId w:val="0"/>
              </w:numPr>
              <w:jc w:val="center"/>
              <w:rPr>
                <w:ins w:id="5670" w:author="齐宁" w:date="2014-09-28T19:44:00Z"/>
                <w:rFonts w:ascii="楷体" w:hAnsi="楷体"/>
                <w:szCs w:val="21"/>
              </w:rPr>
            </w:pPr>
            <w:ins w:id="5671" w:author="齐宁" w:date="2014-09-28T19:44:00Z">
              <w:r>
                <w:rPr>
                  <w:rFonts w:hint="eastAsia"/>
                </w:rPr>
                <w:t>终端信息域</w:t>
              </w:r>
            </w:ins>
          </w:p>
        </w:tc>
        <w:tc>
          <w:tcPr>
            <w:tcW w:w="2393" w:type="dxa"/>
            <w:vAlign w:val="top"/>
          </w:tcPr>
          <w:p>
            <w:pPr>
              <w:numPr>
                <w:ilvl w:val="0"/>
                <w:numId w:val="0"/>
              </w:numPr>
              <w:jc w:val="center"/>
              <w:rPr>
                <w:ins w:id="5672" w:author="齐宁" w:date="2014-09-28T19:44:00Z"/>
                <w:szCs w:val="21"/>
              </w:rPr>
            </w:pPr>
            <w:ins w:id="5673" w:author="齐宁" w:date="2014-09-28T19:44:00Z">
              <w:r>
                <w:rPr/>
                <w:t>userMac</w:t>
              </w:r>
            </w:ins>
          </w:p>
        </w:tc>
        <w:tc>
          <w:tcPr>
            <w:tcW w:w="1493" w:type="dxa"/>
            <w:vAlign w:val="top"/>
          </w:tcPr>
          <w:p>
            <w:pPr>
              <w:numPr>
                <w:ilvl w:val="0"/>
                <w:numId w:val="0"/>
              </w:numPr>
              <w:jc w:val="center"/>
              <w:rPr>
                <w:ins w:id="5674" w:author="齐宁" w:date="2014-09-28T19:44:00Z"/>
                <w:szCs w:val="21"/>
              </w:rPr>
            </w:pPr>
            <w:ins w:id="5675" w:author="齐宁" w:date="2014-09-28T19:44:00Z">
              <w:r>
                <w:rPr/>
                <w:t>O</w:t>
              </w:r>
            </w:ins>
          </w:p>
        </w:tc>
        <w:tc>
          <w:tcPr>
            <w:tcW w:w="3097" w:type="dxa"/>
            <w:vAlign w:val="top"/>
          </w:tcPr>
          <w:p>
            <w:pPr>
              <w:numPr>
                <w:ilvl w:val="0"/>
                <w:numId w:val="0"/>
              </w:numPr>
              <w:rPr>
                <w:ins w:id="5676" w:author="齐宁" w:date="2014-09-28T19:44:00Z"/>
                <w:szCs w:val="21"/>
              </w:rPr>
            </w:pPr>
            <w:ins w:id="5677" w:author="齐宁" w:date="2014-09-28T19:44:00Z">
              <w:r>
                <w:rPr>
                  <w:rFonts w:hint="eastAsia"/>
                </w:rPr>
                <w:t>移动支付业务需要上送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679" w:author="齐宁" w:date="2014-10-29T17:01: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jc w:val="center"/>
          <w:ins w:id="5678" w:author="齐宁" w:date="2014-10-29T17:00:00Z"/>
          <w:trPrChange w:id="5679" w:author="齐宁" w:date="2014-10-29T17:01:00Z">
            <w:trPr>
              <w:jc w:val="center"/>
            </w:trPr>
          </w:trPrChange>
        </w:trPr>
        <w:tc>
          <w:tcPr>
            <w:tcW w:w="739" w:type="dxa"/>
            <w:vAlign w:val="top"/>
            <w:tcPrChange w:id="5680" w:author="齐宁" w:date="2014-10-29T17:01:00Z">
              <w:tcPr>
                <w:tcW w:w="739" w:type="dxa"/>
                <w:vAlign w:val="top"/>
              </w:tcPr>
            </w:tcPrChange>
          </w:tcPr>
          <w:p>
            <w:pPr>
              <w:pStyle w:val="120"/>
              <w:numPr>
                <w:ilvl w:val="0"/>
                <w:numId w:val="52"/>
              </w:numPr>
              <w:tabs>
                <w:tab w:val="left" w:pos="360"/>
              </w:tabs>
              <w:ind w:firstLineChars="0"/>
              <w:jc w:val="center"/>
              <w:rPr>
                <w:ins w:id="5681" w:author="齐宁" w:date="2014-10-29T17:00:00Z"/>
                <w:bCs/>
                <w:sz w:val="22"/>
              </w:rPr>
            </w:pPr>
          </w:p>
        </w:tc>
        <w:tc>
          <w:tcPr>
            <w:tcW w:w="1849" w:type="dxa"/>
            <w:vAlign w:val="center"/>
            <w:tcPrChange w:id="5682" w:author="齐宁" w:date="2014-10-29T17:01:00Z">
              <w:tcPr>
                <w:tcW w:w="1849" w:type="dxa"/>
                <w:vAlign w:val="top"/>
              </w:tcPr>
            </w:tcPrChange>
          </w:tcPr>
          <w:p>
            <w:pPr>
              <w:numPr>
                <w:ilvl w:val="0"/>
                <w:numId w:val="0"/>
              </w:numPr>
              <w:jc w:val="center"/>
              <w:rPr>
                <w:ins w:id="5683" w:author="齐宁" w:date="2014-10-29T17:00:00Z"/>
              </w:rPr>
            </w:pPr>
            <w:ins w:id="5684" w:author="齐宁" w:date="2014-10-29T17:01:00Z">
              <w:r>
                <w:rPr>
                  <w:rFonts w:hint="eastAsia"/>
                </w:rPr>
                <w:t>持卡人</w:t>
              </w:r>
            </w:ins>
            <w:ins w:id="5685" w:author="齐宁" w:date="2014-10-29T17:01:00Z">
              <w:r>
                <w:rPr/>
                <w:t>IP</w:t>
              </w:r>
            </w:ins>
          </w:p>
        </w:tc>
        <w:tc>
          <w:tcPr>
            <w:tcW w:w="2393" w:type="dxa"/>
            <w:vAlign w:val="center"/>
            <w:tcPrChange w:id="5686" w:author="齐宁" w:date="2014-10-29T17:01:00Z">
              <w:tcPr>
                <w:tcW w:w="2393" w:type="dxa"/>
                <w:vAlign w:val="top"/>
              </w:tcPr>
            </w:tcPrChange>
          </w:tcPr>
          <w:p>
            <w:pPr>
              <w:numPr>
                <w:ilvl w:val="0"/>
                <w:numId w:val="0"/>
              </w:numPr>
              <w:jc w:val="center"/>
              <w:rPr>
                <w:ins w:id="5687" w:author="齐宁" w:date="2014-10-29T17:00:00Z"/>
              </w:rPr>
            </w:pPr>
            <w:ins w:id="5688" w:author="齐宁" w:date="2014-10-29T17:01:00Z">
              <w:r>
                <w:rPr/>
                <w:t>customerIp</w:t>
              </w:r>
            </w:ins>
          </w:p>
        </w:tc>
        <w:tc>
          <w:tcPr>
            <w:tcW w:w="1493" w:type="dxa"/>
            <w:vAlign w:val="center"/>
            <w:tcPrChange w:id="5689" w:author="齐宁" w:date="2014-10-29T17:01:00Z">
              <w:tcPr>
                <w:tcW w:w="1493" w:type="dxa"/>
                <w:vAlign w:val="top"/>
              </w:tcPr>
            </w:tcPrChange>
          </w:tcPr>
          <w:p>
            <w:pPr>
              <w:numPr>
                <w:ilvl w:val="0"/>
                <w:numId w:val="0"/>
              </w:numPr>
              <w:jc w:val="center"/>
              <w:rPr>
                <w:ins w:id="5690" w:author="齐宁" w:date="2014-10-29T17:00:00Z"/>
              </w:rPr>
            </w:pPr>
            <w:ins w:id="5691" w:author="齐宁" w:date="2014-10-29T17:01:00Z">
              <w:r>
                <w:rPr/>
                <w:t>C</w:t>
              </w:r>
            </w:ins>
          </w:p>
        </w:tc>
        <w:tc>
          <w:tcPr>
            <w:tcW w:w="3097" w:type="dxa"/>
            <w:vAlign w:val="center"/>
            <w:tcPrChange w:id="5692" w:author="齐宁" w:date="2014-10-29T17:01:00Z">
              <w:tcPr>
                <w:tcW w:w="3097" w:type="dxa"/>
                <w:vAlign w:val="top"/>
              </w:tcPr>
            </w:tcPrChange>
          </w:tcPr>
          <w:p>
            <w:pPr>
              <w:numPr>
                <w:ilvl w:val="0"/>
                <w:numId w:val="0"/>
              </w:numPr>
              <w:rPr>
                <w:ins w:id="5693" w:author="齐宁" w:date="2014-10-29T17:00:00Z"/>
              </w:rPr>
            </w:pPr>
            <w:ins w:id="5694" w:author="齐宁" w:date="2014-10-29T17:01:00Z">
              <w:r>
                <w:rPr>
                  <w:rFonts w:hint="eastAsia"/>
                </w:rPr>
                <w:t>前台交易，有</w:t>
              </w:r>
            </w:ins>
            <w:ins w:id="5695" w:author="齐宁" w:date="2014-10-29T17:01:00Z">
              <w:r>
                <w:rPr/>
                <w:t>IP</w:t>
              </w:r>
            </w:ins>
            <w:ins w:id="5696" w:author="齐宁" w:date="2014-10-29T17:01:00Z">
              <w:r>
                <w:rPr>
                  <w:rFonts w:hint="eastAsia"/>
                </w:rPr>
                <w:t>防钓鱼要求的商户上送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698" w:author="齐宁" w:date="2014-10-29T17:01: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jc w:val="center"/>
          <w:ins w:id="5697" w:author="齐宁" w:date="2014-10-29T17:00:00Z"/>
          <w:trPrChange w:id="5698" w:author="齐宁" w:date="2014-10-29T17:01:00Z">
            <w:trPr>
              <w:jc w:val="center"/>
            </w:trPr>
          </w:trPrChange>
        </w:trPr>
        <w:tc>
          <w:tcPr>
            <w:tcW w:w="739" w:type="dxa"/>
            <w:vAlign w:val="top"/>
            <w:tcPrChange w:id="5699" w:author="齐宁" w:date="2014-10-29T17:01:00Z">
              <w:tcPr>
                <w:tcW w:w="739" w:type="dxa"/>
                <w:vAlign w:val="top"/>
              </w:tcPr>
            </w:tcPrChange>
          </w:tcPr>
          <w:p>
            <w:pPr>
              <w:pStyle w:val="120"/>
              <w:numPr>
                <w:ilvl w:val="0"/>
                <w:numId w:val="52"/>
              </w:numPr>
              <w:tabs>
                <w:tab w:val="left" w:pos="360"/>
              </w:tabs>
              <w:ind w:firstLineChars="0"/>
              <w:jc w:val="center"/>
              <w:rPr>
                <w:ins w:id="5700" w:author="齐宁" w:date="2014-10-29T17:00:00Z"/>
                <w:bCs/>
                <w:sz w:val="22"/>
              </w:rPr>
            </w:pPr>
          </w:p>
        </w:tc>
        <w:tc>
          <w:tcPr>
            <w:tcW w:w="1849" w:type="dxa"/>
            <w:vAlign w:val="center"/>
            <w:tcPrChange w:id="5701" w:author="齐宁" w:date="2014-10-29T17:01:00Z">
              <w:tcPr>
                <w:tcW w:w="1849" w:type="dxa"/>
                <w:vAlign w:val="top"/>
              </w:tcPr>
            </w:tcPrChange>
          </w:tcPr>
          <w:p>
            <w:pPr>
              <w:numPr>
                <w:ilvl w:val="0"/>
                <w:numId w:val="0"/>
              </w:numPr>
              <w:jc w:val="center"/>
              <w:rPr>
                <w:ins w:id="5702" w:author="齐宁" w:date="2014-10-29T17:00:00Z"/>
              </w:rPr>
            </w:pPr>
            <w:ins w:id="5703" w:author="齐宁" w:date="2014-10-29T17:01:00Z">
              <w:r>
                <w:rPr>
                  <w:rFonts w:hint="eastAsia"/>
                </w:rPr>
                <w:t>绑定标识号</w:t>
              </w:r>
            </w:ins>
          </w:p>
        </w:tc>
        <w:tc>
          <w:tcPr>
            <w:tcW w:w="2393" w:type="dxa"/>
            <w:vAlign w:val="center"/>
            <w:tcPrChange w:id="5704" w:author="齐宁" w:date="2014-10-29T17:01:00Z">
              <w:tcPr>
                <w:tcW w:w="2393" w:type="dxa"/>
                <w:vAlign w:val="top"/>
              </w:tcPr>
            </w:tcPrChange>
          </w:tcPr>
          <w:p>
            <w:pPr>
              <w:numPr>
                <w:ilvl w:val="0"/>
                <w:numId w:val="0"/>
              </w:numPr>
              <w:jc w:val="center"/>
              <w:rPr>
                <w:ins w:id="5705" w:author="齐宁" w:date="2014-10-29T17:00:00Z"/>
              </w:rPr>
            </w:pPr>
            <w:ins w:id="5706" w:author="齐宁" w:date="2014-10-29T17:01:00Z">
              <w:r>
                <w:rPr/>
                <w:t>bindId</w:t>
              </w:r>
            </w:ins>
          </w:p>
        </w:tc>
        <w:tc>
          <w:tcPr>
            <w:tcW w:w="1493" w:type="dxa"/>
            <w:vAlign w:val="center"/>
            <w:tcPrChange w:id="5707" w:author="齐宁" w:date="2014-10-29T17:01:00Z">
              <w:tcPr>
                <w:tcW w:w="1493" w:type="dxa"/>
                <w:vAlign w:val="top"/>
              </w:tcPr>
            </w:tcPrChange>
          </w:tcPr>
          <w:p>
            <w:pPr>
              <w:numPr>
                <w:ilvl w:val="0"/>
                <w:numId w:val="0"/>
              </w:numPr>
              <w:jc w:val="center"/>
              <w:rPr>
                <w:ins w:id="5708" w:author="齐宁" w:date="2014-10-29T17:00:00Z"/>
              </w:rPr>
            </w:pPr>
            <w:ins w:id="5709" w:author="齐宁" w:date="2014-10-29T17:01:00Z">
              <w:r>
                <w:rPr/>
                <w:t>O</w:t>
              </w:r>
            </w:ins>
          </w:p>
        </w:tc>
        <w:tc>
          <w:tcPr>
            <w:tcW w:w="3097" w:type="dxa"/>
            <w:vAlign w:val="center"/>
            <w:tcPrChange w:id="5710" w:author="齐宁" w:date="2014-10-29T17:01:00Z">
              <w:tcPr>
                <w:tcW w:w="3097" w:type="dxa"/>
                <w:vAlign w:val="top"/>
              </w:tcPr>
            </w:tcPrChange>
          </w:tcPr>
          <w:p>
            <w:pPr>
              <w:numPr>
                <w:ilvl w:val="0"/>
                <w:numId w:val="0"/>
              </w:numPr>
              <w:rPr>
                <w:ins w:id="5711" w:author="齐宁" w:date="2014-10-29T17:00:00Z"/>
              </w:rPr>
            </w:pPr>
            <w:ins w:id="5712" w:author="齐宁" w:date="2014-10-29T17:01:00Z">
              <w:r>
                <w:rPr>
                  <w:rFonts w:hint="eastAsia"/>
                </w:rPr>
                <w:t>绑定消费</w:t>
              </w:r>
            </w:ins>
            <w:ins w:id="5713" w:author="齐宁" w:date="2014-10-29T17:01:00Z">
              <w:r>
                <w:rPr/>
                <w:t xml:space="preserve"> </w:t>
              </w:r>
            </w:ins>
            <w:ins w:id="5714" w:author="齐宁" w:date="2014-10-29T17:01:00Z">
              <w:r>
                <w:rPr>
                  <w:rFonts w:hint="eastAsia"/>
                </w:rPr>
                <w:t>需做绑定时填写</w:t>
              </w:r>
            </w:ins>
            <w:ins w:id="5715" w:author="齐宁" w:date="2014-10-29T17:01:00Z">
              <w:r>
                <w:rPr/>
                <w:t xml:space="preserve"> </w:t>
              </w:r>
            </w:ins>
            <w:ins w:id="5716" w:author="齐宁" w:date="2014-10-29T17:01:00Z">
              <w:r>
                <w:rPr>
                  <w:rFonts w:hint="eastAsia"/>
                </w:rPr>
                <w:t>用于唯一标识绑定关系</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718" w:author="齐宁" w:date="2014-10-29T17:01: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jc w:val="center"/>
          <w:ins w:id="5717" w:author="齐宁" w:date="2014-10-29T17:00:00Z"/>
          <w:trPrChange w:id="5718" w:author="齐宁" w:date="2014-10-29T17:01:00Z">
            <w:trPr>
              <w:jc w:val="center"/>
            </w:trPr>
          </w:trPrChange>
        </w:trPr>
        <w:tc>
          <w:tcPr>
            <w:tcW w:w="739" w:type="dxa"/>
            <w:vAlign w:val="top"/>
            <w:tcPrChange w:id="5719" w:author="齐宁" w:date="2014-10-29T17:01:00Z">
              <w:tcPr>
                <w:tcW w:w="739" w:type="dxa"/>
                <w:vAlign w:val="top"/>
              </w:tcPr>
            </w:tcPrChange>
          </w:tcPr>
          <w:p>
            <w:pPr>
              <w:pStyle w:val="120"/>
              <w:numPr>
                <w:ilvl w:val="0"/>
                <w:numId w:val="52"/>
              </w:numPr>
              <w:tabs>
                <w:tab w:val="left" w:pos="360"/>
              </w:tabs>
              <w:ind w:firstLineChars="0"/>
              <w:jc w:val="center"/>
              <w:rPr>
                <w:ins w:id="5720" w:author="齐宁" w:date="2014-10-29T17:00:00Z"/>
                <w:bCs/>
                <w:sz w:val="22"/>
              </w:rPr>
            </w:pPr>
          </w:p>
        </w:tc>
        <w:tc>
          <w:tcPr>
            <w:tcW w:w="1849" w:type="dxa"/>
            <w:vAlign w:val="center"/>
            <w:tcPrChange w:id="5721" w:author="齐宁" w:date="2014-10-29T17:01:00Z">
              <w:tcPr>
                <w:tcW w:w="1849" w:type="dxa"/>
                <w:vAlign w:val="top"/>
              </w:tcPr>
            </w:tcPrChange>
          </w:tcPr>
          <w:p>
            <w:pPr>
              <w:numPr>
                <w:ilvl w:val="0"/>
                <w:numId w:val="0"/>
              </w:numPr>
              <w:jc w:val="center"/>
              <w:rPr>
                <w:ins w:id="5722" w:author="齐宁" w:date="2014-10-29T17:00:00Z"/>
              </w:rPr>
            </w:pPr>
            <w:ins w:id="5723" w:author="齐宁" w:date="2014-10-29T17:01:00Z">
              <w:r>
                <w:rPr>
                  <w:rFonts w:hint="eastAsia"/>
                </w:rPr>
                <w:t>支付卡类型</w:t>
              </w:r>
            </w:ins>
          </w:p>
        </w:tc>
        <w:tc>
          <w:tcPr>
            <w:tcW w:w="2393" w:type="dxa"/>
            <w:vAlign w:val="center"/>
            <w:tcPrChange w:id="5724" w:author="齐宁" w:date="2014-10-29T17:01:00Z">
              <w:tcPr>
                <w:tcW w:w="2393" w:type="dxa"/>
                <w:vAlign w:val="top"/>
              </w:tcPr>
            </w:tcPrChange>
          </w:tcPr>
          <w:p>
            <w:pPr>
              <w:numPr>
                <w:ilvl w:val="0"/>
                <w:numId w:val="0"/>
              </w:numPr>
              <w:jc w:val="center"/>
              <w:rPr>
                <w:ins w:id="5725" w:author="齐宁" w:date="2014-10-29T17:00:00Z"/>
              </w:rPr>
            </w:pPr>
            <w:ins w:id="5726" w:author="齐宁" w:date="2014-10-29T17:01:00Z">
              <w:r>
                <w:rPr/>
                <w:t>payCardType</w:t>
              </w:r>
            </w:ins>
          </w:p>
        </w:tc>
        <w:tc>
          <w:tcPr>
            <w:tcW w:w="1493" w:type="dxa"/>
            <w:vAlign w:val="center"/>
            <w:tcPrChange w:id="5727" w:author="齐宁" w:date="2014-10-29T17:01:00Z">
              <w:tcPr>
                <w:tcW w:w="1493" w:type="dxa"/>
                <w:vAlign w:val="top"/>
              </w:tcPr>
            </w:tcPrChange>
          </w:tcPr>
          <w:p>
            <w:pPr>
              <w:numPr>
                <w:ilvl w:val="0"/>
                <w:numId w:val="0"/>
              </w:numPr>
              <w:jc w:val="center"/>
              <w:rPr>
                <w:ins w:id="5728" w:author="齐宁" w:date="2014-10-29T17:00:00Z"/>
              </w:rPr>
            </w:pPr>
            <w:ins w:id="5729" w:author="齐宁" w:date="2014-10-29T17:01:00Z">
              <w:r>
                <w:rPr/>
                <w:t>C</w:t>
              </w:r>
            </w:ins>
          </w:p>
        </w:tc>
        <w:tc>
          <w:tcPr>
            <w:tcW w:w="3097" w:type="dxa"/>
            <w:vAlign w:val="center"/>
            <w:tcPrChange w:id="5730" w:author="齐宁" w:date="2014-10-29T17:01:00Z">
              <w:tcPr>
                <w:tcW w:w="3097" w:type="dxa"/>
                <w:vAlign w:val="top"/>
              </w:tcPr>
            </w:tcPrChange>
          </w:tcPr>
          <w:p>
            <w:pPr>
              <w:numPr>
                <w:ilvl w:val="0"/>
                <w:numId w:val="0"/>
              </w:numPr>
              <w:rPr>
                <w:ins w:id="5731" w:author="齐宁" w:date="2014-10-29T17:00:00Z"/>
              </w:rPr>
            </w:pPr>
            <w:ins w:id="5732" w:author="齐宁" w:date="2014-10-29T17:01:00Z">
              <w:r>
                <w:rPr>
                  <w:rFonts w:hint="eastAsia"/>
                </w:rPr>
                <w:t>绑定消费</w:t>
              </w:r>
            </w:ins>
            <w:ins w:id="5733" w:author="齐宁" w:date="2014-10-29T17:01:00Z">
              <w:r>
                <w:rPr/>
                <w:br/>
              </w:r>
            </w:ins>
            <w:ins w:id="5734" w:author="齐宁" w:date="2014-10-29T17:01:00Z">
              <w:r>
                <w:rPr>
                  <w:rFonts w:hint="eastAsia"/>
                </w:rPr>
                <w:t>特殊商户交易控制用（如借贷分离）</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735" w:author="齐宁" w:date="2014-09-28T19:44:00Z"/>
        </w:trPr>
        <w:tc>
          <w:tcPr>
            <w:tcW w:w="739" w:type="dxa"/>
            <w:vAlign w:val="top"/>
          </w:tcPr>
          <w:p>
            <w:pPr>
              <w:pStyle w:val="120"/>
              <w:numPr>
                <w:ilvl w:val="0"/>
                <w:numId w:val="52"/>
              </w:numPr>
              <w:tabs>
                <w:tab w:val="left" w:pos="360"/>
              </w:tabs>
              <w:ind w:firstLineChars="0"/>
              <w:jc w:val="center"/>
              <w:rPr>
                <w:ins w:id="5736" w:author="齐宁" w:date="2014-09-28T19:44:00Z"/>
                <w:bCs/>
                <w:sz w:val="22"/>
              </w:rPr>
            </w:pPr>
          </w:p>
        </w:tc>
        <w:tc>
          <w:tcPr>
            <w:tcW w:w="1849" w:type="dxa"/>
            <w:vAlign w:val="top"/>
          </w:tcPr>
          <w:p>
            <w:pPr>
              <w:numPr>
                <w:ilvl w:val="0"/>
                <w:numId w:val="0"/>
              </w:numPr>
              <w:jc w:val="center"/>
              <w:rPr>
                <w:ins w:id="5737" w:author="齐宁" w:date="2014-09-28T19:44:00Z"/>
                <w:rFonts w:ascii="楷体" w:hAnsi="楷体"/>
                <w:szCs w:val="21"/>
              </w:rPr>
            </w:pPr>
            <w:ins w:id="5738" w:author="齐宁" w:date="2014-09-28T19:44:00Z">
              <w:r>
                <w:rPr/>
                <w:t>有卡交易信息域</w:t>
              </w:r>
            </w:ins>
          </w:p>
        </w:tc>
        <w:tc>
          <w:tcPr>
            <w:tcW w:w="2393" w:type="dxa"/>
            <w:vAlign w:val="top"/>
          </w:tcPr>
          <w:p>
            <w:pPr>
              <w:numPr>
                <w:ilvl w:val="0"/>
                <w:numId w:val="0"/>
              </w:numPr>
              <w:jc w:val="center"/>
              <w:rPr>
                <w:ins w:id="5739" w:author="齐宁" w:date="2014-09-28T19:44:00Z"/>
                <w:szCs w:val="21"/>
              </w:rPr>
            </w:pPr>
            <w:ins w:id="5740" w:author="齐宁" w:date="2014-09-28T19:44:00Z">
              <w:r>
                <w:rPr>
                  <w:rFonts w:hint="eastAsia"/>
                </w:rPr>
                <w:t>c</w:t>
              </w:r>
            </w:ins>
            <w:ins w:id="5741" w:author="齐宁" w:date="2014-09-28T19:44:00Z">
              <w:r>
                <w:rPr/>
                <w:t>ardTransData</w:t>
              </w:r>
            </w:ins>
          </w:p>
        </w:tc>
        <w:tc>
          <w:tcPr>
            <w:tcW w:w="1493" w:type="dxa"/>
            <w:vAlign w:val="top"/>
          </w:tcPr>
          <w:p>
            <w:pPr>
              <w:numPr>
                <w:ilvl w:val="0"/>
                <w:numId w:val="0"/>
              </w:numPr>
              <w:jc w:val="center"/>
              <w:rPr>
                <w:ins w:id="5742" w:author="齐宁" w:date="2014-09-28T19:44:00Z"/>
                <w:szCs w:val="21"/>
              </w:rPr>
            </w:pPr>
            <w:ins w:id="5743" w:author="齐宁" w:date="2014-09-28T19:44:00Z">
              <w:r>
                <w:rPr/>
                <w:t>C</w:t>
              </w:r>
            </w:ins>
          </w:p>
        </w:tc>
        <w:tc>
          <w:tcPr>
            <w:tcW w:w="3097" w:type="dxa"/>
            <w:vAlign w:val="top"/>
          </w:tcPr>
          <w:p>
            <w:pPr>
              <w:numPr>
                <w:ilvl w:val="0"/>
                <w:numId w:val="0"/>
              </w:numPr>
              <w:rPr>
                <w:ins w:id="5744" w:author="齐宁" w:date="2014-09-28T19:44:00Z"/>
                <w:szCs w:val="21"/>
              </w:rPr>
            </w:pPr>
            <w:ins w:id="5745" w:author="齐宁" w:date="2014-09-28T19:44:00Z">
              <w:r>
                <w:rPr/>
                <w:t>有卡交易必填</w:t>
              </w:r>
            </w:ins>
            <w:ins w:id="5746" w:author="齐宁" w:date="2014-09-28T19:44:00Z">
              <w:r>
                <w:rPr/>
                <w:br/>
              </w:r>
            </w:ins>
            <w:ins w:id="5747" w:author="齐宁" w:date="2014-09-28T19:44:00Z">
              <w:r>
                <w:rPr/>
                <w:t>有卡交易信息域</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2"/>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VPC交易信息域</w:t>
            </w:r>
          </w:p>
        </w:tc>
        <w:tc>
          <w:tcPr>
            <w:tcW w:w="2393" w:type="dxa"/>
            <w:vAlign w:val="top"/>
          </w:tcPr>
          <w:p>
            <w:pPr>
              <w:numPr>
                <w:ilvl w:val="0"/>
                <w:numId w:val="0"/>
              </w:numPr>
              <w:jc w:val="center"/>
              <w:rPr>
                <w:rFonts w:ascii="楷体" w:hAnsi="楷体" w:cs="宋体"/>
                <w:szCs w:val="21"/>
              </w:rPr>
            </w:pPr>
            <w:r>
              <w:rPr>
                <w:rFonts w:hint="eastAsia" w:ascii="楷体" w:hAnsi="楷体"/>
                <w:szCs w:val="21"/>
              </w:rPr>
              <w:t>vpcTransData</w:t>
            </w:r>
          </w:p>
        </w:tc>
        <w:tc>
          <w:tcPr>
            <w:tcW w:w="1493" w:type="dxa"/>
            <w:vAlign w:val="top"/>
          </w:tcPr>
          <w:p>
            <w:pPr>
              <w:numPr>
                <w:ilvl w:val="0"/>
                <w:numId w:val="0"/>
              </w:numPr>
              <w:jc w:val="center"/>
              <w:rPr>
                <w:rFonts w:ascii="楷体" w:hAnsi="楷体" w:cs="宋体"/>
                <w:szCs w:val="21"/>
              </w:rPr>
            </w:pPr>
            <w:r>
              <w:rPr>
                <w:rFonts w:hint="eastAsia" w:ascii="楷体" w:hAnsi="楷体"/>
                <w:szCs w:val="21"/>
              </w:rPr>
              <w:t>C</w:t>
            </w:r>
          </w:p>
        </w:tc>
        <w:tc>
          <w:tcPr>
            <w:tcW w:w="3097" w:type="dxa"/>
            <w:vAlign w:val="top"/>
          </w:tcPr>
          <w:p>
            <w:pPr>
              <w:numPr>
                <w:ilvl w:val="0"/>
                <w:numId w:val="0"/>
              </w:numPr>
              <w:tabs>
                <w:tab w:val="left" w:pos="360"/>
                <w:tab w:val="left" w:pos="784"/>
              </w:tabs>
              <w:spacing w:line="0" w:lineRule="atLeast"/>
              <w:outlineLvl w:val="4"/>
              <w:rPr>
                <w:rFonts w:ascii="Times New Roman" w:hAnsi="Times New Roman" w:eastAsia="宋体" w:cs="Times New Roman"/>
                <w:szCs w:val="20"/>
                <w:rPrChange w:id="5749" w:author="吴潇" w:date="2014-12-23T08:53:00Z">
                  <w:rPr>
                    <w:rFonts w:ascii="楷体" w:hAnsi="楷体" w:eastAsia="黑体" w:cs="宋体"/>
                    <w:szCs w:val="21"/>
                  </w:rPr>
                </w:rPrChange>
              </w:rPr>
              <w:pPrChange w:id="5748" w:author="吴潇" w:date="2014-12-23T08:53:00Z">
                <w:pPr>
                  <w:numPr>
                    <w:ilvl w:val="0"/>
                    <w:numId w:val="0"/>
                  </w:numPr>
                  <w:tabs>
                    <w:tab w:val="clear" w:pos="360"/>
                    <w:tab w:val="clear" w:pos="784"/>
                  </w:tabs>
                  <w:outlineLvl w:val="4"/>
                </w:pPr>
              </w:pPrChange>
            </w:pPr>
            <w:r>
              <w:rPr>
                <w:rFonts w:hint="eastAsia" w:ascii="Times New Roman" w:hAnsi="Times New Roman"/>
                <w:szCs w:val="20"/>
                <w:rPrChange w:id="5750" w:author="吴潇" w:date="2014-12-23T08:53:00Z">
                  <w:rPr>
                    <w:rFonts w:hint="eastAsia" w:ascii="楷体" w:hAnsi="楷体"/>
                    <w:szCs w:val="21"/>
                  </w:rPr>
                </w:rPrChange>
              </w:rPr>
              <w:t>渠道类型为语音支付时使用</w:t>
            </w:r>
            <w:r>
              <w:rPr>
                <w:rFonts w:ascii="Times New Roman" w:hAnsi="Times New Roman"/>
                <w:szCs w:val="20"/>
                <w:rPrChange w:id="5751" w:author="吴潇" w:date="2014-12-23T08:53:00Z">
                  <w:rPr>
                    <w:rFonts w:ascii="楷体" w:hAnsi="楷体"/>
                    <w:szCs w:val="21"/>
                  </w:rPr>
                </w:rPrChange>
              </w:rPr>
              <w:br/>
            </w:r>
            <w:r>
              <w:rPr>
                <w:rFonts w:hint="eastAsia" w:ascii="Times New Roman" w:hAnsi="Times New Roman"/>
                <w:szCs w:val="20"/>
                <w:rPrChange w:id="5752" w:author="吴潇" w:date="2014-12-23T08:53:00Z">
                  <w:rPr>
                    <w:rFonts w:hint="eastAsia" w:ascii="楷体" w:hAnsi="楷体"/>
                    <w:szCs w:val="21"/>
                  </w:rPr>
                </w:rPrChange>
              </w:rPr>
              <w:t>用法见</w:t>
            </w:r>
            <w:r>
              <w:rPr>
                <w:rFonts w:ascii="Times New Roman" w:hAnsi="Times New Roman"/>
                <w:szCs w:val="20"/>
                <w:rPrChange w:id="5753" w:author="吴潇" w:date="2014-12-23T08:53:00Z">
                  <w:rPr>
                    <w:rFonts w:ascii="楷体" w:hAnsi="楷体"/>
                    <w:szCs w:val="21"/>
                  </w:rPr>
                </w:rPrChange>
              </w:rPr>
              <w:t>VPC</w:t>
            </w:r>
            <w:r>
              <w:rPr>
                <w:rFonts w:hint="eastAsia" w:ascii="Times New Roman" w:hAnsi="Times New Roman"/>
                <w:szCs w:val="20"/>
                <w:rPrChange w:id="5754" w:author="吴潇" w:date="2014-12-23T08:53:00Z">
                  <w:rPr>
                    <w:rFonts w:hint="eastAsia" w:ascii="楷体" w:hAnsi="楷体"/>
                    <w:szCs w:val="21"/>
                  </w:rPr>
                </w:rPrChange>
              </w:rPr>
              <w:t>交易信息组合域子域用法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ins w:id="5755" w:author="齐宁" w:date="2014-09-28T19:45:00Z"/>
        </w:trPr>
        <w:tc>
          <w:tcPr>
            <w:tcW w:w="739" w:type="dxa"/>
            <w:vAlign w:val="top"/>
          </w:tcPr>
          <w:p>
            <w:pPr>
              <w:pStyle w:val="120"/>
              <w:numPr>
                <w:ilvl w:val="0"/>
                <w:numId w:val="52"/>
              </w:numPr>
              <w:tabs>
                <w:tab w:val="left" w:pos="360"/>
              </w:tabs>
              <w:ind w:firstLineChars="0"/>
              <w:jc w:val="center"/>
              <w:rPr>
                <w:ins w:id="5756" w:author="齐宁" w:date="2014-09-28T19:45:00Z"/>
                <w:bCs/>
                <w:sz w:val="22"/>
              </w:rPr>
            </w:pPr>
          </w:p>
        </w:tc>
        <w:tc>
          <w:tcPr>
            <w:tcW w:w="1849" w:type="dxa"/>
            <w:vAlign w:val="top"/>
          </w:tcPr>
          <w:p>
            <w:pPr>
              <w:numPr>
                <w:ilvl w:val="0"/>
                <w:numId w:val="0"/>
              </w:numPr>
              <w:jc w:val="center"/>
              <w:rPr>
                <w:ins w:id="5757" w:author="齐宁" w:date="2014-09-28T19:45:00Z"/>
                <w:rFonts w:ascii="楷体" w:hAnsi="楷体"/>
                <w:szCs w:val="21"/>
              </w:rPr>
            </w:pPr>
            <w:ins w:id="5758" w:author="齐宁" w:date="2014-09-28T19:45:00Z">
              <w:r>
                <w:rPr>
                  <w:rFonts w:hint="eastAsia"/>
                </w:rPr>
                <w:t>订单描述</w:t>
              </w:r>
            </w:ins>
          </w:p>
        </w:tc>
        <w:tc>
          <w:tcPr>
            <w:tcW w:w="2393" w:type="dxa"/>
            <w:vAlign w:val="top"/>
          </w:tcPr>
          <w:p>
            <w:pPr>
              <w:numPr>
                <w:ilvl w:val="0"/>
                <w:numId w:val="0"/>
              </w:numPr>
              <w:jc w:val="center"/>
              <w:rPr>
                <w:ins w:id="5759" w:author="齐宁" w:date="2014-09-28T19:45:00Z"/>
                <w:rFonts w:ascii="楷体" w:hAnsi="楷体"/>
                <w:szCs w:val="21"/>
              </w:rPr>
            </w:pPr>
            <w:ins w:id="5760" w:author="齐宁" w:date="2014-09-28T19:45:00Z">
              <w:r>
                <w:rPr/>
                <w:t>orderDesc</w:t>
              </w:r>
            </w:ins>
          </w:p>
        </w:tc>
        <w:tc>
          <w:tcPr>
            <w:tcW w:w="1493" w:type="dxa"/>
            <w:vAlign w:val="top"/>
          </w:tcPr>
          <w:p>
            <w:pPr>
              <w:numPr>
                <w:ilvl w:val="0"/>
                <w:numId w:val="0"/>
              </w:numPr>
              <w:jc w:val="center"/>
              <w:rPr>
                <w:ins w:id="5761" w:author="齐宁" w:date="2014-09-28T19:45:00Z"/>
                <w:rFonts w:ascii="楷体" w:hAnsi="楷体"/>
                <w:szCs w:val="21"/>
              </w:rPr>
            </w:pPr>
            <w:ins w:id="5762" w:author="齐宁" w:date="2014-09-28T19:45:00Z">
              <w:r>
                <w:rPr/>
                <w:t>C</w:t>
              </w:r>
            </w:ins>
          </w:p>
        </w:tc>
        <w:tc>
          <w:tcPr>
            <w:tcW w:w="3097" w:type="dxa"/>
            <w:vAlign w:val="top"/>
          </w:tcPr>
          <w:p>
            <w:pPr>
              <w:numPr>
                <w:ilvl w:val="0"/>
                <w:numId w:val="0"/>
              </w:numPr>
              <w:rPr>
                <w:ins w:id="5763" w:author="齐宁" w:date="2014-09-28T19:45:00Z"/>
                <w:rFonts w:ascii="楷体" w:hAnsi="楷体"/>
                <w:szCs w:val="21"/>
              </w:rPr>
            </w:pPr>
            <w:ins w:id="5764" w:author="齐宁" w:date="2014-09-28T19:45:00Z">
              <w:r>
                <w:rPr>
                  <w:rFonts w:hint="eastAsia"/>
                </w:rPr>
                <w:t>移动支付上送</w:t>
              </w:r>
            </w:ins>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应答报文（同步应答）</w:t>
      </w:r>
    </w:p>
    <w:p>
      <w:pPr>
        <w:pStyle w:val="66"/>
        <w:ind w:firstLine="420"/>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spacing w:line="0" w:lineRule="atLeast"/>
              <w:jc w:val="center"/>
            </w:pPr>
            <w:r>
              <w:rPr>
                <w:rFonts w:hint="eastAsia"/>
              </w:rPr>
              <w:t>版本号</w:t>
            </w:r>
          </w:p>
        </w:tc>
        <w:tc>
          <w:tcPr>
            <w:tcW w:w="2393" w:type="dxa"/>
            <w:vAlign w:val="center"/>
          </w:tcPr>
          <w:p>
            <w:pPr>
              <w:numPr>
                <w:ilvl w:val="0"/>
                <w:numId w:val="0"/>
              </w:numPr>
              <w:spacing w:line="0" w:lineRule="atLeast"/>
              <w:jc w:val="center"/>
            </w:pPr>
            <w:r>
              <w:t>version</w:t>
            </w:r>
          </w:p>
        </w:tc>
        <w:tc>
          <w:tcPr>
            <w:tcW w:w="1493" w:type="dxa"/>
            <w:vAlign w:val="center"/>
          </w:tcPr>
          <w:p>
            <w:pPr>
              <w:numPr>
                <w:ilvl w:val="0"/>
                <w:numId w:val="0"/>
              </w:numPr>
              <w:spacing w:line="0" w:lineRule="atLeast"/>
              <w:jc w:val="center"/>
            </w:pPr>
            <w:r>
              <w:t>R</w:t>
            </w:r>
          </w:p>
        </w:tc>
        <w:tc>
          <w:tcPr>
            <w:tcW w:w="3097" w:type="dxa"/>
            <w:vAlign w:val="center"/>
          </w:tcPr>
          <w:p>
            <w:pPr>
              <w:numPr>
                <w:ilvl w:val="0"/>
                <w:numId w:val="0"/>
              </w:numPr>
              <w:spacing w:line="0" w:lineRule="atLeast"/>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编码方式</w:t>
            </w:r>
          </w:p>
        </w:tc>
        <w:tc>
          <w:tcPr>
            <w:tcW w:w="2393" w:type="dxa"/>
            <w:vAlign w:val="center"/>
          </w:tcPr>
          <w:p>
            <w:pPr>
              <w:numPr>
                <w:ilvl w:val="0"/>
                <w:numId w:val="0"/>
              </w:numPr>
              <w:jc w:val="center"/>
            </w:pPr>
            <w:r>
              <w:t>encoding</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证书</w:t>
            </w:r>
            <w:r>
              <w:t>ID</w:t>
            </w:r>
          </w:p>
        </w:tc>
        <w:tc>
          <w:tcPr>
            <w:tcW w:w="2393" w:type="dxa"/>
            <w:vAlign w:val="center"/>
          </w:tcPr>
          <w:p>
            <w:pPr>
              <w:numPr>
                <w:ilvl w:val="0"/>
                <w:numId w:val="0"/>
              </w:numPr>
              <w:jc w:val="center"/>
            </w:pPr>
            <w:r>
              <w:t>certId</w:t>
            </w:r>
          </w:p>
        </w:tc>
        <w:tc>
          <w:tcPr>
            <w:tcW w:w="1493" w:type="dxa"/>
            <w:vAlign w:val="center"/>
          </w:tcPr>
          <w:p>
            <w:pPr>
              <w:numPr>
                <w:ilvl w:val="0"/>
                <w:numId w:val="0"/>
              </w:numPr>
              <w:jc w:val="center"/>
            </w:pPr>
            <w:r>
              <w:t>M</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签名</w:t>
            </w:r>
          </w:p>
        </w:tc>
        <w:tc>
          <w:tcPr>
            <w:tcW w:w="2393" w:type="dxa"/>
            <w:vAlign w:val="center"/>
          </w:tcPr>
          <w:p>
            <w:pPr>
              <w:numPr>
                <w:ilvl w:val="0"/>
                <w:numId w:val="0"/>
              </w:numPr>
              <w:jc w:val="center"/>
            </w:pPr>
            <w:r>
              <w:t>signature</w:t>
            </w:r>
          </w:p>
        </w:tc>
        <w:tc>
          <w:tcPr>
            <w:tcW w:w="1493" w:type="dxa"/>
            <w:vAlign w:val="center"/>
          </w:tcPr>
          <w:p>
            <w:pPr>
              <w:numPr>
                <w:ilvl w:val="0"/>
                <w:numId w:val="0"/>
              </w:numPr>
              <w:jc w:val="center"/>
            </w:pPr>
            <w:r>
              <w:t>M</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签名方法</w:t>
            </w:r>
          </w:p>
        </w:tc>
        <w:tc>
          <w:tcPr>
            <w:tcW w:w="2393" w:type="dxa"/>
            <w:vAlign w:val="center"/>
          </w:tcPr>
          <w:p>
            <w:pPr>
              <w:numPr>
                <w:ilvl w:val="0"/>
                <w:numId w:val="0"/>
              </w:numPr>
              <w:jc w:val="center"/>
            </w:pPr>
            <w:r>
              <w:t>signMethod</w:t>
            </w:r>
          </w:p>
        </w:tc>
        <w:tc>
          <w:tcPr>
            <w:tcW w:w="1493" w:type="dxa"/>
            <w:vAlign w:val="center"/>
          </w:tcPr>
          <w:p>
            <w:pPr>
              <w:numPr>
                <w:ilvl w:val="0"/>
                <w:numId w:val="0"/>
              </w:numPr>
              <w:jc w:val="center"/>
            </w:pPr>
            <w:r>
              <w:t>M</w:t>
            </w:r>
          </w:p>
        </w:tc>
        <w:tc>
          <w:tcPr>
            <w:tcW w:w="3097"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交易类型</w:t>
            </w:r>
          </w:p>
        </w:tc>
        <w:tc>
          <w:tcPr>
            <w:tcW w:w="2393" w:type="dxa"/>
            <w:vAlign w:val="center"/>
          </w:tcPr>
          <w:p>
            <w:pPr>
              <w:numPr>
                <w:ilvl w:val="0"/>
                <w:numId w:val="0"/>
              </w:numPr>
              <w:jc w:val="center"/>
            </w:pPr>
            <w:r>
              <w:t>txnType</w:t>
            </w:r>
          </w:p>
        </w:tc>
        <w:tc>
          <w:tcPr>
            <w:tcW w:w="1493" w:type="dxa"/>
            <w:vAlign w:val="center"/>
          </w:tcPr>
          <w:p>
            <w:pPr>
              <w:numPr>
                <w:ilvl w:val="0"/>
                <w:numId w:val="0"/>
              </w:numPr>
              <w:jc w:val="center"/>
            </w:pPr>
            <w:r>
              <w:t>R</w:t>
            </w:r>
          </w:p>
        </w:tc>
        <w:tc>
          <w:tcPr>
            <w:tcW w:w="3097" w:type="dxa"/>
            <w:vAlign w:val="center"/>
          </w:tcPr>
          <w:p>
            <w:pPr>
              <w:numPr>
                <w:ilvl w:val="0"/>
                <w:numId w:val="0"/>
              </w:numPr>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交易子类</w:t>
            </w:r>
          </w:p>
        </w:tc>
        <w:tc>
          <w:tcPr>
            <w:tcW w:w="2393" w:type="dxa"/>
            <w:vAlign w:val="center"/>
          </w:tcPr>
          <w:p>
            <w:pPr>
              <w:numPr>
                <w:ilvl w:val="0"/>
                <w:numId w:val="0"/>
              </w:numPr>
              <w:jc w:val="center"/>
            </w:pPr>
            <w:r>
              <w:t>txnSubType</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产品类型</w:t>
            </w:r>
          </w:p>
        </w:tc>
        <w:tc>
          <w:tcPr>
            <w:tcW w:w="2393" w:type="dxa"/>
            <w:vAlign w:val="center"/>
          </w:tcPr>
          <w:p>
            <w:pPr>
              <w:numPr>
                <w:ilvl w:val="0"/>
                <w:numId w:val="0"/>
              </w:numPr>
              <w:jc w:val="center"/>
            </w:pPr>
            <w:r>
              <w:t>bizType</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接入类型</w:t>
            </w:r>
          </w:p>
        </w:tc>
        <w:tc>
          <w:tcPr>
            <w:tcW w:w="2393" w:type="dxa"/>
            <w:vAlign w:val="center"/>
          </w:tcPr>
          <w:p>
            <w:pPr>
              <w:numPr>
                <w:ilvl w:val="0"/>
                <w:numId w:val="0"/>
              </w:numPr>
              <w:jc w:val="center"/>
            </w:pPr>
            <w:r>
              <w:t>accessType</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5765" w:author="齐宁" w:date="2014-09-28T19:25:00Z"/>
        </w:trPr>
        <w:tc>
          <w:tcPr>
            <w:tcW w:w="739" w:type="dxa"/>
            <w:vAlign w:val="center"/>
          </w:tcPr>
          <w:p>
            <w:pPr>
              <w:pStyle w:val="120"/>
              <w:numPr>
                <w:ilvl w:val="0"/>
                <w:numId w:val="53"/>
              </w:numPr>
              <w:tabs>
                <w:tab w:val="left" w:pos="360"/>
              </w:tabs>
              <w:ind w:firstLineChars="0"/>
              <w:jc w:val="center"/>
              <w:rPr>
                <w:del w:id="5766" w:author="齐宁" w:date="2014-09-28T19:25:00Z"/>
                <w:bCs/>
                <w:sz w:val="22"/>
              </w:rPr>
            </w:pPr>
          </w:p>
        </w:tc>
        <w:tc>
          <w:tcPr>
            <w:tcW w:w="1849" w:type="dxa"/>
            <w:vAlign w:val="center"/>
          </w:tcPr>
          <w:p>
            <w:pPr>
              <w:numPr>
                <w:ilvl w:val="0"/>
                <w:numId w:val="0"/>
              </w:numPr>
              <w:jc w:val="center"/>
              <w:rPr>
                <w:del w:id="5767" w:author="齐宁" w:date="2014-09-28T19:25:00Z"/>
              </w:rPr>
            </w:pPr>
            <w:del w:id="5768" w:author="齐宁" w:date="2014-09-28T19:25:00Z">
              <w:r>
                <w:rPr>
                  <w:rFonts w:hint="eastAsia"/>
                </w:rPr>
                <w:delText>收单机构代码</w:delText>
              </w:r>
            </w:del>
          </w:p>
        </w:tc>
        <w:tc>
          <w:tcPr>
            <w:tcW w:w="2393" w:type="dxa"/>
            <w:vAlign w:val="center"/>
          </w:tcPr>
          <w:p>
            <w:pPr>
              <w:numPr>
                <w:ilvl w:val="0"/>
                <w:numId w:val="0"/>
              </w:numPr>
              <w:jc w:val="center"/>
              <w:rPr>
                <w:del w:id="5769" w:author="齐宁" w:date="2014-09-28T19:25:00Z"/>
              </w:rPr>
            </w:pPr>
            <w:del w:id="5770" w:author="齐宁" w:date="2014-09-28T19:25:00Z">
              <w:r>
                <w:rPr/>
                <w:delText>acqInsCode</w:delText>
              </w:r>
            </w:del>
          </w:p>
        </w:tc>
        <w:tc>
          <w:tcPr>
            <w:tcW w:w="1493" w:type="dxa"/>
            <w:vAlign w:val="center"/>
          </w:tcPr>
          <w:p>
            <w:pPr>
              <w:numPr>
                <w:ilvl w:val="0"/>
                <w:numId w:val="0"/>
              </w:numPr>
              <w:jc w:val="center"/>
              <w:rPr>
                <w:del w:id="5771" w:author="齐宁" w:date="2014-09-28T19:25:00Z"/>
              </w:rPr>
            </w:pPr>
            <w:del w:id="5772" w:author="齐宁" w:date="2014-09-28T19:25:00Z">
              <w:r>
                <w:rPr/>
                <w:delText>R</w:delText>
              </w:r>
            </w:del>
          </w:p>
        </w:tc>
        <w:tc>
          <w:tcPr>
            <w:tcW w:w="3097" w:type="dxa"/>
            <w:vAlign w:val="center"/>
          </w:tcPr>
          <w:p>
            <w:pPr>
              <w:numPr>
                <w:ilvl w:val="0"/>
                <w:numId w:val="0"/>
              </w:numPr>
              <w:rPr>
                <w:del w:id="5773" w:author="齐宁" w:date="2014-09-28T19:25:00Z"/>
              </w:rPr>
            </w:pPr>
            <w:del w:id="5774" w:author="齐宁" w:date="2014-09-28T19:25: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商户代码</w:t>
            </w:r>
          </w:p>
        </w:tc>
        <w:tc>
          <w:tcPr>
            <w:tcW w:w="2393" w:type="dxa"/>
            <w:vAlign w:val="center"/>
          </w:tcPr>
          <w:p>
            <w:pPr>
              <w:numPr>
                <w:ilvl w:val="0"/>
                <w:numId w:val="0"/>
              </w:numPr>
              <w:jc w:val="center"/>
            </w:pPr>
            <w:r>
              <w:t>merId</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商户订单号</w:t>
            </w:r>
          </w:p>
        </w:tc>
        <w:tc>
          <w:tcPr>
            <w:tcW w:w="2393" w:type="dxa"/>
            <w:vAlign w:val="center"/>
          </w:tcPr>
          <w:p>
            <w:pPr>
              <w:numPr>
                <w:ilvl w:val="0"/>
                <w:numId w:val="0"/>
              </w:numPr>
              <w:jc w:val="center"/>
            </w:pPr>
            <w:r>
              <w:t>orderId</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订单发送时间</w:t>
            </w:r>
          </w:p>
        </w:tc>
        <w:tc>
          <w:tcPr>
            <w:tcW w:w="2393" w:type="dxa"/>
            <w:vAlign w:val="center"/>
          </w:tcPr>
          <w:p>
            <w:pPr>
              <w:numPr>
                <w:ilvl w:val="0"/>
                <w:numId w:val="0"/>
              </w:numPr>
              <w:jc w:val="center"/>
            </w:pPr>
            <w:r>
              <w:t>txnTime</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帐号</w:t>
            </w:r>
          </w:p>
        </w:tc>
        <w:tc>
          <w:tcPr>
            <w:tcW w:w="2393" w:type="dxa"/>
            <w:vAlign w:val="center"/>
          </w:tcPr>
          <w:p>
            <w:pPr>
              <w:numPr>
                <w:ilvl w:val="0"/>
                <w:numId w:val="0"/>
              </w:numPr>
              <w:jc w:val="center"/>
            </w:pPr>
            <w:r>
              <w:t>accNo</w:t>
            </w:r>
          </w:p>
        </w:tc>
        <w:tc>
          <w:tcPr>
            <w:tcW w:w="1493" w:type="dxa"/>
            <w:vAlign w:val="center"/>
          </w:tcPr>
          <w:p>
            <w:pPr>
              <w:numPr>
                <w:ilvl w:val="0"/>
                <w:numId w:val="0"/>
              </w:numPr>
              <w:jc w:val="center"/>
            </w:pPr>
            <w:del w:id="5775" w:author="齐宁" w:date="2014-09-28T19:46:00Z">
              <w:r>
                <w:rPr/>
                <w:delText>R</w:delText>
              </w:r>
            </w:del>
            <w:ins w:id="5776" w:author="齐宁" w:date="2014-09-28T19:46:00Z">
              <w:r>
                <w:rPr>
                  <w:rFonts w:hint="eastAsia"/>
                </w:rPr>
                <w:t>C</w:t>
              </w:r>
            </w:ins>
          </w:p>
        </w:tc>
        <w:tc>
          <w:tcPr>
            <w:tcW w:w="3097" w:type="dxa"/>
            <w:vAlign w:val="center"/>
          </w:tcPr>
          <w:p>
            <w:pPr>
              <w:numPr>
                <w:ilvl w:val="0"/>
                <w:numId w:val="0"/>
              </w:numPr>
            </w:pPr>
            <w:del w:id="5777" w:author="吴潇" w:date="2014-12-23T08:54:00Z">
              <w:r>
                <w:rPr/>
                <w:delText>　</w:delText>
              </w:r>
            </w:del>
            <w:ins w:id="5778" w:author="齐宁" w:date="2014-09-28T19:46:00Z">
              <w:r>
                <w:rPr>
                  <w:rFonts w:hint="eastAsia"/>
                </w:rPr>
                <w:t>特殊商户需要时返回用户支付使用的卡号</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交易金额</w:t>
            </w:r>
          </w:p>
        </w:tc>
        <w:tc>
          <w:tcPr>
            <w:tcW w:w="2393" w:type="dxa"/>
            <w:vAlign w:val="center"/>
          </w:tcPr>
          <w:p>
            <w:pPr>
              <w:numPr>
                <w:ilvl w:val="0"/>
                <w:numId w:val="0"/>
              </w:numPr>
              <w:jc w:val="center"/>
            </w:pPr>
            <w:r>
              <w:t>txnAmt</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交易币种</w:t>
            </w:r>
          </w:p>
        </w:tc>
        <w:tc>
          <w:tcPr>
            <w:tcW w:w="2393" w:type="dxa"/>
            <w:vAlign w:val="center"/>
          </w:tcPr>
          <w:p>
            <w:pPr>
              <w:numPr>
                <w:ilvl w:val="0"/>
                <w:numId w:val="0"/>
              </w:numPr>
              <w:jc w:val="center"/>
            </w:pPr>
            <w:r>
              <w:t>currencyCode</w:t>
            </w:r>
          </w:p>
        </w:tc>
        <w:tc>
          <w:tcPr>
            <w:tcW w:w="1493" w:type="dxa"/>
            <w:vAlign w:val="center"/>
          </w:tcPr>
          <w:p>
            <w:pPr>
              <w:numPr>
                <w:ilvl w:val="0"/>
                <w:numId w:val="0"/>
              </w:numPr>
              <w:jc w:val="center"/>
            </w:pPr>
            <w:del w:id="5779" w:author="齐宁" w:date="2014-09-28T19:33:00Z">
              <w:r>
                <w:rPr/>
                <w:delText>R</w:delText>
              </w:r>
            </w:del>
            <w:ins w:id="5780" w:author="齐宁" w:date="2014-09-28T19:34:00Z">
              <w:r>
                <w:rPr>
                  <w:rFonts w:hint="eastAsia"/>
                </w:rPr>
                <w:t>M</w:t>
              </w:r>
            </w:ins>
          </w:p>
        </w:tc>
        <w:tc>
          <w:tcPr>
            <w:tcW w:w="3097" w:type="dxa"/>
            <w:vAlign w:val="center"/>
          </w:tcPr>
          <w:p>
            <w:pPr>
              <w:numPr>
                <w:ilvl w:val="0"/>
                <w:numId w:val="0"/>
              </w:numPr>
            </w:pPr>
            <w:r>
              <w:rPr>
                <w:rFonts w:hint="eastAsia"/>
              </w:rPr>
              <w:t>默认为</w:t>
            </w:r>
            <w: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请求方保留域</w:t>
            </w:r>
          </w:p>
        </w:tc>
        <w:tc>
          <w:tcPr>
            <w:tcW w:w="2393" w:type="dxa"/>
            <w:vAlign w:val="center"/>
          </w:tcPr>
          <w:p>
            <w:pPr>
              <w:numPr>
                <w:ilvl w:val="0"/>
                <w:numId w:val="0"/>
              </w:numPr>
              <w:jc w:val="center"/>
            </w:pPr>
            <w:r>
              <w:t>reqReserved</w:t>
            </w:r>
          </w:p>
        </w:tc>
        <w:tc>
          <w:tcPr>
            <w:tcW w:w="1493" w:type="dxa"/>
            <w:vAlign w:val="center"/>
          </w:tcPr>
          <w:p>
            <w:pPr>
              <w:numPr>
                <w:ilvl w:val="0"/>
                <w:numId w:val="0"/>
              </w:numPr>
              <w:jc w:val="center"/>
            </w:pPr>
            <w:r>
              <w:t>R</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保留域</w:t>
            </w:r>
          </w:p>
        </w:tc>
        <w:tc>
          <w:tcPr>
            <w:tcW w:w="2393" w:type="dxa"/>
            <w:vAlign w:val="center"/>
          </w:tcPr>
          <w:p>
            <w:pPr>
              <w:numPr>
                <w:ilvl w:val="0"/>
                <w:numId w:val="0"/>
              </w:numPr>
              <w:jc w:val="center"/>
            </w:pPr>
            <w:r>
              <w:t>reserved</w:t>
            </w:r>
          </w:p>
        </w:tc>
        <w:tc>
          <w:tcPr>
            <w:tcW w:w="1493" w:type="dxa"/>
            <w:vAlign w:val="center"/>
          </w:tcPr>
          <w:p>
            <w:pPr>
              <w:numPr>
                <w:ilvl w:val="0"/>
                <w:numId w:val="0"/>
              </w:numPr>
              <w:jc w:val="center"/>
            </w:pPr>
            <w:r>
              <w:t>O</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交易查询流水号</w:t>
            </w:r>
          </w:p>
        </w:tc>
        <w:tc>
          <w:tcPr>
            <w:tcW w:w="2393" w:type="dxa"/>
            <w:vAlign w:val="center"/>
          </w:tcPr>
          <w:p>
            <w:pPr>
              <w:numPr>
                <w:ilvl w:val="0"/>
                <w:numId w:val="0"/>
              </w:numPr>
              <w:jc w:val="center"/>
            </w:pPr>
            <w:r>
              <w:t>queryId</w:t>
            </w:r>
          </w:p>
        </w:tc>
        <w:tc>
          <w:tcPr>
            <w:tcW w:w="1493" w:type="dxa"/>
            <w:vAlign w:val="center"/>
          </w:tcPr>
          <w:p>
            <w:pPr>
              <w:numPr>
                <w:ilvl w:val="0"/>
                <w:numId w:val="0"/>
              </w:numPr>
              <w:jc w:val="center"/>
            </w:pPr>
            <w:r>
              <w:t>M</w:t>
            </w:r>
          </w:p>
        </w:tc>
        <w:tc>
          <w:tcPr>
            <w:tcW w:w="3097" w:type="dxa"/>
            <w:vAlign w:val="center"/>
          </w:tcPr>
          <w:p>
            <w:pPr>
              <w:numPr>
                <w:ilvl w:val="0"/>
                <w:numId w:val="0"/>
              </w:numPr>
            </w:pPr>
            <w:del w:id="5781" w:author="齐宁" w:date="2014-09-28T19:37:00Z">
              <w:r>
                <w:rPr>
                  <w:rFonts w:hint="eastAsia"/>
                </w:rPr>
                <w:delText>消费</w:delText>
              </w:r>
            </w:del>
            <w:ins w:id="5782" w:author="齐宁" w:date="2014-09-28T19:37:00Z">
              <w:r>
                <w:rPr>
                  <w:rFonts w:hint="eastAsia"/>
                </w:rPr>
                <w:t>预授权</w:t>
              </w:r>
            </w:ins>
            <w:r>
              <w:rPr>
                <w:rFonts w:hint="eastAsia"/>
              </w:rPr>
              <w:t>交易的流水号，供后续查询用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jc w:val="center"/>
            </w:pPr>
            <w:r>
              <w:rPr>
                <w:rFonts w:hint="eastAsia"/>
              </w:rPr>
              <w:t>响应码</w:t>
            </w:r>
          </w:p>
        </w:tc>
        <w:tc>
          <w:tcPr>
            <w:tcW w:w="2393" w:type="dxa"/>
            <w:vAlign w:val="center"/>
          </w:tcPr>
          <w:p>
            <w:pPr>
              <w:numPr>
                <w:ilvl w:val="0"/>
                <w:numId w:val="0"/>
              </w:numPr>
              <w:jc w:val="center"/>
            </w:pPr>
            <w:r>
              <w:t>respCode</w:t>
            </w:r>
          </w:p>
        </w:tc>
        <w:tc>
          <w:tcPr>
            <w:tcW w:w="1493" w:type="dxa"/>
            <w:vAlign w:val="center"/>
          </w:tcPr>
          <w:p>
            <w:pPr>
              <w:numPr>
                <w:ilvl w:val="0"/>
                <w:numId w:val="0"/>
              </w:numPr>
              <w:jc w:val="center"/>
            </w:pPr>
            <w:r>
              <w:t>M</w:t>
            </w:r>
          </w:p>
        </w:tc>
        <w:tc>
          <w:tcPr>
            <w:tcW w:w="3097"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top"/>
          </w:tcPr>
          <w:p>
            <w:pPr>
              <w:numPr>
                <w:ilvl w:val="0"/>
                <w:numId w:val="0"/>
              </w:numPr>
              <w:jc w:val="center"/>
            </w:pPr>
            <w:r>
              <w:rPr>
                <w:rFonts w:hint="eastAsia"/>
              </w:rPr>
              <w:t>应答信息</w:t>
            </w:r>
          </w:p>
        </w:tc>
        <w:tc>
          <w:tcPr>
            <w:tcW w:w="2393" w:type="dxa"/>
            <w:vAlign w:val="top"/>
          </w:tcPr>
          <w:p>
            <w:pPr>
              <w:numPr>
                <w:ilvl w:val="0"/>
                <w:numId w:val="0"/>
              </w:numPr>
              <w:jc w:val="center"/>
            </w:pPr>
            <w:r>
              <w:t>respMsg</w:t>
            </w:r>
          </w:p>
        </w:tc>
        <w:tc>
          <w:tcPr>
            <w:tcW w:w="1493" w:type="dxa"/>
            <w:vAlign w:val="top"/>
          </w:tcPr>
          <w:p>
            <w:pPr>
              <w:numPr>
                <w:ilvl w:val="0"/>
                <w:numId w:val="0"/>
              </w:numPr>
              <w:jc w:val="center"/>
            </w:pPr>
            <w:r>
              <w:t>M</w:t>
            </w:r>
          </w:p>
        </w:tc>
        <w:tc>
          <w:tcPr>
            <w:tcW w:w="3097"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5783" w:author="齐宁" w:date="2014-09-28T19:46:00Z"/>
        </w:trPr>
        <w:tc>
          <w:tcPr>
            <w:tcW w:w="739" w:type="dxa"/>
            <w:vAlign w:val="center"/>
          </w:tcPr>
          <w:p>
            <w:pPr>
              <w:pStyle w:val="120"/>
              <w:numPr>
                <w:ilvl w:val="0"/>
                <w:numId w:val="53"/>
              </w:numPr>
              <w:tabs>
                <w:tab w:val="left" w:pos="360"/>
              </w:tabs>
              <w:ind w:firstLineChars="0"/>
              <w:jc w:val="center"/>
              <w:rPr>
                <w:del w:id="5784" w:author="齐宁" w:date="2014-09-28T19:46:00Z"/>
                <w:bCs/>
                <w:sz w:val="22"/>
              </w:rPr>
            </w:pPr>
          </w:p>
        </w:tc>
        <w:tc>
          <w:tcPr>
            <w:tcW w:w="1849" w:type="dxa"/>
            <w:vAlign w:val="top"/>
          </w:tcPr>
          <w:p>
            <w:pPr>
              <w:numPr>
                <w:ilvl w:val="0"/>
                <w:numId w:val="0"/>
              </w:numPr>
              <w:jc w:val="center"/>
              <w:rPr>
                <w:del w:id="5785" w:author="齐宁" w:date="2014-09-28T19:46:00Z"/>
              </w:rPr>
            </w:pPr>
            <w:del w:id="5786" w:author="齐宁" w:date="2014-09-28T19:46:00Z">
              <w:r>
                <w:rPr>
                  <w:rFonts w:hint="eastAsia"/>
                </w:rPr>
                <w:delText>帐号</w:delText>
              </w:r>
            </w:del>
          </w:p>
        </w:tc>
        <w:tc>
          <w:tcPr>
            <w:tcW w:w="2393" w:type="dxa"/>
            <w:vAlign w:val="top"/>
          </w:tcPr>
          <w:p>
            <w:pPr>
              <w:numPr>
                <w:ilvl w:val="0"/>
                <w:numId w:val="0"/>
              </w:numPr>
              <w:jc w:val="center"/>
              <w:rPr>
                <w:del w:id="5787" w:author="齐宁" w:date="2014-09-28T19:46:00Z"/>
              </w:rPr>
            </w:pPr>
            <w:del w:id="5788" w:author="齐宁" w:date="2014-09-28T19:46:00Z">
              <w:r>
                <w:rPr/>
                <w:delText>accNo</w:delText>
              </w:r>
            </w:del>
          </w:p>
        </w:tc>
        <w:tc>
          <w:tcPr>
            <w:tcW w:w="1493" w:type="dxa"/>
            <w:vAlign w:val="top"/>
          </w:tcPr>
          <w:p>
            <w:pPr>
              <w:numPr>
                <w:ilvl w:val="0"/>
                <w:numId w:val="0"/>
              </w:numPr>
              <w:jc w:val="center"/>
              <w:rPr>
                <w:del w:id="5789" w:author="齐宁" w:date="2014-09-28T19:46:00Z"/>
              </w:rPr>
            </w:pPr>
            <w:del w:id="5790" w:author="齐宁" w:date="2014-09-28T19:46:00Z">
              <w:r>
                <w:rPr/>
                <w:delText>C</w:delText>
              </w:r>
            </w:del>
          </w:p>
        </w:tc>
        <w:tc>
          <w:tcPr>
            <w:tcW w:w="3097" w:type="dxa"/>
            <w:vAlign w:val="top"/>
          </w:tcPr>
          <w:p>
            <w:pPr>
              <w:numPr>
                <w:ilvl w:val="0"/>
                <w:numId w:val="0"/>
              </w:numPr>
              <w:rPr>
                <w:del w:id="5791" w:author="齐宁" w:date="2014-09-28T19:46:00Z"/>
              </w:rPr>
            </w:pPr>
            <w:del w:id="5792" w:author="齐宁" w:date="2014-09-28T19:46:00Z">
              <w:r>
                <w:rPr>
                  <w:rFonts w:hint="eastAsia"/>
                </w:rPr>
                <w:delText>特殊商户需要时返回用户支付使用的卡号</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top"/>
          </w:tcPr>
          <w:p>
            <w:pPr>
              <w:numPr>
                <w:ilvl w:val="0"/>
                <w:numId w:val="0"/>
              </w:numPr>
              <w:jc w:val="center"/>
            </w:pPr>
            <w:r>
              <w:rPr>
                <w:rFonts w:hint="eastAsia"/>
              </w:rPr>
              <w:t>支付卡类型</w:t>
            </w:r>
          </w:p>
        </w:tc>
        <w:tc>
          <w:tcPr>
            <w:tcW w:w="2393" w:type="dxa"/>
            <w:vAlign w:val="top"/>
          </w:tcPr>
          <w:p>
            <w:pPr>
              <w:numPr>
                <w:ilvl w:val="0"/>
                <w:numId w:val="0"/>
              </w:numPr>
              <w:jc w:val="center"/>
            </w:pPr>
            <w:r>
              <w:t>payCardType</w:t>
            </w:r>
          </w:p>
        </w:tc>
        <w:tc>
          <w:tcPr>
            <w:tcW w:w="1493" w:type="dxa"/>
            <w:vAlign w:val="top"/>
          </w:tcPr>
          <w:p>
            <w:pPr>
              <w:numPr>
                <w:ilvl w:val="0"/>
                <w:numId w:val="0"/>
              </w:numPr>
              <w:jc w:val="center"/>
            </w:pPr>
            <w:r>
              <w:t>C</w:t>
            </w:r>
          </w:p>
        </w:tc>
        <w:tc>
          <w:tcPr>
            <w:tcW w:w="3097" w:type="dxa"/>
            <w:vAlign w:val="top"/>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top"/>
          </w:tcPr>
          <w:p>
            <w:pPr>
              <w:numPr>
                <w:ilvl w:val="0"/>
                <w:numId w:val="0"/>
              </w:numPr>
              <w:jc w:val="center"/>
            </w:pPr>
            <w:r>
              <w:rPr>
                <w:rFonts w:hint="eastAsia"/>
              </w:rPr>
              <w:t>支付方式</w:t>
            </w:r>
          </w:p>
        </w:tc>
        <w:tc>
          <w:tcPr>
            <w:tcW w:w="2393" w:type="dxa"/>
            <w:vAlign w:val="top"/>
          </w:tcPr>
          <w:p>
            <w:pPr>
              <w:numPr>
                <w:ilvl w:val="0"/>
                <w:numId w:val="0"/>
              </w:numPr>
              <w:jc w:val="center"/>
            </w:pPr>
            <w:r>
              <w:t>payType</w:t>
            </w:r>
          </w:p>
        </w:tc>
        <w:tc>
          <w:tcPr>
            <w:tcW w:w="1493" w:type="dxa"/>
            <w:vAlign w:val="top"/>
          </w:tcPr>
          <w:p>
            <w:pPr>
              <w:numPr>
                <w:ilvl w:val="0"/>
                <w:numId w:val="0"/>
              </w:numPr>
              <w:jc w:val="center"/>
            </w:pPr>
            <w:r>
              <w:t>C</w:t>
            </w:r>
          </w:p>
        </w:tc>
        <w:tc>
          <w:tcPr>
            <w:tcW w:w="3097" w:type="dxa"/>
            <w:vAlign w:val="top"/>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53"/>
              </w:numPr>
              <w:tabs>
                <w:tab w:val="left" w:pos="360"/>
              </w:tabs>
              <w:ind w:firstLineChars="0"/>
              <w:jc w:val="center"/>
              <w:rPr>
                <w:bCs/>
                <w:sz w:val="22"/>
              </w:rPr>
            </w:pPr>
          </w:p>
        </w:tc>
        <w:tc>
          <w:tcPr>
            <w:tcW w:w="1849" w:type="dxa"/>
            <w:vAlign w:val="center"/>
          </w:tcPr>
          <w:p>
            <w:pPr>
              <w:numPr>
                <w:ilvl w:val="0"/>
                <w:numId w:val="0"/>
              </w:numPr>
              <w:spacing w:line="0" w:lineRule="atLeast"/>
              <w:jc w:val="center"/>
            </w:pPr>
            <w:r>
              <w:rPr>
                <w:rFonts w:hint="eastAsia"/>
              </w:rPr>
              <w:t>银联订单号</w:t>
            </w:r>
          </w:p>
        </w:tc>
        <w:tc>
          <w:tcPr>
            <w:tcW w:w="2393" w:type="dxa"/>
            <w:vAlign w:val="center"/>
          </w:tcPr>
          <w:p>
            <w:pPr>
              <w:numPr>
                <w:ilvl w:val="0"/>
                <w:numId w:val="0"/>
              </w:numPr>
              <w:spacing w:line="0" w:lineRule="atLeast"/>
              <w:jc w:val="center"/>
            </w:pPr>
            <w:r>
              <w:t>tn</w:t>
            </w:r>
          </w:p>
        </w:tc>
        <w:tc>
          <w:tcPr>
            <w:tcW w:w="1493" w:type="dxa"/>
            <w:vAlign w:val="center"/>
          </w:tcPr>
          <w:p>
            <w:pPr>
              <w:numPr>
                <w:ilvl w:val="0"/>
                <w:numId w:val="0"/>
              </w:numPr>
              <w:spacing w:line="0" w:lineRule="atLeast"/>
              <w:jc w:val="center"/>
            </w:pPr>
            <w:r>
              <w:t>C</w:t>
            </w:r>
          </w:p>
        </w:tc>
        <w:tc>
          <w:tcPr>
            <w:tcW w:w="3097" w:type="dxa"/>
            <w:vAlign w:val="center"/>
          </w:tcPr>
          <w:p>
            <w:pPr>
              <w:numPr>
                <w:ilvl w:val="0"/>
                <w:numId w:val="0"/>
              </w:numPr>
              <w:spacing w:line="0" w:lineRule="atLeast"/>
            </w:pPr>
            <w:r>
              <w:rPr>
                <w:rFonts w:hint="eastAsia"/>
              </w:rPr>
              <w:t>商户推送订单后银联移动支付系统返回该流水号，商户调用支付控件时使用</w:t>
            </w:r>
            <w:r>
              <w:t xml:space="preserve"> </w:t>
            </w:r>
            <w:r>
              <w:rPr>
                <w:rFonts w:hint="eastAsia"/>
              </w:rPr>
              <w:t xml:space="preserve"> </w:t>
            </w:r>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商户通知（异步应答）</w:t>
      </w:r>
    </w:p>
    <w:p>
      <w:pPr>
        <w:pStyle w:val="66"/>
        <w:ind w:firstLine="420"/>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5793" w:author="吴潇" w:date="2014-12-23T15:16:00Z">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747"/>
        <w:gridCol w:w="2088"/>
        <w:gridCol w:w="2153"/>
        <w:gridCol w:w="1493"/>
        <w:gridCol w:w="3090"/>
        <w:tblGridChange w:id="5794">
          <w:tblGrid>
            <w:gridCol w:w="746"/>
            <w:gridCol w:w="2088"/>
            <w:gridCol w:w="2153"/>
            <w:gridCol w:w="1493"/>
            <w:gridCol w:w="3091"/>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795"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blHeader/>
          <w:jc w:val="center"/>
          <w:trPrChange w:id="5795" w:author="吴潇" w:date="2014-12-23T15:16:00Z">
            <w:trPr>
              <w:tblHeader/>
              <w:jc w:val="center"/>
            </w:trPr>
          </w:trPrChange>
        </w:trPr>
        <w:tc>
          <w:tcPr>
            <w:tcW w:w="747" w:type="dxa"/>
            <w:shd w:val="clear" w:color="auto" w:fill="BFBFBF"/>
            <w:vAlign w:val="top"/>
            <w:tcPrChange w:id="5796" w:author="吴潇" w:date="2014-12-23T15:16:00Z">
              <w:tcPr>
                <w:tcW w:w="746" w:type="dxa"/>
                <w:shd w:val="clear" w:color="auto" w:fill="BFBFBF"/>
                <w:vAlign w:val="top"/>
              </w:tcPr>
            </w:tcPrChange>
          </w:tcPr>
          <w:p>
            <w:pPr>
              <w:numPr>
                <w:ilvl w:val="0"/>
                <w:numId w:val="0"/>
              </w:numPr>
              <w:jc w:val="center"/>
            </w:pPr>
            <w:r>
              <w:rPr>
                <w:rFonts w:hint="eastAsia"/>
              </w:rPr>
              <w:t>序号</w:t>
            </w:r>
          </w:p>
        </w:tc>
        <w:tc>
          <w:tcPr>
            <w:tcW w:w="2088" w:type="dxa"/>
            <w:shd w:val="clear" w:color="auto" w:fill="BFBFBF"/>
            <w:vAlign w:val="top"/>
            <w:tcPrChange w:id="5797" w:author="吴潇" w:date="2014-12-23T15:16:00Z">
              <w:tcPr>
                <w:tcW w:w="2088" w:type="dxa"/>
                <w:shd w:val="clear" w:color="auto" w:fill="BFBFBF"/>
                <w:vAlign w:val="top"/>
              </w:tcPr>
            </w:tcPrChange>
          </w:tcPr>
          <w:p>
            <w:pPr>
              <w:numPr>
                <w:ilvl w:val="0"/>
                <w:numId w:val="0"/>
              </w:numPr>
              <w:jc w:val="center"/>
            </w:pPr>
            <w:r>
              <w:rPr>
                <w:rFonts w:hint="eastAsia"/>
              </w:rPr>
              <w:t>域名</w:t>
            </w:r>
          </w:p>
        </w:tc>
        <w:tc>
          <w:tcPr>
            <w:tcW w:w="2153" w:type="dxa"/>
            <w:shd w:val="clear" w:color="auto" w:fill="BFBFBF"/>
            <w:vAlign w:val="top"/>
            <w:tcPrChange w:id="5798" w:author="吴潇" w:date="2014-12-23T15:16:00Z">
              <w:tcPr>
                <w:tcW w:w="2153" w:type="dxa"/>
                <w:shd w:val="clear" w:color="auto" w:fill="BFBFBF"/>
                <w:vAlign w:val="top"/>
              </w:tcPr>
            </w:tcPrChange>
          </w:tcPr>
          <w:p>
            <w:pPr>
              <w:numPr>
                <w:ilvl w:val="0"/>
                <w:numId w:val="0"/>
              </w:numPr>
              <w:jc w:val="center"/>
            </w:pPr>
            <w:r>
              <w:rPr>
                <w:rFonts w:hint="eastAsia"/>
              </w:rPr>
              <w:t>变量名</w:t>
            </w:r>
          </w:p>
        </w:tc>
        <w:tc>
          <w:tcPr>
            <w:tcW w:w="1493" w:type="dxa"/>
            <w:shd w:val="clear" w:color="auto" w:fill="BFBFBF"/>
            <w:vAlign w:val="top"/>
            <w:tcPrChange w:id="5799" w:author="吴潇" w:date="2014-12-23T15:16:00Z">
              <w:tcPr>
                <w:tcW w:w="1493" w:type="dxa"/>
                <w:shd w:val="clear" w:color="auto" w:fill="BFBFBF"/>
                <w:vAlign w:val="top"/>
              </w:tcPr>
            </w:tcPrChange>
          </w:tcPr>
          <w:p>
            <w:pPr>
              <w:numPr>
                <w:ilvl w:val="0"/>
                <w:numId w:val="0"/>
              </w:numPr>
              <w:jc w:val="center"/>
            </w:pPr>
            <w:r>
              <w:rPr>
                <w:rFonts w:hint="eastAsia"/>
              </w:rPr>
              <w:t>出现要求</w:t>
            </w:r>
          </w:p>
        </w:tc>
        <w:tc>
          <w:tcPr>
            <w:tcW w:w="3090" w:type="dxa"/>
            <w:shd w:val="clear" w:color="auto" w:fill="BFBFBF"/>
            <w:vAlign w:val="top"/>
            <w:tcPrChange w:id="5800" w:author="吴潇" w:date="2014-12-23T15:16:00Z">
              <w:tcPr>
                <w:tcW w:w="3091" w:type="dxa"/>
                <w:shd w:val="clear" w:color="auto" w:fill="BFBFBF"/>
                <w:vAlign w:val="top"/>
              </w:tcPr>
            </w:tcPrChange>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01"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01" w:author="吴潇" w:date="2014-12-23T15:16:00Z">
            <w:trPr>
              <w:jc w:val="center"/>
            </w:trPr>
          </w:trPrChange>
        </w:trPr>
        <w:tc>
          <w:tcPr>
            <w:tcW w:w="747" w:type="dxa"/>
            <w:vAlign w:val="top"/>
            <w:tcPrChange w:id="5802"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03" w:author="吴潇" w:date="2014-12-23T15:16:00Z">
              <w:tcPr>
                <w:tcW w:w="2088" w:type="dxa"/>
                <w:vAlign w:val="top"/>
              </w:tcPr>
            </w:tcPrChange>
          </w:tcPr>
          <w:p>
            <w:pPr>
              <w:numPr>
                <w:ilvl w:val="0"/>
                <w:numId w:val="0"/>
              </w:numPr>
              <w:spacing w:line="0" w:lineRule="atLeast"/>
              <w:jc w:val="center"/>
            </w:pPr>
            <w:r>
              <w:rPr>
                <w:rFonts w:hint="eastAsia"/>
              </w:rPr>
              <w:t>版本号</w:t>
            </w:r>
          </w:p>
        </w:tc>
        <w:tc>
          <w:tcPr>
            <w:tcW w:w="2153" w:type="dxa"/>
            <w:vAlign w:val="top"/>
            <w:tcPrChange w:id="5804" w:author="吴潇" w:date="2014-12-23T15:16:00Z">
              <w:tcPr>
                <w:tcW w:w="2153" w:type="dxa"/>
                <w:vAlign w:val="top"/>
              </w:tcPr>
            </w:tcPrChange>
          </w:tcPr>
          <w:p>
            <w:pPr>
              <w:numPr>
                <w:ilvl w:val="0"/>
                <w:numId w:val="0"/>
              </w:numPr>
              <w:spacing w:line="0" w:lineRule="atLeast"/>
              <w:jc w:val="center"/>
            </w:pPr>
            <w:r>
              <w:t>version</w:t>
            </w:r>
          </w:p>
        </w:tc>
        <w:tc>
          <w:tcPr>
            <w:tcW w:w="1493" w:type="dxa"/>
            <w:vAlign w:val="top"/>
            <w:tcPrChange w:id="5805" w:author="吴潇" w:date="2014-12-23T15:16:00Z">
              <w:tcPr>
                <w:tcW w:w="1493" w:type="dxa"/>
                <w:vAlign w:val="top"/>
              </w:tcPr>
            </w:tcPrChange>
          </w:tcPr>
          <w:p>
            <w:pPr>
              <w:numPr>
                <w:ilvl w:val="0"/>
                <w:numId w:val="0"/>
              </w:numPr>
              <w:spacing w:line="0" w:lineRule="atLeast"/>
              <w:jc w:val="center"/>
            </w:pPr>
            <w:r>
              <w:t>R</w:t>
            </w:r>
          </w:p>
        </w:tc>
        <w:tc>
          <w:tcPr>
            <w:tcW w:w="3090" w:type="dxa"/>
            <w:vAlign w:val="top"/>
            <w:tcPrChange w:id="5806" w:author="吴潇" w:date="2014-12-23T15:16:00Z">
              <w:tcPr>
                <w:tcW w:w="3091" w:type="dxa"/>
                <w:vAlign w:val="top"/>
              </w:tcPr>
            </w:tcPrChange>
          </w:tcPr>
          <w:p>
            <w:pPr>
              <w:numPr>
                <w:ilvl w:val="0"/>
                <w:numId w:val="0"/>
              </w:numPr>
              <w:spacing w:line="0" w:lineRule="atLeast"/>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07"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07" w:author="吴潇" w:date="2014-12-23T15:16:00Z">
            <w:trPr>
              <w:jc w:val="center"/>
            </w:trPr>
          </w:trPrChange>
        </w:trPr>
        <w:tc>
          <w:tcPr>
            <w:tcW w:w="747" w:type="dxa"/>
            <w:vAlign w:val="top"/>
            <w:tcPrChange w:id="5808"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09" w:author="吴潇" w:date="2014-12-23T15:16:00Z">
              <w:tcPr>
                <w:tcW w:w="2088" w:type="dxa"/>
                <w:vAlign w:val="top"/>
              </w:tcPr>
            </w:tcPrChange>
          </w:tcPr>
          <w:p>
            <w:pPr>
              <w:numPr>
                <w:ilvl w:val="0"/>
                <w:numId w:val="0"/>
              </w:numPr>
              <w:jc w:val="center"/>
            </w:pPr>
            <w:r>
              <w:rPr>
                <w:rFonts w:hint="eastAsia"/>
              </w:rPr>
              <w:t>编码方式</w:t>
            </w:r>
          </w:p>
        </w:tc>
        <w:tc>
          <w:tcPr>
            <w:tcW w:w="2153" w:type="dxa"/>
            <w:vAlign w:val="top"/>
            <w:tcPrChange w:id="5810" w:author="吴潇" w:date="2014-12-23T15:16:00Z">
              <w:tcPr>
                <w:tcW w:w="2153" w:type="dxa"/>
                <w:vAlign w:val="top"/>
              </w:tcPr>
            </w:tcPrChange>
          </w:tcPr>
          <w:p>
            <w:pPr>
              <w:numPr>
                <w:ilvl w:val="0"/>
                <w:numId w:val="0"/>
              </w:numPr>
              <w:jc w:val="center"/>
            </w:pPr>
            <w:r>
              <w:t>encoding</w:t>
            </w:r>
          </w:p>
        </w:tc>
        <w:tc>
          <w:tcPr>
            <w:tcW w:w="1493" w:type="dxa"/>
            <w:vAlign w:val="top"/>
            <w:tcPrChange w:id="5811" w:author="吴潇" w:date="2014-12-23T15:16:00Z">
              <w:tcPr>
                <w:tcW w:w="1493" w:type="dxa"/>
                <w:vAlign w:val="top"/>
              </w:tcPr>
            </w:tcPrChange>
          </w:tcPr>
          <w:p>
            <w:pPr>
              <w:numPr>
                <w:ilvl w:val="0"/>
                <w:numId w:val="0"/>
              </w:numPr>
              <w:jc w:val="center"/>
            </w:pPr>
            <w:r>
              <w:t>R</w:t>
            </w:r>
          </w:p>
        </w:tc>
        <w:tc>
          <w:tcPr>
            <w:tcW w:w="3090" w:type="dxa"/>
            <w:vAlign w:val="top"/>
            <w:tcPrChange w:id="5812"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1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13" w:author="吴潇" w:date="2014-12-23T15:16:00Z">
            <w:trPr>
              <w:jc w:val="center"/>
            </w:trPr>
          </w:trPrChange>
        </w:trPr>
        <w:tc>
          <w:tcPr>
            <w:tcW w:w="747" w:type="dxa"/>
            <w:vAlign w:val="top"/>
            <w:tcPrChange w:id="581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15" w:author="吴潇" w:date="2014-12-23T15:16:00Z">
              <w:tcPr>
                <w:tcW w:w="2088" w:type="dxa"/>
                <w:vAlign w:val="top"/>
              </w:tcPr>
            </w:tcPrChange>
          </w:tcPr>
          <w:p>
            <w:pPr>
              <w:numPr>
                <w:ilvl w:val="0"/>
                <w:numId w:val="0"/>
              </w:numPr>
              <w:jc w:val="center"/>
            </w:pPr>
            <w:r>
              <w:rPr>
                <w:rFonts w:hint="eastAsia"/>
              </w:rPr>
              <w:t>证书</w:t>
            </w:r>
            <w:r>
              <w:t>ID</w:t>
            </w:r>
          </w:p>
        </w:tc>
        <w:tc>
          <w:tcPr>
            <w:tcW w:w="2153" w:type="dxa"/>
            <w:vAlign w:val="top"/>
            <w:tcPrChange w:id="5816" w:author="吴潇" w:date="2014-12-23T15:16:00Z">
              <w:tcPr>
                <w:tcW w:w="2153" w:type="dxa"/>
                <w:vAlign w:val="top"/>
              </w:tcPr>
            </w:tcPrChange>
          </w:tcPr>
          <w:p>
            <w:pPr>
              <w:numPr>
                <w:ilvl w:val="0"/>
                <w:numId w:val="0"/>
              </w:numPr>
              <w:jc w:val="center"/>
            </w:pPr>
            <w:r>
              <w:t>certId</w:t>
            </w:r>
          </w:p>
        </w:tc>
        <w:tc>
          <w:tcPr>
            <w:tcW w:w="1493" w:type="dxa"/>
            <w:vAlign w:val="top"/>
            <w:tcPrChange w:id="5817" w:author="吴潇" w:date="2014-12-23T15:16:00Z">
              <w:tcPr>
                <w:tcW w:w="1493" w:type="dxa"/>
                <w:vAlign w:val="top"/>
              </w:tcPr>
            </w:tcPrChange>
          </w:tcPr>
          <w:p>
            <w:pPr>
              <w:numPr>
                <w:ilvl w:val="0"/>
                <w:numId w:val="0"/>
              </w:numPr>
              <w:jc w:val="center"/>
            </w:pPr>
            <w:r>
              <w:t>M</w:t>
            </w:r>
          </w:p>
        </w:tc>
        <w:tc>
          <w:tcPr>
            <w:tcW w:w="3090" w:type="dxa"/>
            <w:vAlign w:val="top"/>
            <w:tcPrChange w:id="5818"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1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19" w:author="吴潇" w:date="2014-12-23T15:16:00Z">
            <w:trPr>
              <w:jc w:val="center"/>
            </w:trPr>
          </w:trPrChange>
        </w:trPr>
        <w:tc>
          <w:tcPr>
            <w:tcW w:w="747" w:type="dxa"/>
            <w:vAlign w:val="top"/>
            <w:tcPrChange w:id="582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21" w:author="吴潇" w:date="2014-12-23T15:16:00Z">
              <w:tcPr>
                <w:tcW w:w="2088" w:type="dxa"/>
                <w:vAlign w:val="top"/>
              </w:tcPr>
            </w:tcPrChange>
          </w:tcPr>
          <w:p>
            <w:pPr>
              <w:numPr>
                <w:ilvl w:val="0"/>
                <w:numId w:val="0"/>
              </w:numPr>
              <w:jc w:val="center"/>
            </w:pPr>
            <w:r>
              <w:rPr>
                <w:rFonts w:hint="eastAsia"/>
              </w:rPr>
              <w:t>签名</w:t>
            </w:r>
          </w:p>
        </w:tc>
        <w:tc>
          <w:tcPr>
            <w:tcW w:w="2153" w:type="dxa"/>
            <w:vAlign w:val="top"/>
            <w:tcPrChange w:id="5822" w:author="吴潇" w:date="2014-12-23T15:16:00Z">
              <w:tcPr>
                <w:tcW w:w="2153" w:type="dxa"/>
                <w:vAlign w:val="top"/>
              </w:tcPr>
            </w:tcPrChange>
          </w:tcPr>
          <w:p>
            <w:pPr>
              <w:numPr>
                <w:ilvl w:val="0"/>
                <w:numId w:val="0"/>
              </w:numPr>
              <w:jc w:val="center"/>
            </w:pPr>
            <w:r>
              <w:t>signature</w:t>
            </w:r>
          </w:p>
        </w:tc>
        <w:tc>
          <w:tcPr>
            <w:tcW w:w="1493" w:type="dxa"/>
            <w:vAlign w:val="top"/>
            <w:tcPrChange w:id="5823" w:author="吴潇" w:date="2014-12-23T15:16:00Z">
              <w:tcPr>
                <w:tcW w:w="1493" w:type="dxa"/>
                <w:vAlign w:val="top"/>
              </w:tcPr>
            </w:tcPrChange>
          </w:tcPr>
          <w:p>
            <w:pPr>
              <w:numPr>
                <w:ilvl w:val="0"/>
                <w:numId w:val="0"/>
              </w:numPr>
              <w:jc w:val="center"/>
            </w:pPr>
            <w:r>
              <w:t>M</w:t>
            </w:r>
          </w:p>
        </w:tc>
        <w:tc>
          <w:tcPr>
            <w:tcW w:w="3090" w:type="dxa"/>
            <w:vAlign w:val="top"/>
            <w:tcPrChange w:id="5824"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25"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25" w:author="吴潇" w:date="2014-12-23T15:16:00Z">
            <w:trPr>
              <w:jc w:val="center"/>
            </w:trPr>
          </w:trPrChange>
        </w:trPr>
        <w:tc>
          <w:tcPr>
            <w:tcW w:w="747" w:type="dxa"/>
            <w:vAlign w:val="top"/>
            <w:tcPrChange w:id="5826"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27" w:author="吴潇" w:date="2014-12-23T15:16:00Z">
              <w:tcPr>
                <w:tcW w:w="2088" w:type="dxa"/>
                <w:vAlign w:val="top"/>
              </w:tcPr>
            </w:tcPrChange>
          </w:tcPr>
          <w:p>
            <w:pPr>
              <w:numPr>
                <w:ilvl w:val="0"/>
                <w:numId w:val="0"/>
              </w:numPr>
              <w:jc w:val="center"/>
            </w:pPr>
            <w:r>
              <w:rPr>
                <w:rFonts w:hint="eastAsia"/>
              </w:rPr>
              <w:t>签名方法</w:t>
            </w:r>
          </w:p>
        </w:tc>
        <w:tc>
          <w:tcPr>
            <w:tcW w:w="2153" w:type="dxa"/>
            <w:vAlign w:val="top"/>
            <w:tcPrChange w:id="5828" w:author="吴潇" w:date="2014-12-23T15:16:00Z">
              <w:tcPr>
                <w:tcW w:w="2153" w:type="dxa"/>
                <w:vAlign w:val="top"/>
              </w:tcPr>
            </w:tcPrChange>
          </w:tcPr>
          <w:p>
            <w:pPr>
              <w:numPr>
                <w:ilvl w:val="0"/>
                <w:numId w:val="0"/>
              </w:numPr>
              <w:jc w:val="center"/>
            </w:pPr>
            <w:r>
              <w:t>signMethod</w:t>
            </w:r>
          </w:p>
        </w:tc>
        <w:tc>
          <w:tcPr>
            <w:tcW w:w="1493" w:type="dxa"/>
            <w:vAlign w:val="top"/>
            <w:tcPrChange w:id="5829" w:author="吴潇" w:date="2014-12-23T15:16:00Z">
              <w:tcPr>
                <w:tcW w:w="1493" w:type="dxa"/>
                <w:vAlign w:val="top"/>
              </w:tcPr>
            </w:tcPrChange>
          </w:tcPr>
          <w:p>
            <w:pPr>
              <w:numPr>
                <w:ilvl w:val="0"/>
                <w:numId w:val="0"/>
              </w:numPr>
              <w:jc w:val="center"/>
            </w:pPr>
            <w:r>
              <w:rPr>
                <w:rFonts w:hint="eastAsia"/>
              </w:rPr>
              <w:t>M</w:t>
            </w:r>
          </w:p>
        </w:tc>
        <w:tc>
          <w:tcPr>
            <w:tcW w:w="3090" w:type="dxa"/>
            <w:vAlign w:val="top"/>
            <w:tcPrChange w:id="5830" w:author="吴潇" w:date="2014-12-23T15:16:00Z">
              <w:tcPr>
                <w:tcW w:w="3091" w:type="dxa"/>
                <w:vAlign w:val="top"/>
              </w:tcPr>
            </w:tcPrChange>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31"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31" w:author="吴潇" w:date="2014-12-23T15:16:00Z">
            <w:trPr>
              <w:jc w:val="center"/>
            </w:trPr>
          </w:trPrChange>
        </w:trPr>
        <w:tc>
          <w:tcPr>
            <w:tcW w:w="747" w:type="dxa"/>
            <w:vAlign w:val="top"/>
            <w:tcPrChange w:id="5832"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33" w:author="吴潇" w:date="2014-12-23T15:16:00Z">
              <w:tcPr>
                <w:tcW w:w="2088" w:type="dxa"/>
                <w:vAlign w:val="top"/>
              </w:tcPr>
            </w:tcPrChange>
          </w:tcPr>
          <w:p>
            <w:pPr>
              <w:numPr>
                <w:ilvl w:val="0"/>
                <w:numId w:val="0"/>
              </w:numPr>
              <w:jc w:val="center"/>
            </w:pPr>
            <w:r>
              <w:rPr>
                <w:rFonts w:hint="eastAsia"/>
              </w:rPr>
              <w:t>交易类型</w:t>
            </w:r>
          </w:p>
        </w:tc>
        <w:tc>
          <w:tcPr>
            <w:tcW w:w="2153" w:type="dxa"/>
            <w:vAlign w:val="top"/>
            <w:tcPrChange w:id="5834" w:author="吴潇" w:date="2014-12-23T15:16:00Z">
              <w:tcPr>
                <w:tcW w:w="2153" w:type="dxa"/>
                <w:vAlign w:val="top"/>
              </w:tcPr>
            </w:tcPrChange>
          </w:tcPr>
          <w:p>
            <w:pPr>
              <w:numPr>
                <w:ilvl w:val="0"/>
                <w:numId w:val="0"/>
              </w:numPr>
              <w:jc w:val="center"/>
            </w:pPr>
            <w:r>
              <w:t>txnType</w:t>
            </w:r>
          </w:p>
        </w:tc>
        <w:tc>
          <w:tcPr>
            <w:tcW w:w="1493" w:type="dxa"/>
            <w:vAlign w:val="top"/>
            <w:tcPrChange w:id="5835" w:author="吴潇" w:date="2014-12-23T15:16:00Z">
              <w:tcPr>
                <w:tcW w:w="1493" w:type="dxa"/>
                <w:vAlign w:val="top"/>
              </w:tcPr>
            </w:tcPrChange>
          </w:tcPr>
          <w:p>
            <w:pPr>
              <w:numPr>
                <w:ilvl w:val="0"/>
                <w:numId w:val="0"/>
              </w:numPr>
              <w:jc w:val="center"/>
            </w:pPr>
            <w:r>
              <w:t>R</w:t>
            </w:r>
          </w:p>
        </w:tc>
        <w:tc>
          <w:tcPr>
            <w:tcW w:w="3090" w:type="dxa"/>
            <w:vAlign w:val="top"/>
            <w:tcPrChange w:id="5836" w:author="吴潇" w:date="2014-12-23T15:16:00Z">
              <w:tcPr>
                <w:tcW w:w="3091" w:type="dxa"/>
                <w:vAlign w:val="top"/>
              </w:tcPr>
            </w:tcPrChange>
          </w:tcPr>
          <w:p>
            <w:pPr>
              <w:numPr>
                <w:ilvl w:val="0"/>
                <w:numId w:val="0"/>
              </w:numPr>
            </w:pPr>
            <w:r>
              <w:rPr>
                <w:rFonts w:hint="eastAsia"/>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37"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37" w:author="吴潇" w:date="2014-12-23T15:16:00Z">
            <w:trPr>
              <w:jc w:val="center"/>
            </w:trPr>
          </w:trPrChange>
        </w:trPr>
        <w:tc>
          <w:tcPr>
            <w:tcW w:w="747" w:type="dxa"/>
            <w:vAlign w:val="top"/>
            <w:tcPrChange w:id="5838"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39" w:author="吴潇" w:date="2014-12-23T15:16:00Z">
              <w:tcPr>
                <w:tcW w:w="2088" w:type="dxa"/>
                <w:vAlign w:val="top"/>
              </w:tcPr>
            </w:tcPrChange>
          </w:tcPr>
          <w:p>
            <w:pPr>
              <w:numPr>
                <w:ilvl w:val="0"/>
                <w:numId w:val="0"/>
              </w:numPr>
              <w:jc w:val="center"/>
            </w:pPr>
            <w:r>
              <w:rPr>
                <w:rFonts w:hint="eastAsia"/>
              </w:rPr>
              <w:t>交易子类</w:t>
            </w:r>
          </w:p>
        </w:tc>
        <w:tc>
          <w:tcPr>
            <w:tcW w:w="2153" w:type="dxa"/>
            <w:vAlign w:val="top"/>
            <w:tcPrChange w:id="5840" w:author="吴潇" w:date="2014-12-23T15:16:00Z">
              <w:tcPr>
                <w:tcW w:w="2153" w:type="dxa"/>
                <w:vAlign w:val="top"/>
              </w:tcPr>
            </w:tcPrChange>
          </w:tcPr>
          <w:p>
            <w:pPr>
              <w:numPr>
                <w:ilvl w:val="0"/>
                <w:numId w:val="0"/>
              </w:numPr>
              <w:jc w:val="center"/>
            </w:pPr>
            <w:r>
              <w:t>txnSubType</w:t>
            </w:r>
          </w:p>
        </w:tc>
        <w:tc>
          <w:tcPr>
            <w:tcW w:w="1493" w:type="dxa"/>
            <w:vAlign w:val="top"/>
            <w:tcPrChange w:id="5841" w:author="吴潇" w:date="2014-12-23T15:16:00Z">
              <w:tcPr>
                <w:tcW w:w="1493" w:type="dxa"/>
                <w:vAlign w:val="top"/>
              </w:tcPr>
            </w:tcPrChange>
          </w:tcPr>
          <w:p>
            <w:pPr>
              <w:numPr>
                <w:ilvl w:val="0"/>
                <w:numId w:val="0"/>
              </w:numPr>
              <w:jc w:val="center"/>
            </w:pPr>
            <w:r>
              <w:t>R</w:t>
            </w:r>
          </w:p>
        </w:tc>
        <w:tc>
          <w:tcPr>
            <w:tcW w:w="3090" w:type="dxa"/>
            <w:vAlign w:val="top"/>
            <w:tcPrChange w:id="5842"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4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43" w:author="吴潇" w:date="2014-12-23T15:16:00Z">
            <w:trPr>
              <w:jc w:val="center"/>
            </w:trPr>
          </w:trPrChange>
        </w:trPr>
        <w:tc>
          <w:tcPr>
            <w:tcW w:w="747" w:type="dxa"/>
            <w:vAlign w:val="top"/>
            <w:tcPrChange w:id="584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45" w:author="吴潇" w:date="2014-12-23T15:16:00Z">
              <w:tcPr>
                <w:tcW w:w="2088" w:type="dxa"/>
                <w:vAlign w:val="top"/>
              </w:tcPr>
            </w:tcPrChange>
          </w:tcPr>
          <w:p>
            <w:pPr>
              <w:numPr>
                <w:ilvl w:val="0"/>
                <w:numId w:val="0"/>
              </w:numPr>
              <w:jc w:val="center"/>
            </w:pPr>
            <w:r>
              <w:rPr>
                <w:rFonts w:hint="eastAsia"/>
              </w:rPr>
              <w:t>产品类型</w:t>
            </w:r>
          </w:p>
        </w:tc>
        <w:tc>
          <w:tcPr>
            <w:tcW w:w="2153" w:type="dxa"/>
            <w:vAlign w:val="top"/>
            <w:tcPrChange w:id="5846" w:author="吴潇" w:date="2014-12-23T15:16:00Z">
              <w:tcPr>
                <w:tcW w:w="2153" w:type="dxa"/>
                <w:vAlign w:val="top"/>
              </w:tcPr>
            </w:tcPrChange>
          </w:tcPr>
          <w:p>
            <w:pPr>
              <w:numPr>
                <w:ilvl w:val="0"/>
                <w:numId w:val="0"/>
              </w:numPr>
              <w:jc w:val="center"/>
            </w:pPr>
            <w:r>
              <w:t>bizType</w:t>
            </w:r>
          </w:p>
        </w:tc>
        <w:tc>
          <w:tcPr>
            <w:tcW w:w="1493" w:type="dxa"/>
            <w:vAlign w:val="top"/>
            <w:tcPrChange w:id="5847" w:author="吴潇" w:date="2014-12-23T15:16:00Z">
              <w:tcPr>
                <w:tcW w:w="1493" w:type="dxa"/>
                <w:vAlign w:val="top"/>
              </w:tcPr>
            </w:tcPrChange>
          </w:tcPr>
          <w:p>
            <w:pPr>
              <w:numPr>
                <w:ilvl w:val="0"/>
                <w:numId w:val="0"/>
              </w:numPr>
              <w:jc w:val="center"/>
            </w:pPr>
            <w:r>
              <w:t>R</w:t>
            </w:r>
          </w:p>
        </w:tc>
        <w:tc>
          <w:tcPr>
            <w:tcW w:w="3090" w:type="dxa"/>
            <w:vAlign w:val="top"/>
            <w:tcPrChange w:id="5848"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4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49" w:author="吴潇" w:date="2014-12-23T15:16:00Z">
            <w:trPr>
              <w:jc w:val="center"/>
            </w:trPr>
          </w:trPrChange>
        </w:trPr>
        <w:tc>
          <w:tcPr>
            <w:tcW w:w="747" w:type="dxa"/>
            <w:vAlign w:val="top"/>
            <w:tcPrChange w:id="585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51" w:author="吴潇" w:date="2014-12-23T15:16:00Z">
              <w:tcPr>
                <w:tcW w:w="2088" w:type="dxa"/>
                <w:vAlign w:val="top"/>
              </w:tcPr>
            </w:tcPrChange>
          </w:tcPr>
          <w:p>
            <w:pPr>
              <w:numPr>
                <w:ilvl w:val="0"/>
                <w:numId w:val="0"/>
              </w:numPr>
              <w:jc w:val="center"/>
            </w:pPr>
            <w:r>
              <w:rPr>
                <w:rFonts w:hint="eastAsia"/>
              </w:rPr>
              <w:t>接入类型</w:t>
            </w:r>
          </w:p>
        </w:tc>
        <w:tc>
          <w:tcPr>
            <w:tcW w:w="2153" w:type="dxa"/>
            <w:vAlign w:val="top"/>
            <w:tcPrChange w:id="5852" w:author="吴潇" w:date="2014-12-23T15:16:00Z">
              <w:tcPr>
                <w:tcW w:w="2153" w:type="dxa"/>
                <w:vAlign w:val="top"/>
              </w:tcPr>
            </w:tcPrChange>
          </w:tcPr>
          <w:p>
            <w:pPr>
              <w:numPr>
                <w:ilvl w:val="0"/>
                <w:numId w:val="0"/>
              </w:numPr>
              <w:jc w:val="center"/>
            </w:pPr>
            <w:r>
              <w:t>accessType</w:t>
            </w:r>
          </w:p>
        </w:tc>
        <w:tc>
          <w:tcPr>
            <w:tcW w:w="1493" w:type="dxa"/>
            <w:vAlign w:val="top"/>
            <w:tcPrChange w:id="5853" w:author="吴潇" w:date="2014-12-23T15:16:00Z">
              <w:tcPr>
                <w:tcW w:w="1493" w:type="dxa"/>
                <w:vAlign w:val="top"/>
              </w:tcPr>
            </w:tcPrChange>
          </w:tcPr>
          <w:p>
            <w:pPr>
              <w:numPr>
                <w:ilvl w:val="0"/>
                <w:numId w:val="0"/>
              </w:numPr>
              <w:jc w:val="center"/>
            </w:pPr>
            <w:r>
              <w:t>R</w:t>
            </w:r>
          </w:p>
        </w:tc>
        <w:tc>
          <w:tcPr>
            <w:tcW w:w="3090" w:type="dxa"/>
            <w:vAlign w:val="top"/>
            <w:tcPrChange w:id="5854"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56"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del w:id="5855" w:author="齐宁" w:date="2014-09-28T19:25:00Z"/>
          <w:trPrChange w:id="5856" w:author="吴潇" w:date="2014-12-23T15:16:00Z">
            <w:trPr>
              <w:jc w:val="center"/>
            </w:trPr>
          </w:trPrChange>
        </w:trPr>
        <w:tc>
          <w:tcPr>
            <w:tcW w:w="747" w:type="dxa"/>
            <w:vAlign w:val="top"/>
            <w:tcPrChange w:id="5857" w:author="吴潇" w:date="2014-12-23T15:16:00Z">
              <w:tcPr>
                <w:tcW w:w="746" w:type="dxa"/>
                <w:vAlign w:val="top"/>
              </w:tcPr>
            </w:tcPrChange>
          </w:tcPr>
          <w:p>
            <w:pPr>
              <w:pStyle w:val="120"/>
              <w:numPr>
                <w:ilvl w:val="0"/>
                <w:numId w:val="54"/>
              </w:numPr>
              <w:tabs>
                <w:tab w:val="left" w:pos="360"/>
              </w:tabs>
              <w:ind w:firstLineChars="0"/>
              <w:jc w:val="center"/>
              <w:rPr>
                <w:del w:id="5858" w:author="齐宁" w:date="2014-09-28T19:25:00Z"/>
                <w:bCs/>
                <w:sz w:val="22"/>
              </w:rPr>
            </w:pPr>
          </w:p>
        </w:tc>
        <w:tc>
          <w:tcPr>
            <w:tcW w:w="2088" w:type="dxa"/>
            <w:vAlign w:val="top"/>
            <w:tcPrChange w:id="5859" w:author="吴潇" w:date="2014-12-23T15:16:00Z">
              <w:tcPr>
                <w:tcW w:w="2088" w:type="dxa"/>
                <w:vAlign w:val="top"/>
              </w:tcPr>
            </w:tcPrChange>
          </w:tcPr>
          <w:p>
            <w:pPr>
              <w:numPr>
                <w:ilvl w:val="0"/>
                <w:numId w:val="0"/>
              </w:numPr>
              <w:jc w:val="center"/>
              <w:rPr>
                <w:del w:id="5860" w:author="齐宁" w:date="2014-09-28T19:25:00Z"/>
              </w:rPr>
            </w:pPr>
            <w:del w:id="5861" w:author="齐宁" w:date="2014-09-28T19:25:00Z">
              <w:r>
                <w:rPr>
                  <w:rFonts w:hint="eastAsia"/>
                </w:rPr>
                <w:delText>收单机构代码</w:delText>
              </w:r>
            </w:del>
          </w:p>
        </w:tc>
        <w:tc>
          <w:tcPr>
            <w:tcW w:w="2153" w:type="dxa"/>
            <w:vAlign w:val="top"/>
            <w:tcPrChange w:id="5862" w:author="吴潇" w:date="2014-12-23T15:16:00Z">
              <w:tcPr>
                <w:tcW w:w="2153" w:type="dxa"/>
                <w:vAlign w:val="top"/>
              </w:tcPr>
            </w:tcPrChange>
          </w:tcPr>
          <w:p>
            <w:pPr>
              <w:numPr>
                <w:ilvl w:val="0"/>
                <w:numId w:val="0"/>
              </w:numPr>
              <w:jc w:val="center"/>
              <w:rPr>
                <w:del w:id="5863" w:author="齐宁" w:date="2014-09-28T19:25:00Z"/>
              </w:rPr>
            </w:pPr>
            <w:del w:id="5864" w:author="齐宁" w:date="2014-09-28T19:25:00Z">
              <w:r>
                <w:rPr/>
                <w:delText>acqInsCode</w:delText>
              </w:r>
            </w:del>
          </w:p>
        </w:tc>
        <w:tc>
          <w:tcPr>
            <w:tcW w:w="1493" w:type="dxa"/>
            <w:vAlign w:val="top"/>
            <w:tcPrChange w:id="5865" w:author="吴潇" w:date="2014-12-23T15:16:00Z">
              <w:tcPr>
                <w:tcW w:w="1493" w:type="dxa"/>
                <w:vAlign w:val="top"/>
              </w:tcPr>
            </w:tcPrChange>
          </w:tcPr>
          <w:p>
            <w:pPr>
              <w:numPr>
                <w:ilvl w:val="0"/>
                <w:numId w:val="0"/>
              </w:numPr>
              <w:jc w:val="center"/>
              <w:rPr>
                <w:del w:id="5866" w:author="齐宁" w:date="2014-09-28T19:25:00Z"/>
              </w:rPr>
            </w:pPr>
            <w:del w:id="5867" w:author="齐宁" w:date="2014-09-28T19:25:00Z">
              <w:r>
                <w:rPr/>
                <w:delText>R</w:delText>
              </w:r>
            </w:del>
          </w:p>
        </w:tc>
        <w:tc>
          <w:tcPr>
            <w:tcW w:w="3090" w:type="dxa"/>
            <w:vAlign w:val="top"/>
            <w:tcPrChange w:id="5868" w:author="吴潇" w:date="2014-12-23T15:16:00Z">
              <w:tcPr>
                <w:tcW w:w="3091" w:type="dxa"/>
                <w:vAlign w:val="top"/>
              </w:tcPr>
            </w:tcPrChange>
          </w:tcPr>
          <w:p>
            <w:pPr>
              <w:numPr>
                <w:ilvl w:val="0"/>
                <w:numId w:val="0"/>
              </w:numPr>
              <w:rPr>
                <w:del w:id="5869" w:author="齐宁" w:date="2014-09-28T19:25:00Z"/>
              </w:rPr>
            </w:pPr>
            <w:del w:id="5870" w:author="齐宁" w:date="2014-09-28T19:25:00Z">
              <w:r>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71"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71" w:author="吴潇" w:date="2014-12-23T15:16:00Z">
            <w:trPr>
              <w:jc w:val="center"/>
            </w:trPr>
          </w:trPrChange>
        </w:trPr>
        <w:tc>
          <w:tcPr>
            <w:tcW w:w="747" w:type="dxa"/>
            <w:vAlign w:val="top"/>
            <w:tcPrChange w:id="5872"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73" w:author="吴潇" w:date="2014-12-23T15:16:00Z">
              <w:tcPr>
                <w:tcW w:w="2088" w:type="dxa"/>
                <w:vAlign w:val="top"/>
              </w:tcPr>
            </w:tcPrChange>
          </w:tcPr>
          <w:p>
            <w:pPr>
              <w:numPr>
                <w:ilvl w:val="0"/>
                <w:numId w:val="0"/>
              </w:numPr>
              <w:jc w:val="center"/>
            </w:pPr>
            <w:r>
              <w:rPr>
                <w:rFonts w:hint="eastAsia"/>
              </w:rPr>
              <w:t>商户代码</w:t>
            </w:r>
          </w:p>
        </w:tc>
        <w:tc>
          <w:tcPr>
            <w:tcW w:w="2153" w:type="dxa"/>
            <w:vAlign w:val="top"/>
            <w:tcPrChange w:id="5874" w:author="吴潇" w:date="2014-12-23T15:16:00Z">
              <w:tcPr>
                <w:tcW w:w="2153" w:type="dxa"/>
                <w:vAlign w:val="top"/>
              </w:tcPr>
            </w:tcPrChange>
          </w:tcPr>
          <w:p>
            <w:pPr>
              <w:numPr>
                <w:ilvl w:val="0"/>
                <w:numId w:val="0"/>
              </w:numPr>
              <w:jc w:val="center"/>
            </w:pPr>
            <w:r>
              <w:t>merId</w:t>
            </w:r>
          </w:p>
        </w:tc>
        <w:tc>
          <w:tcPr>
            <w:tcW w:w="1493" w:type="dxa"/>
            <w:vAlign w:val="top"/>
            <w:tcPrChange w:id="5875" w:author="吴潇" w:date="2014-12-23T15:16:00Z">
              <w:tcPr>
                <w:tcW w:w="1493" w:type="dxa"/>
                <w:vAlign w:val="top"/>
              </w:tcPr>
            </w:tcPrChange>
          </w:tcPr>
          <w:p>
            <w:pPr>
              <w:numPr>
                <w:ilvl w:val="0"/>
                <w:numId w:val="0"/>
              </w:numPr>
              <w:jc w:val="center"/>
            </w:pPr>
            <w:r>
              <w:t>R</w:t>
            </w:r>
          </w:p>
        </w:tc>
        <w:tc>
          <w:tcPr>
            <w:tcW w:w="3090" w:type="dxa"/>
            <w:vAlign w:val="top"/>
            <w:tcPrChange w:id="5876"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77"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77" w:author="吴潇" w:date="2014-12-23T15:16:00Z">
            <w:trPr>
              <w:jc w:val="center"/>
            </w:trPr>
          </w:trPrChange>
        </w:trPr>
        <w:tc>
          <w:tcPr>
            <w:tcW w:w="747" w:type="dxa"/>
            <w:vAlign w:val="top"/>
            <w:tcPrChange w:id="5878"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79" w:author="吴潇" w:date="2014-12-23T15:16:00Z">
              <w:tcPr>
                <w:tcW w:w="2088" w:type="dxa"/>
                <w:vAlign w:val="top"/>
              </w:tcPr>
            </w:tcPrChange>
          </w:tcPr>
          <w:p>
            <w:pPr>
              <w:numPr>
                <w:ilvl w:val="0"/>
                <w:numId w:val="0"/>
              </w:numPr>
              <w:jc w:val="center"/>
            </w:pPr>
            <w:r>
              <w:rPr>
                <w:rFonts w:hint="eastAsia"/>
              </w:rPr>
              <w:t>商户订单号</w:t>
            </w:r>
          </w:p>
        </w:tc>
        <w:tc>
          <w:tcPr>
            <w:tcW w:w="2153" w:type="dxa"/>
            <w:vAlign w:val="top"/>
            <w:tcPrChange w:id="5880" w:author="吴潇" w:date="2014-12-23T15:16:00Z">
              <w:tcPr>
                <w:tcW w:w="2153" w:type="dxa"/>
                <w:vAlign w:val="top"/>
              </w:tcPr>
            </w:tcPrChange>
          </w:tcPr>
          <w:p>
            <w:pPr>
              <w:numPr>
                <w:ilvl w:val="0"/>
                <w:numId w:val="0"/>
              </w:numPr>
              <w:jc w:val="center"/>
            </w:pPr>
            <w:r>
              <w:t>orderId</w:t>
            </w:r>
          </w:p>
        </w:tc>
        <w:tc>
          <w:tcPr>
            <w:tcW w:w="1493" w:type="dxa"/>
            <w:vAlign w:val="top"/>
            <w:tcPrChange w:id="5881" w:author="吴潇" w:date="2014-12-23T15:16:00Z">
              <w:tcPr>
                <w:tcW w:w="1493" w:type="dxa"/>
                <w:vAlign w:val="top"/>
              </w:tcPr>
            </w:tcPrChange>
          </w:tcPr>
          <w:p>
            <w:pPr>
              <w:numPr>
                <w:ilvl w:val="0"/>
                <w:numId w:val="0"/>
              </w:numPr>
              <w:jc w:val="center"/>
            </w:pPr>
            <w:r>
              <w:t>R</w:t>
            </w:r>
          </w:p>
        </w:tc>
        <w:tc>
          <w:tcPr>
            <w:tcW w:w="3090" w:type="dxa"/>
            <w:vAlign w:val="top"/>
            <w:tcPrChange w:id="5882"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8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83" w:author="吴潇" w:date="2014-12-23T15:16:00Z">
            <w:trPr>
              <w:jc w:val="center"/>
            </w:trPr>
          </w:trPrChange>
        </w:trPr>
        <w:tc>
          <w:tcPr>
            <w:tcW w:w="747" w:type="dxa"/>
            <w:vAlign w:val="top"/>
            <w:tcPrChange w:id="588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85" w:author="吴潇" w:date="2014-12-23T15:16:00Z">
              <w:tcPr>
                <w:tcW w:w="2088" w:type="dxa"/>
                <w:vAlign w:val="top"/>
              </w:tcPr>
            </w:tcPrChange>
          </w:tcPr>
          <w:p>
            <w:pPr>
              <w:numPr>
                <w:ilvl w:val="0"/>
                <w:numId w:val="0"/>
              </w:numPr>
              <w:jc w:val="center"/>
            </w:pPr>
            <w:r>
              <w:rPr>
                <w:rFonts w:hint="eastAsia"/>
              </w:rPr>
              <w:t>订单发送时间</w:t>
            </w:r>
          </w:p>
        </w:tc>
        <w:tc>
          <w:tcPr>
            <w:tcW w:w="2153" w:type="dxa"/>
            <w:vAlign w:val="top"/>
            <w:tcPrChange w:id="5886" w:author="吴潇" w:date="2014-12-23T15:16:00Z">
              <w:tcPr>
                <w:tcW w:w="2153" w:type="dxa"/>
                <w:vAlign w:val="top"/>
              </w:tcPr>
            </w:tcPrChange>
          </w:tcPr>
          <w:p>
            <w:pPr>
              <w:numPr>
                <w:ilvl w:val="0"/>
                <w:numId w:val="0"/>
              </w:numPr>
              <w:jc w:val="center"/>
            </w:pPr>
            <w:r>
              <w:t>txnTime</w:t>
            </w:r>
          </w:p>
        </w:tc>
        <w:tc>
          <w:tcPr>
            <w:tcW w:w="1493" w:type="dxa"/>
            <w:vAlign w:val="top"/>
            <w:tcPrChange w:id="5887" w:author="吴潇" w:date="2014-12-23T15:16:00Z">
              <w:tcPr>
                <w:tcW w:w="1493" w:type="dxa"/>
                <w:vAlign w:val="top"/>
              </w:tcPr>
            </w:tcPrChange>
          </w:tcPr>
          <w:p>
            <w:pPr>
              <w:numPr>
                <w:ilvl w:val="0"/>
                <w:numId w:val="0"/>
              </w:numPr>
              <w:jc w:val="center"/>
            </w:pPr>
            <w:r>
              <w:t>R</w:t>
            </w:r>
          </w:p>
        </w:tc>
        <w:tc>
          <w:tcPr>
            <w:tcW w:w="3090" w:type="dxa"/>
            <w:vAlign w:val="top"/>
            <w:tcPrChange w:id="5888"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8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89" w:author="吴潇" w:date="2014-12-23T15:16:00Z">
            <w:trPr>
              <w:jc w:val="center"/>
            </w:trPr>
          </w:trPrChange>
        </w:trPr>
        <w:tc>
          <w:tcPr>
            <w:tcW w:w="747" w:type="dxa"/>
            <w:vAlign w:val="top"/>
            <w:tcPrChange w:id="589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91" w:author="吴潇" w:date="2014-12-23T15:16:00Z">
              <w:tcPr>
                <w:tcW w:w="2088" w:type="dxa"/>
                <w:vAlign w:val="top"/>
              </w:tcPr>
            </w:tcPrChange>
          </w:tcPr>
          <w:p>
            <w:pPr>
              <w:numPr>
                <w:ilvl w:val="0"/>
                <w:numId w:val="0"/>
              </w:numPr>
              <w:jc w:val="center"/>
            </w:pPr>
            <w:r>
              <w:rPr>
                <w:rFonts w:hint="eastAsia"/>
              </w:rPr>
              <w:t>交易金额</w:t>
            </w:r>
          </w:p>
        </w:tc>
        <w:tc>
          <w:tcPr>
            <w:tcW w:w="2153" w:type="dxa"/>
            <w:vAlign w:val="top"/>
            <w:tcPrChange w:id="5892" w:author="吴潇" w:date="2014-12-23T15:16:00Z">
              <w:tcPr>
                <w:tcW w:w="2153" w:type="dxa"/>
                <w:vAlign w:val="top"/>
              </w:tcPr>
            </w:tcPrChange>
          </w:tcPr>
          <w:p>
            <w:pPr>
              <w:numPr>
                <w:ilvl w:val="0"/>
                <w:numId w:val="0"/>
              </w:numPr>
              <w:jc w:val="center"/>
            </w:pPr>
            <w:r>
              <w:t>txnAmt</w:t>
            </w:r>
          </w:p>
        </w:tc>
        <w:tc>
          <w:tcPr>
            <w:tcW w:w="1493" w:type="dxa"/>
            <w:vAlign w:val="top"/>
            <w:tcPrChange w:id="5893" w:author="吴潇" w:date="2014-12-23T15:16:00Z">
              <w:tcPr>
                <w:tcW w:w="1493" w:type="dxa"/>
                <w:vAlign w:val="top"/>
              </w:tcPr>
            </w:tcPrChange>
          </w:tcPr>
          <w:p>
            <w:pPr>
              <w:numPr>
                <w:ilvl w:val="0"/>
                <w:numId w:val="0"/>
              </w:numPr>
              <w:jc w:val="center"/>
            </w:pPr>
            <w:r>
              <w:t>R</w:t>
            </w:r>
          </w:p>
        </w:tc>
        <w:tc>
          <w:tcPr>
            <w:tcW w:w="3090" w:type="dxa"/>
            <w:vAlign w:val="top"/>
            <w:tcPrChange w:id="5894"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895"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895" w:author="吴潇" w:date="2014-12-23T15:16:00Z">
            <w:trPr>
              <w:jc w:val="center"/>
            </w:trPr>
          </w:trPrChange>
        </w:trPr>
        <w:tc>
          <w:tcPr>
            <w:tcW w:w="747" w:type="dxa"/>
            <w:vAlign w:val="top"/>
            <w:tcPrChange w:id="5896"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897" w:author="吴潇" w:date="2014-12-23T15:16:00Z">
              <w:tcPr>
                <w:tcW w:w="2088" w:type="dxa"/>
                <w:vAlign w:val="top"/>
              </w:tcPr>
            </w:tcPrChange>
          </w:tcPr>
          <w:p>
            <w:pPr>
              <w:numPr>
                <w:ilvl w:val="0"/>
                <w:numId w:val="0"/>
              </w:numPr>
              <w:jc w:val="center"/>
            </w:pPr>
            <w:r>
              <w:rPr>
                <w:rFonts w:hint="eastAsia"/>
              </w:rPr>
              <w:t>交易币种</w:t>
            </w:r>
          </w:p>
        </w:tc>
        <w:tc>
          <w:tcPr>
            <w:tcW w:w="2153" w:type="dxa"/>
            <w:vAlign w:val="top"/>
            <w:tcPrChange w:id="5898" w:author="吴潇" w:date="2014-12-23T15:16:00Z">
              <w:tcPr>
                <w:tcW w:w="2153" w:type="dxa"/>
                <w:vAlign w:val="top"/>
              </w:tcPr>
            </w:tcPrChange>
          </w:tcPr>
          <w:p>
            <w:pPr>
              <w:numPr>
                <w:ilvl w:val="0"/>
                <w:numId w:val="0"/>
              </w:numPr>
              <w:jc w:val="center"/>
            </w:pPr>
            <w:r>
              <w:t>currencyCode</w:t>
            </w:r>
          </w:p>
        </w:tc>
        <w:tc>
          <w:tcPr>
            <w:tcW w:w="1493" w:type="dxa"/>
            <w:vAlign w:val="top"/>
            <w:tcPrChange w:id="5899" w:author="吴潇" w:date="2014-12-23T15:16:00Z">
              <w:tcPr>
                <w:tcW w:w="1493" w:type="dxa"/>
                <w:vAlign w:val="top"/>
              </w:tcPr>
            </w:tcPrChange>
          </w:tcPr>
          <w:p>
            <w:pPr>
              <w:numPr>
                <w:ilvl w:val="0"/>
                <w:numId w:val="0"/>
              </w:numPr>
              <w:jc w:val="center"/>
            </w:pPr>
            <w:del w:id="5900" w:author="齐宁" w:date="2014-09-28T19:34:00Z">
              <w:r>
                <w:rPr/>
                <w:delText>R</w:delText>
              </w:r>
            </w:del>
            <w:ins w:id="5901" w:author="齐宁" w:date="2014-09-28T19:34:00Z">
              <w:r>
                <w:rPr>
                  <w:rFonts w:hint="eastAsia"/>
                </w:rPr>
                <w:t>M</w:t>
              </w:r>
            </w:ins>
          </w:p>
        </w:tc>
        <w:tc>
          <w:tcPr>
            <w:tcW w:w="3090" w:type="dxa"/>
            <w:vAlign w:val="top"/>
            <w:tcPrChange w:id="5902" w:author="吴潇" w:date="2014-12-23T15:16:00Z">
              <w:tcPr>
                <w:tcW w:w="3091" w:type="dxa"/>
                <w:vAlign w:val="top"/>
              </w:tcPr>
            </w:tcPrChange>
          </w:tcPr>
          <w:p>
            <w:pPr>
              <w:numPr>
                <w:ilvl w:val="0"/>
                <w:numId w:val="0"/>
              </w:numPr>
            </w:pPr>
            <w:r>
              <w:rPr>
                <w:rFonts w:hint="eastAsia"/>
              </w:rPr>
              <w:t>默认为</w:t>
            </w:r>
            <w: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0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03" w:author="吴潇" w:date="2014-12-23T15:16:00Z">
            <w:trPr>
              <w:jc w:val="center"/>
            </w:trPr>
          </w:trPrChange>
        </w:trPr>
        <w:tc>
          <w:tcPr>
            <w:tcW w:w="747" w:type="dxa"/>
            <w:vAlign w:val="top"/>
            <w:tcPrChange w:id="590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05" w:author="吴潇" w:date="2014-12-23T15:16:00Z">
              <w:tcPr>
                <w:tcW w:w="2088" w:type="dxa"/>
                <w:vAlign w:val="top"/>
              </w:tcPr>
            </w:tcPrChange>
          </w:tcPr>
          <w:p>
            <w:pPr>
              <w:numPr>
                <w:ilvl w:val="0"/>
                <w:numId w:val="0"/>
              </w:numPr>
              <w:jc w:val="center"/>
            </w:pPr>
            <w:r>
              <w:rPr>
                <w:rFonts w:hint="eastAsia"/>
              </w:rPr>
              <w:t>请求方保留域</w:t>
            </w:r>
          </w:p>
        </w:tc>
        <w:tc>
          <w:tcPr>
            <w:tcW w:w="2153" w:type="dxa"/>
            <w:vAlign w:val="top"/>
            <w:tcPrChange w:id="5906" w:author="吴潇" w:date="2014-12-23T15:16:00Z">
              <w:tcPr>
                <w:tcW w:w="2153" w:type="dxa"/>
                <w:vAlign w:val="top"/>
              </w:tcPr>
            </w:tcPrChange>
          </w:tcPr>
          <w:p>
            <w:pPr>
              <w:numPr>
                <w:ilvl w:val="0"/>
                <w:numId w:val="0"/>
              </w:numPr>
              <w:jc w:val="center"/>
            </w:pPr>
            <w:r>
              <w:t>reqReserved</w:t>
            </w:r>
          </w:p>
        </w:tc>
        <w:tc>
          <w:tcPr>
            <w:tcW w:w="1493" w:type="dxa"/>
            <w:vAlign w:val="top"/>
            <w:tcPrChange w:id="5907" w:author="吴潇" w:date="2014-12-23T15:16:00Z">
              <w:tcPr>
                <w:tcW w:w="1493" w:type="dxa"/>
                <w:vAlign w:val="top"/>
              </w:tcPr>
            </w:tcPrChange>
          </w:tcPr>
          <w:p>
            <w:pPr>
              <w:numPr>
                <w:ilvl w:val="0"/>
                <w:numId w:val="0"/>
              </w:numPr>
              <w:jc w:val="center"/>
            </w:pPr>
            <w:r>
              <w:t>R</w:t>
            </w:r>
          </w:p>
        </w:tc>
        <w:tc>
          <w:tcPr>
            <w:tcW w:w="3090" w:type="dxa"/>
            <w:vAlign w:val="top"/>
            <w:tcPrChange w:id="5908"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0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09" w:author="吴潇" w:date="2014-12-23T15:16:00Z">
            <w:trPr>
              <w:jc w:val="center"/>
            </w:trPr>
          </w:trPrChange>
        </w:trPr>
        <w:tc>
          <w:tcPr>
            <w:tcW w:w="747" w:type="dxa"/>
            <w:vAlign w:val="top"/>
            <w:tcPrChange w:id="591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11" w:author="吴潇" w:date="2014-12-23T15:16:00Z">
              <w:tcPr>
                <w:tcW w:w="2088" w:type="dxa"/>
                <w:vAlign w:val="top"/>
              </w:tcPr>
            </w:tcPrChange>
          </w:tcPr>
          <w:p>
            <w:pPr>
              <w:numPr>
                <w:ilvl w:val="0"/>
                <w:numId w:val="0"/>
              </w:numPr>
              <w:jc w:val="center"/>
            </w:pPr>
            <w:r>
              <w:rPr>
                <w:rFonts w:hint="eastAsia"/>
              </w:rPr>
              <w:t>保留域</w:t>
            </w:r>
          </w:p>
        </w:tc>
        <w:tc>
          <w:tcPr>
            <w:tcW w:w="2153" w:type="dxa"/>
            <w:vAlign w:val="top"/>
            <w:tcPrChange w:id="5912" w:author="吴潇" w:date="2014-12-23T15:16:00Z">
              <w:tcPr>
                <w:tcW w:w="2153" w:type="dxa"/>
                <w:vAlign w:val="top"/>
              </w:tcPr>
            </w:tcPrChange>
          </w:tcPr>
          <w:p>
            <w:pPr>
              <w:numPr>
                <w:ilvl w:val="0"/>
                <w:numId w:val="0"/>
              </w:numPr>
              <w:jc w:val="center"/>
            </w:pPr>
            <w:r>
              <w:t>reserved</w:t>
            </w:r>
          </w:p>
        </w:tc>
        <w:tc>
          <w:tcPr>
            <w:tcW w:w="1493" w:type="dxa"/>
            <w:vAlign w:val="top"/>
            <w:tcPrChange w:id="5913" w:author="吴潇" w:date="2014-12-23T15:16:00Z">
              <w:tcPr>
                <w:tcW w:w="1493" w:type="dxa"/>
                <w:vAlign w:val="top"/>
              </w:tcPr>
            </w:tcPrChange>
          </w:tcPr>
          <w:p>
            <w:pPr>
              <w:numPr>
                <w:ilvl w:val="0"/>
                <w:numId w:val="0"/>
              </w:numPr>
              <w:jc w:val="center"/>
            </w:pPr>
            <w:r>
              <w:t>O</w:t>
            </w:r>
          </w:p>
        </w:tc>
        <w:tc>
          <w:tcPr>
            <w:tcW w:w="3090" w:type="dxa"/>
            <w:vAlign w:val="top"/>
            <w:tcPrChange w:id="5914"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15"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15" w:author="吴潇" w:date="2014-12-23T15:16:00Z">
            <w:trPr>
              <w:jc w:val="center"/>
            </w:trPr>
          </w:trPrChange>
        </w:trPr>
        <w:tc>
          <w:tcPr>
            <w:tcW w:w="747" w:type="dxa"/>
            <w:vAlign w:val="top"/>
            <w:tcPrChange w:id="5916"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17" w:author="吴潇" w:date="2014-12-23T15:16:00Z">
              <w:tcPr>
                <w:tcW w:w="2088" w:type="dxa"/>
                <w:vAlign w:val="top"/>
              </w:tcPr>
            </w:tcPrChange>
          </w:tcPr>
          <w:p>
            <w:pPr>
              <w:numPr>
                <w:ilvl w:val="0"/>
                <w:numId w:val="0"/>
              </w:numPr>
              <w:jc w:val="center"/>
            </w:pPr>
            <w:r>
              <w:rPr>
                <w:rFonts w:hint="eastAsia"/>
              </w:rPr>
              <w:t>交易查询流水号</w:t>
            </w:r>
          </w:p>
        </w:tc>
        <w:tc>
          <w:tcPr>
            <w:tcW w:w="2153" w:type="dxa"/>
            <w:vAlign w:val="top"/>
            <w:tcPrChange w:id="5918" w:author="吴潇" w:date="2014-12-23T15:16:00Z">
              <w:tcPr>
                <w:tcW w:w="2153" w:type="dxa"/>
                <w:vAlign w:val="top"/>
              </w:tcPr>
            </w:tcPrChange>
          </w:tcPr>
          <w:p>
            <w:pPr>
              <w:numPr>
                <w:ilvl w:val="0"/>
                <w:numId w:val="0"/>
              </w:numPr>
              <w:jc w:val="center"/>
            </w:pPr>
            <w:r>
              <w:t>queryId</w:t>
            </w:r>
          </w:p>
        </w:tc>
        <w:tc>
          <w:tcPr>
            <w:tcW w:w="1493" w:type="dxa"/>
            <w:vAlign w:val="top"/>
            <w:tcPrChange w:id="5919" w:author="吴潇" w:date="2014-12-23T15:16:00Z">
              <w:tcPr>
                <w:tcW w:w="1493" w:type="dxa"/>
                <w:vAlign w:val="top"/>
              </w:tcPr>
            </w:tcPrChange>
          </w:tcPr>
          <w:p>
            <w:pPr>
              <w:numPr>
                <w:ilvl w:val="0"/>
                <w:numId w:val="0"/>
              </w:numPr>
              <w:jc w:val="center"/>
            </w:pPr>
            <w:r>
              <w:t>M</w:t>
            </w:r>
          </w:p>
        </w:tc>
        <w:tc>
          <w:tcPr>
            <w:tcW w:w="3090" w:type="dxa"/>
            <w:vAlign w:val="top"/>
            <w:tcPrChange w:id="5920" w:author="吴潇" w:date="2014-12-23T15:16:00Z">
              <w:tcPr>
                <w:tcW w:w="3091" w:type="dxa"/>
                <w:vAlign w:val="top"/>
              </w:tcPr>
            </w:tcPrChange>
          </w:tcPr>
          <w:p>
            <w:pPr>
              <w:numPr>
                <w:ilvl w:val="0"/>
                <w:numId w:val="0"/>
              </w:numPr>
            </w:pPr>
            <w:del w:id="5921" w:author="齐宁" w:date="2014-09-28T19:38:00Z">
              <w:r>
                <w:rPr>
                  <w:rFonts w:hint="eastAsia"/>
                </w:rPr>
                <w:delText>消费</w:delText>
              </w:r>
            </w:del>
            <w:ins w:id="5922" w:author="齐宁" w:date="2014-09-28T19:38:00Z">
              <w:r>
                <w:rPr>
                  <w:rFonts w:hint="eastAsia"/>
                </w:rPr>
                <w:t>预授权</w:t>
              </w:r>
            </w:ins>
            <w:r>
              <w:rPr>
                <w:rFonts w:hint="eastAsia"/>
              </w:rPr>
              <w:t>交易的流水号，供后续查询用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2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23" w:author="吴潇" w:date="2014-12-23T15:16:00Z">
            <w:trPr>
              <w:jc w:val="center"/>
            </w:trPr>
          </w:trPrChange>
        </w:trPr>
        <w:tc>
          <w:tcPr>
            <w:tcW w:w="747" w:type="dxa"/>
            <w:vAlign w:val="top"/>
            <w:tcPrChange w:id="592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25" w:author="吴潇" w:date="2014-12-23T15:16:00Z">
              <w:tcPr>
                <w:tcW w:w="2088" w:type="dxa"/>
                <w:vAlign w:val="top"/>
              </w:tcPr>
            </w:tcPrChange>
          </w:tcPr>
          <w:p>
            <w:pPr>
              <w:numPr>
                <w:ilvl w:val="0"/>
                <w:numId w:val="0"/>
              </w:numPr>
              <w:jc w:val="center"/>
            </w:pPr>
            <w:r>
              <w:rPr>
                <w:rFonts w:hint="eastAsia"/>
              </w:rPr>
              <w:t>响应码</w:t>
            </w:r>
          </w:p>
        </w:tc>
        <w:tc>
          <w:tcPr>
            <w:tcW w:w="2153" w:type="dxa"/>
            <w:vAlign w:val="top"/>
            <w:tcPrChange w:id="5926" w:author="吴潇" w:date="2014-12-23T15:16:00Z">
              <w:tcPr>
                <w:tcW w:w="2153" w:type="dxa"/>
                <w:vAlign w:val="top"/>
              </w:tcPr>
            </w:tcPrChange>
          </w:tcPr>
          <w:p>
            <w:pPr>
              <w:numPr>
                <w:ilvl w:val="0"/>
                <w:numId w:val="0"/>
              </w:numPr>
              <w:jc w:val="center"/>
            </w:pPr>
            <w:r>
              <w:t>respCode</w:t>
            </w:r>
          </w:p>
        </w:tc>
        <w:tc>
          <w:tcPr>
            <w:tcW w:w="1493" w:type="dxa"/>
            <w:vAlign w:val="top"/>
            <w:tcPrChange w:id="5927" w:author="吴潇" w:date="2014-12-23T15:16:00Z">
              <w:tcPr>
                <w:tcW w:w="1493" w:type="dxa"/>
                <w:vAlign w:val="top"/>
              </w:tcPr>
            </w:tcPrChange>
          </w:tcPr>
          <w:p>
            <w:pPr>
              <w:numPr>
                <w:ilvl w:val="0"/>
                <w:numId w:val="0"/>
              </w:numPr>
              <w:jc w:val="center"/>
            </w:pPr>
            <w:r>
              <w:t>M</w:t>
            </w:r>
          </w:p>
        </w:tc>
        <w:tc>
          <w:tcPr>
            <w:tcW w:w="3090" w:type="dxa"/>
            <w:vAlign w:val="top"/>
            <w:tcPrChange w:id="5928"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2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29" w:author="吴潇" w:date="2014-12-23T15:16:00Z">
            <w:trPr>
              <w:jc w:val="center"/>
            </w:trPr>
          </w:trPrChange>
        </w:trPr>
        <w:tc>
          <w:tcPr>
            <w:tcW w:w="747" w:type="dxa"/>
            <w:vAlign w:val="top"/>
            <w:tcPrChange w:id="593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31" w:author="吴潇" w:date="2014-12-23T15:16:00Z">
              <w:tcPr>
                <w:tcW w:w="2088" w:type="dxa"/>
                <w:vAlign w:val="top"/>
              </w:tcPr>
            </w:tcPrChange>
          </w:tcPr>
          <w:p>
            <w:pPr>
              <w:numPr>
                <w:ilvl w:val="0"/>
                <w:numId w:val="0"/>
              </w:numPr>
              <w:jc w:val="center"/>
            </w:pPr>
            <w:r>
              <w:rPr>
                <w:rFonts w:hint="eastAsia"/>
              </w:rPr>
              <w:t>响应信息</w:t>
            </w:r>
          </w:p>
        </w:tc>
        <w:tc>
          <w:tcPr>
            <w:tcW w:w="2153" w:type="dxa"/>
            <w:vAlign w:val="top"/>
            <w:tcPrChange w:id="5932" w:author="吴潇" w:date="2014-12-23T15:16:00Z">
              <w:tcPr>
                <w:tcW w:w="2153" w:type="dxa"/>
                <w:vAlign w:val="top"/>
              </w:tcPr>
            </w:tcPrChange>
          </w:tcPr>
          <w:p>
            <w:pPr>
              <w:numPr>
                <w:ilvl w:val="0"/>
                <w:numId w:val="0"/>
              </w:numPr>
              <w:jc w:val="center"/>
            </w:pPr>
            <w:r>
              <w:t>respMsg</w:t>
            </w:r>
          </w:p>
        </w:tc>
        <w:tc>
          <w:tcPr>
            <w:tcW w:w="1493" w:type="dxa"/>
            <w:vAlign w:val="top"/>
            <w:tcPrChange w:id="5933" w:author="吴潇" w:date="2014-12-23T15:16:00Z">
              <w:tcPr>
                <w:tcW w:w="1493" w:type="dxa"/>
                <w:vAlign w:val="top"/>
              </w:tcPr>
            </w:tcPrChange>
          </w:tcPr>
          <w:p>
            <w:pPr>
              <w:numPr>
                <w:ilvl w:val="0"/>
                <w:numId w:val="0"/>
              </w:numPr>
              <w:jc w:val="center"/>
            </w:pPr>
            <w:r>
              <w:t>M</w:t>
            </w:r>
          </w:p>
        </w:tc>
        <w:tc>
          <w:tcPr>
            <w:tcW w:w="3090" w:type="dxa"/>
            <w:vAlign w:val="top"/>
            <w:tcPrChange w:id="5934"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36"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del w:id="5935" w:author="吴潇" w:date="2014-12-23T15:16:00Z"/>
          <w:trPrChange w:id="5936" w:author="吴潇" w:date="2014-12-23T15:16:00Z">
            <w:trPr>
              <w:jc w:val="center"/>
            </w:trPr>
          </w:trPrChange>
        </w:trPr>
        <w:tc>
          <w:tcPr>
            <w:tcW w:w="747" w:type="dxa"/>
            <w:vAlign w:val="top"/>
            <w:tcPrChange w:id="5937" w:author="吴潇" w:date="2014-12-23T15:16:00Z">
              <w:tcPr>
                <w:tcW w:w="746" w:type="dxa"/>
                <w:vAlign w:val="top"/>
              </w:tcPr>
            </w:tcPrChange>
          </w:tcPr>
          <w:p>
            <w:pPr>
              <w:pStyle w:val="120"/>
              <w:numPr>
                <w:ilvl w:val="0"/>
                <w:numId w:val="54"/>
              </w:numPr>
              <w:tabs>
                <w:tab w:val="left" w:pos="360"/>
              </w:tabs>
              <w:ind w:firstLineChars="0"/>
              <w:jc w:val="center"/>
              <w:rPr>
                <w:del w:id="5938" w:author="吴潇" w:date="2014-12-23T15:16:00Z"/>
                <w:bCs/>
                <w:sz w:val="22"/>
              </w:rPr>
            </w:pPr>
          </w:p>
        </w:tc>
        <w:tc>
          <w:tcPr>
            <w:tcW w:w="2088" w:type="dxa"/>
            <w:vAlign w:val="top"/>
            <w:tcPrChange w:id="5939" w:author="吴潇" w:date="2014-12-23T15:16:00Z">
              <w:tcPr>
                <w:tcW w:w="2088" w:type="dxa"/>
                <w:vAlign w:val="top"/>
              </w:tcPr>
            </w:tcPrChange>
          </w:tcPr>
          <w:p>
            <w:pPr>
              <w:numPr>
                <w:ilvl w:val="0"/>
                <w:numId w:val="0"/>
              </w:numPr>
              <w:jc w:val="center"/>
              <w:rPr>
                <w:del w:id="5940" w:author="吴潇" w:date="2014-12-23T15:16:00Z"/>
              </w:rPr>
            </w:pPr>
            <w:del w:id="5941" w:author="吴潇" w:date="2014-12-23T15:16:00Z">
              <w:r>
                <w:rPr>
                  <w:rFonts w:hint="eastAsia"/>
                </w:rPr>
                <w:delText>响应时间</w:delText>
              </w:r>
            </w:del>
          </w:p>
        </w:tc>
        <w:tc>
          <w:tcPr>
            <w:tcW w:w="2153" w:type="dxa"/>
            <w:vAlign w:val="top"/>
            <w:tcPrChange w:id="5942" w:author="吴潇" w:date="2014-12-23T15:16:00Z">
              <w:tcPr>
                <w:tcW w:w="2153" w:type="dxa"/>
                <w:vAlign w:val="top"/>
              </w:tcPr>
            </w:tcPrChange>
          </w:tcPr>
          <w:p>
            <w:pPr>
              <w:numPr>
                <w:ilvl w:val="0"/>
                <w:numId w:val="0"/>
              </w:numPr>
              <w:jc w:val="center"/>
              <w:rPr>
                <w:del w:id="5943" w:author="吴潇" w:date="2014-12-23T15:16:00Z"/>
              </w:rPr>
            </w:pPr>
            <w:del w:id="5944" w:author="吴潇" w:date="2014-12-23T15:16:00Z">
              <w:r>
                <w:rPr/>
                <w:delText>respTime</w:delText>
              </w:r>
            </w:del>
          </w:p>
        </w:tc>
        <w:tc>
          <w:tcPr>
            <w:tcW w:w="1493" w:type="dxa"/>
            <w:vAlign w:val="top"/>
            <w:tcPrChange w:id="5945" w:author="吴潇" w:date="2014-12-23T15:16:00Z">
              <w:tcPr>
                <w:tcW w:w="1493" w:type="dxa"/>
                <w:vAlign w:val="top"/>
              </w:tcPr>
            </w:tcPrChange>
          </w:tcPr>
          <w:p>
            <w:pPr>
              <w:numPr>
                <w:ilvl w:val="0"/>
                <w:numId w:val="0"/>
              </w:numPr>
              <w:jc w:val="center"/>
              <w:rPr>
                <w:del w:id="5946" w:author="吴潇" w:date="2014-12-23T15:16:00Z"/>
              </w:rPr>
            </w:pPr>
            <w:del w:id="5947" w:author="吴潇" w:date="2014-12-23T15:16:00Z">
              <w:r>
                <w:rPr/>
                <w:delText>M</w:delText>
              </w:r>
            </w:del>
          </w:p>
        </w:tc>
        <w:tc>
          <w:tcPr>
            <w:tcW w:w="3090" w:type="dxa"/>
            <w:vAlign w:val="top"/>
            <w:tcPrChange w:id="5948" w:author="吴潇" w:date="2014-12-23T15:16:00Z">
              <w:tcPr>
                <w:tcW w:w="3091" w:type="dxa"/>
                <w:vAlign w:val="top"/>
              </w:tcPr>
            </w:tcPrChange>
          </w:tcPr>
          <w:p>
            <w:pPr>
              <w:numPr>
                <w:ilvl w:val="0"/>
                <w:numId w:val="0"/>
              </w:numPr>
              <w:rPr>
                <w:del w:id="5949" w:author="吴潇" w:date="2014-12-23T15:16:00Z"/>
              </w:rPr>
            </w:pPr>
            <w:del w:id="5950" w:author="吴潇" w:date="2014-12-23T15:16:00Z">
              <w:r>
                <w:rPr>
                  <w:rFonts w:hint="eastAsia"/>
                </w:rPr>
                <w:delText>去掉 YYYYMMDDhhmmss</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51"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51" w:author="吴潇" w:date="2014-12-23T15:16:00Z">
            <w:trPr>
              <w:jc w:val="center"/>
            </w:trPr>
          </w:trPrChange>
        </w:trPr>
        <w:tc>
          <w:tcPr>
            <w:tcW w:w="747" w:type="dxa"/>
            <w:vAlign w:val="top"/>
            <w:tcPrChange w:id="5952"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53" w:author="吴潇" w:date="2014-12-23T15:16:00Z">
              <w:tcPr>
                <w:tcW w:w="2088" w:type="dxa"/>
                <w:vAlign w:val="top"/>
              </w:tcPr>
            </w:tcPrChange>
          </w:tcPr>
          <w:p>
            <w:pPr>
              <w:numPr>
                <w:ilvl w:val="0"/>
                <w:numId w:val="0"/>
              </w:numPr>
              <w:jc w:val="center"/>
            </w:pPr>
            <w:r>
              <w:rPr>
                <w:rFonts w:hint="eastAsia"/>
              </w:rPr>
              <w:t>清算金额</w:t>
            </w:r>
          </w:p>
        </w:tc>
        <w:tc>
          <w:tcPr>
            <w:tcW w:w="2153" w:type="dxa"/>
            <w:vAlign w:val="top"/>
            <w:tcPrChange w:id="5954" w:author="吴潇" w:date="2014-12-23T15:16:00Z">
              <w:tcPr>
                <w:tcW w:w="2153" w:type="dxa"/>
                <w:vAlign w:val="top"/>
              </w:tcPr>
            </w:tcPrChange>
          </w:tcPr>
          <w:p>
            <w:pPr>
              <w:numPr>
                <w:ilvl w:val="0"/>
                <w:numId w:val="0"/>
              </w:numPr>
              <w:jc w:val="center"/>
            </w:pPr>
            <w:r>
              <w:t>settleAmt</w:t>
            </w:r>
          </w:p>
        </w:tc>
        <w:tc>
          <w:tcPr>
            <w:tcW w:w="1493" w:type="dxa"/>
            <w:vAlign w:val="top"/>
            <w:tcPrChange w:id="5955" w:author="吴潇" w:date="2014-12-23T15:16:00Z">
              <w:tcPr>
                <w:tcW w:w="1493" w:type="dxa"/>
                <w:vAlign w:val="top"/>
              </w:tcPr>
            </w:tcPrChange>
          </w:tcPr>
          <w:p>
            <w:pPr>
              <w:numPr>
                <w:ilvl w:val="0"/>
                <w:numId w:val="0"/>
              </w:numPr>
              <w:jc w:val="center"/>
            </w:pPr>
            <w:r>
              <w:t>M</w:t>
            </w:r>
          </w:p>
        </w:tc>
        <w:tc>
          <w:tcPr>
            <w:tcW w:w="3090" w:type="dxa"/>
            <w:vAlign w:val="top"/>
            <w:tcPrChange w:id="5956"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57"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57" w:author="吴潇" w:date="2014-12-23T15:16:00Z">
            <w:trPr>
              <w:jc w:val="center"/>
            </w:trPr>
          </w:trPrChange>
        </w:trPr>
        <w:tc>
          <w:tcPr>
            <w:tcW w:w="747" w:type="dxa"/>
            <w:vAlign w:val="top"/>
            <w:tcPrChange w:id="5958"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59" w:author="吴潇" w:date="2014-12-23T15:16:00Z">
              <w:tcPr>
                <w:tcW w:w="2088" w:type="dxa"/>
                <w:vAlign w:val="top"/>
              </w:tcPr>
            </w:tcPrChange>
          </w:tcPr>
          <w:p>
            <w:pPr>
              <w:numPr>
                <w:ilvl w:val="0"/>
                <w:numId w:val="0"/>
              </w:numPr>
              <w:jc w:val="center"/>
            </w:pPr>
            <w:r>
              <w:rPr>
                <w:rFonts w:hint="eastAsia"/>
              </w:rPr>
              <w:t>清算币种</w:t>
            </w:r>
          </w:p>
        </w:tc>
        <w:tc>
          <w:tcPr>
            <w:tcW w:w="2153" w:type="dxa"/>
            <w:vAlign w:val="top"/>
            <w:tcPrChange w:id="5960" w:author="吴潇" w:date="2014-12-23T15:16:00Z">
              <w:tcPr>
                <w:tcW w:w="2153" w:type="dxa"/>
                <w:vAlign w:val="top"/>
              </w:tcPr>
            </w:tcPrChange>
          </w:tcPr>
          <w:p>
            <w:pPr>
              <w:numPr>
                <w:ilvl w:val="0"/>
                <w:numId w:val="0"/>
              </w:numPr>
              <w:jc w:val="center"/>
            </w:pPr>
            <w:r>
              <w:t>settleCurrencyCode</w:t>
            </w:r>
          </w:p>
        </w:tc>
        <w:tc>
          <w:tcPr>
            <w:tcW w:w="1493" w:type="dxa"/>
            <w:vAlign w:val="top"/>
            <w:tcPrChange w:id="5961" w:author="吴潇" w:date="2014-12-23T15:16:00Z">
              <w:tcPr>
                <w:tcW w:w="1493" w:type="dxa"/>
                <w:vAlign w:val="top"/>
              </w:tcPr>
            </w:tcPrChange>
          </w:tcPr>
          <w:p>
            <w:pPr>
              <w:numPr>
                <w:ilvl w:val="0"/>
                <w:numId w:val="0"/>
              </w:numPr>
              <w:jc w:val="center"/>
            </w:pPr>
            <w:r>
              <w:t>M</w:t>
            </w:r>
          </w:p>
        </w:tc>
        <w:tc>
          <w:tcPr>
            <w:tcW w:w="3090" w:type="dxa"/>
            <w:vAlign w:val="top"/>
            <w:tcPrChange w:id="5962"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6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63" w:author="吴潇" w:date="2014-12-23T15:16:00Z">
            <w:trPr>
              <w:jc w:val="center"/>
            </w:trPr>
          </w:trPrChange>
        </w:trPr>
        <w:tc>
          <w:tcPr>
            <w:tcW w:w="747" w:type="dxa"/>
            <w:vAlign w:val="top"/>
            <w:tcPrChange w:id="596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65" w:author="吴潇" w:date="2014-12-23T15:16:00Z">
              <w:tcPr>
                <w:tcW w:w="2088" w:type="dxa"/>
                <w:vAlign w:val="top"/>
              </w:tcPr>
            </w:tcPrChange>
          </w:tcPr>
          <w:p>
            <w:pPr>
              <w:numPr>
                <w:ilvl w:val="0"/>
                <w:numId w:val="0"/>
              </w:numPr>
              <w:jc w:val="center"/>
            </w:pPr>
            <w:r>
              <w:rPr>
                <w:rFonts w:hint="eastAsia"/>
              </w:rPr>
              <w:t>清算日期</w:t>
            </w:r>
          </w:p>
        </w:tc>
        <w:tc>
          <w:tcPr>
            <w:tcW w:w="2153" w:type="dxa"/>
            <w:vAlign w:val="top"/>
            <w:tcPrChange w:id="5966" w:author="吴潇" w:date="2014-12-23T15:16:00Z">
              <w:tcPr>
                <w:tcW w:w="2153" w:type="dxa"/>
                <w:vAlign w:val="top"/>
              </w:tcPr>
            </w:tcPrChange>
          </w:tcPr>
          <w:p>
            <w:pPr>
              <w:numPr>
                <w:ilvl w:val="0"/>
                <w:numId w:val="0"/>
              </w:numPr>
              <w:jc w:val="center"/>
            </w:pPr>
            <w:r>
              <w:t>settleDate</w:t>
            </w:r>
          </w:p>
        </w:tc>
        <w:tc>
          <w:tcPr>
            <w:tcW w:w="1493" w:type="dxa"/>
            <w:vAlign w:val="top"/>
            <w:tcPrChange w:id="5967" w:author="吴潇" w:date="2014-12-23T15:16:00Z">
              <w:tcPr>
                <w:tcW w:w="1493" w:type="dxa"/>
                <w:vAlign w:val="top"/>
              </w:tcPr>
            </w:tcPrChange>
          </w:tcPr>
          <w:p>
            <w:pPr>
              <w:numPr>
                <w:ilvl w:val="0"/>
                <w:numId w:val="0"/>
              </w:numPr>
              <w:jc w:val="center"/>
            </w:pPr>
            <w:r>
              <w:t>M</w:t>
            </w:r>
          </w:p>
        </w:tc>
        <w:tc>
          <w:tcPr>
            <w:tcW w:w="3090" w:type="dxa"/>
            <w:vAlign w:val="top"/>
            <w:tcPrChange w:id="5968"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6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69" w:author="吴潇" w:date="2014-12-23T15:16:00Z">
            <w:trPr>
              <w:jc w:val="center"/>
            </w:trPr>
          </w:trPrChange>
        </w:trPr>
        <w:tc>
          <w:tcPr>
            <w:tcW w:w="747" w:type="dxa"/>
            <w:vAlign w:val="top"/>
            <w:tcPrChange w:id="597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71" w:author="吴潇" w:date="2014-12-23T15:16:00Z">
              <w:tcPr>
                <w:tcW w:w="2088" w:type="dxa"/>
                <w:vAlign w:val="top"/>
              </w:tcPr>
            </w:tcPrChange>
          </w:tcPr>
          <w:p>
            <w:pPr>
              <w:numPr>
                <w:ilvl w:val="0"/>
                <w:numId w:val="0"/>
              </w:numPr>
              <w:jc w:val="center"/>
            </w:pPr>
            <w:r>
              <w:t>系统跟踪号</w:t>
            </w:r>
          </w:p>
        </w:tc>
        <w:tc>
          <w:tcPr>
            <w:tcW w:w="2153" w:type="dxa"/>
            <w:vAlign w:val="top"/>
            <w:tcPrChange w:id="5972" w:author="吴潇" w:date="2014-12-23T15:16:00Z">
              <w:tcPr>
                <w:tcW w:w="2153" w:type="dxa"/>
                <w:vAlign w:val="top"/>
              </w:tcPr>
            </w:tcPrChange>
          </w:tcPr>
          <w:p>
            <w:pPr>
              <w:numPr>
                <w:ilvl w:val="0"/>
                <w:numId w:val="0"/>
              </w:numPr>
              <w:jc w:val="center"/>
            </w:pPr>
            <w:r>
              <w:t>traceNo</w:t>
            </w:r>
          </w:p>
        </w:tc>
        <w:tc>
          <w:tcPr>
            <w:tcW w:w="1493" w:type="dxa"/>
            <w:vAlign w:val="top"/>
            <w:tcPrChange w:id="5973" w:author="吴潇" w:date="2014-12-23T15:16:00Z">
              <w:tcPr>
                <w:tcW w:w="1493" w:type="dxa"/>
                <w:vAlign w:val="top"/>
              </w:tcPr>
            </w:tcPrChange>
          </w:tcPr>
          <w:p>
            <w:pPr>
              <w:numPr>
                <w:ilvl w:val="0"/>
                <w:numId w:val="0"/>
              </w:numPr>
              <w:jc w:val="center"/>
            </w:pPr>
            <w:r>
              <w:t>M</w:t>
            </w:r>
          </w:p>
        </w:tc>
        <w:tc>
          <w:tcPr>
            <w:tcW w:w="3090" w:type="dxa"/>
            <w:vAlign w:val="top"/>
            <w:tcPrChange w:id="5974"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75"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75" w:author="吴潇" w:date="2014-12-23T15:16:00Z">
            <w:trPr>
              <w:jc w:val="center"/>
            </w:trPr>
          </w:trPrChange>
        </w:trPr>
        <w:tc>
          <w:tcPr>
            <w:tcW w:w="747" w:type="dxa"/>
            <w:vAlign w:val="top"/>
            <w:tcPrChange w:id="5976"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77" w:author="吴潇" w:date="2014-12-23T15:16:00Z">
              <w:tcPr>
                <w:tcW w:w="2088" w:type="dxa"/>
                <w:vAlign w:val="top"/>
              </w:tcPr>
            </w:tcPrChange>
          </w:tcPr>
          <w:p>
            <w:pPr>
              <w:numPr>
                <w:ilvl w:val="0"/>
                <w:numId w:val="0"/>
              </w:numPr>
              <w:jc w:val="center"/>
            </w:pPr>
            <w:r>
              <w:t>交易传输时间</w:t>
            </w:r>
          </w:p>
        </w:tc>
        <w:tc>
          <w:tcPr>
            <w:tcW w:w="2153" w:type="dxa"/>
            <w:vAlign w:val="top"/>
            <w:tcPrChange w:id="5978" w:author="吴潇" w:date="2014-12-23T15:16:00Z">
              <w:tcPr>
                <w:tcW w:w="2153" w:type="dxa"/>
                <w:vAlign w:val="top"/>
              </w:tcPr>
            </w:tcPrChange>
          </w:tcPr>
          <w:p>
            <w:pPr>
              <w:numPr>
                <w:ilvl w:val="0"/>
                <w:numId w:val="0"/>
              </w:numPr>
              <w:jc w:val="center"/>
            </w:pPr>
            <w:r>
              <w:t>traceTime</w:t>
            </w:r>
          </w:p>
        </w:tc>
        <w:tc>
          <w:tcPr>
            <w:tcW w:w="1493" w:type="dxa"/>
            <w:vAlign w:val="top"/>
            <w:tcPrChange w:id="5979" w:author="吴潇" w:date="2014-12-23T15:16:00Z">
              <w:tcPr>
                <w:tcW w:w="1493" w:type="dxa"/>
                <w:vAlign w:val="top"/>
              </w:tcPr>
            </w:tcPrChange>
          </w:tcPr>
          <w:p>
            <w:pPr>
              <w:numPr>
                <w:ilvl w:val="0"/>
                <w:numId w:val="0"/>
              </w:numPr>
              <w:jc w:val="center"/>
            </w:pPr>
            <w:r>
              <w:t>M</w:t>
            </w:r>
          </w:p>
        </w:tc>
        <w:tc>
          <w:tcPr>
            <w:tcW w:w="3090" w:type="dxa"/>
            <w:vAlign w:val="top"/>
            <w:tcPrChange w:id="5980" w:author="吴潇" w:date="2014-12-23T15:16:00Z">
              <w:tcPr>
                <w:tcW w:w="3091" w:type="dxa"/>
                <w:vAlign w:val="top"/>
              </w:tcPr>
            </w:tcPrChange>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81"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81" w:author="吴潇" w:date="2014-12-23T15:16:00Z">
            <w:trPr>
              <w:jc w:val="center"/>
            </w:trPr>
          </w:trPrChange>
        </w:trPr>
        <w:tc>
          <w:tcPr>
            <w:tcW w:w="747" w:type="dxa"/>
            <w:vAlign w:val="top"/>
            <w:tcPrChange w:id="5982"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83" w:author="吴潇" w:date="2014-12-23T15:16:00Z">
              <w:tcPr>
                <w:tcW w:w="2088" w:type="dxa"/>
                <w:vAlign w:val="top"/>
              </w:tcPr>
            </w:tcPrChange>
          </w:tcPr>
          <w:p>
            <w:pPr>
              <w:numPr>
                <w:ilvl w:val="0"/>
                <w:numId w:val="0"/>
              </w:numPr>
              <w:jc w:val="center"/>
            </w:pPr>
            <w:r>
              <w:t>兑换日期</w:t>
            </w:r>
          </w:p>
        </w:tc>
        <w:tc>
          <w:tcPr>
            <w:tcW w:w="2153" w:type="dxa"/>
            <w:vAlign w:val="top"/>
            <w:tcPrChange w:id="5984" w:author="吴潇" w:date="2014-12-23T15:16:00Z">
              <w:tcPr>
                <w:tcW w:w="2153" w:type="dxa"/>
                <w:vAlign w:val="top"/>
              </w:tcPr>
            </w:tcPrChange>
          </w:tcPr>
          <w:p>
            <w:pPr>
              <w:numPr>
                <w:ilvl w:val="0"/>
                <w:numId w:val="0"/>
              </w:numPr>
              <w:jc w:val="center"/>
            </w:pPr>
            <w:r>
              <w:t>exchangeDate</w:t>
            </w:r>
          </w:p>
        </w:tc>
        <w:tc>
          <w:tcPr>
            <w:tcW w:w="1493" w:type="dxa"/>
            <w:vAlign w:val="top"/>
            <w:tcPrChange w:id="5985" w:author="吴潇" w:date="2014-12-23T15:16:00Z">
              <w:tcPr>
                <w:tcW w:w="1493" w:type="dxa"/>
                <w:vAlign w:val="top"/>
              </w:tcPr>
            </w:tcPrChange>
          </w:tcPr>
          <w:p>
            <w:pPr>
              <w:numPr>
                <w:ilvl w:val="0"/>
                <w:numId w:val="0"/>
              </w:numPr>
              <w:jc w:val="center"/>
            </w:pPr>
            <w:r>
              <w:t>C</w:t>
            </w:r>
          </w:p>
        </w:tc>
        <w:tc>
          <w:tcPr>
            <w:tcW w:w="3090" w:type="dxa"/>
            <w:vAlign w:val="top"/>
            <w:tcPrChange w:id="5986" w:author="吴潇" w:date="2014-12-23T15:16:00Z">
              <w:tcPr>
                <w:tcW w:w="3091" w:type="dxa"/>
                <w:vAlign w:val="top"/>
              </w:tcPr>
            </w:tcPrChange>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87"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87" w:author="吴潇" w:date="2014-12-23T15:16:00Z">
            <w:trPr>
              <w:jc w:val="center"/>
            </w:trPr>
          </w:trPrChange>
        </w:trPr>
        <w:tc>
          <w:tcPr>
            <w:tcW w:w="747" w:type="dxa"/>
            <w:vAlign w:val="top"/>
            <w:tcPrChange w:id="5988"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89" w:author="吴潇" w:date="2014-12-23T15:16:00Z">
              <w:tcPr>
                <w:tcW w:w="2088" w:type="dxa"/>
                <w:vAlign w:val="top"/>
              </w:tcPr>
            </w:tcPrChange>
          </w:tcPr>
          <w:p>
            <w:pPr>
              <w:numPr>
                <w:ilvl w:val="0"/>
                <w:numId w:val="0"/>
              </w:numPr>
              <w:jc w:val="center"/>
            </w:pPr>
            <w:r>
              <w:t>汇率</w:t>
            </w:r>
          </w:p>
        </w:tc>
        <w:tc>
          <w:tcPr>
            <w:tcW w:w="2153" w:type="dxa"/>
            <w:vAlign w:val="top"/>
            <w:tcPrChange w:id="5990" w:author="吴潇" w:date="2014-12-23T15:16:00Z">
              <w:tcPr>
                <w:tcW w:w="2153" w:type="dxa"/>
                <w:vAlign w:val="top"/>
              </w:tcPr>
            </w:tcPrChange>
          </w:tcPr>
          <w:p>
            <w:pPr>
              <w:numPr>
                <w:ilvl w:val="0"/>
                <w:numId w:val="0"/>
              </w:numPr>
              <w:jc w:val="center"/>
            </w:pPr>
            <w:r>
              <w:t>exchangeRate</w:t>
            </w:r>
          </w:p>
        </w:tc>
        <w:tc>
          <w:tcPr>
            <w:tcW w:w="1493" w:type="dxa"/>
            <w:vAlign w:val="top"/>
            <w:tcPrChange w:id="5991" w:author="吴潇" w:date="2014-12-23T15:16:00Z">
              <w:tcPr>
                <w:tcW w:w="1493" w:type="dxa"/>
                <w:vAlign w:val="top"/>
              </w:tcPr>
            </w:tcPrChange>
          </w:tcPr>
          <w:p>
            <w:pPr>
              <w:numPr>
                <w:ilvl w:val="0"/>
                <w:numId w:val="0"/>
              </w:numPr>
              <w:jc w:val="center"/>
            </w:pPr>
            <w:r>
              <w:t>C</w:t>
            </w:r>
          </w:p>
        </w:tc>
        <w:tc>
          <w:tcPr>
            <w:tcW w:w="3090" w:type="dxa"/>
            <w:vAlign w:val="top"/>
            <w:tcPrChange w:id="5992" w:author="吴潇" w:date="2014-12-23T15:16:00Z">
              <w:tcPr>
                <w:tcW w:w="3091" w:type="dxa"/>
                <w:vAlign w:val="top"/>
              </w:tcPr>
            </w:tcPrChange>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9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93" w:author="吴潇" w:date="2014-12-23T15:16:00Z">
            <w:trPr>
              <w:jc w:val="center"/>
            </w:trPr>
          </w:trPrChange>
        </w:trPr>
        <w:tc>
          <w:tcPr>
            <w:tcW w:w="747" w:type="dxa"/>
            <w:vAlign w:val="top"/>
            <w:tcPrChange w:id="599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5995" w:author="吴潇" w:date="2014-12-23T15:16:00Z">
              <w:tcPr>
                <w:tcW w:w="2088" w:type="dxa"/>
                <w:vAlign w:val="top"/>
              </w:tcPr>
            </w:tcPrChange>
          </w:tcPr>
          <w:p>
            <w:pPr>
              <w:numPr>
                <w:ilvl w:val="0"/>
                <w:numId w:val="0"/>
              </w:numPr>
              <w:jc w:val="center"/>
            </w:pPr>
            <w:r>
              <w:rPr>
                <w:rFonts w:hint="eastAsia"/>
              </w:rPr>
              <w:t>帐号</w:t>
            </w:r>
          </w:p>
        </w:tc>
        <w:tc>
          <w:tcPr>
            <w:tcW w:w="2153" w:type="dxa"/>
            <w:vAlign w:val="top"/>
            <w:tcPrChange w:id="5996" w:author="吴潇" w:date="2014-12-23T15:16:00Z">
              <w:tcPr>
                <w:tcW w:w="2153" w:type="dxa"/>
                <w:vAlign w:val="top"/>
              </w:tcPr>
            </w:tcPrChange>
          </w:tcPr>
          <w:p>
            <w:pPr>
              <w:numPr>
                <w:ilvl w:val="0"/>
                <w:numId w:val="0"/>
              </w:numPr>
              <w:jc w:val="center"/>
            </w:pPr>
            <w:r>
              <w:t>accNo</w:t>
            </w:r>
          </w:p>
        </w:tc>
        <w:tc>
          <w:tcPr>
            <w:tcW w:w="1493" w:type="dxa"/>
            <w:vAlign w:val="top"/>
            <w:tcPrChange w:id="5997" w:author="吴潇" w:date="2014-12-23T15:16:00Z">
              <w:tcPr>
                <w:tcW w:w="1493" w:type="dxa"/>
                <w:vAlign w:val="top"/>
              </w:tcPr>
            </w:tcPrChange>
          </w:tcPr>
          <w:p>
            <w:pPr>
              <w:numPr>
                <w:ilvl w:val="0"/>
                <w:numId w:val="0"/>
              </w:numPr>
              <w:jc w:val="center"/>
            </w:pPr>
            <w:r>
              <w:t>C</w:t>
            </w:r>
          </w:p>
        </w:tc>
        <w:tc>
          <w:tcPr>
            <w:tcW w:w="3090" w:type="dxa"/>
            <w:vAlign w:val="top"/>
            <w:tcPrChange w:id="5998" w:author="吴潇" w:date="2014-12-23T15:16:00Z">
              <w:tcPr>
                <w:tcW w:w="3091" w:type="dxa"/>
                <w:vAlign w:val="top"/>
              </w:tcPr>
            </w:tcPrChange>
          </w:tcPr>
          <w:p>
            <w:pPr>
              <w:numPr>
                <w:ilvl w:val="0"/>
                <w:numId w:val="0"/>
              </w:numPr>
            </w:pPr>
            <w:r>
              <w:rPr>
                <w:rFonts w:hint="eastAsia"/>
              </w:rPr>
              <w:t>特殊商户需要时返回用户支付使用的卡号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599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5999" w:author="吴潇" w:date="2014-12-23T15:16:00Z">
            <w:trPr>
              <w:jc w:val="center"/>
            </w:trPr>
          </w:trPrChange>
        </w:trPr>
        <w:tc>
          <w:tcPr>
            <w:tcW w:w="747" w:type="dxa"/>
            <w:vAlign w:val="top"/>
            <w:tcPrChange w:id="600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6001" w:author="吴潇" w:date="2014-12-23T15:16:00Z">
              <w:tcPr>
                <w:tcW w:w="2088" w:type="dxa"/>
                <w:vAlign w:val="top"/>
              </w:tcPr>
            </w:tcPrChange>
          </w:tcPr>
          <w:p>
            <w:pPr>
              <w:numPr>
                <w:ilvl w:val="0"/>
                <w:numId w:val="0"/>
              </w:numPr>
              <w:jc w:val="center"/>
            </w:pPr>
            <w:r>
              <w:rPr>
                <w:rFonts w:hint="eastAsia"/>
              </w:rPr>
              <w:t>支付卡类型</w:t>
            </w:r>
          </w:p>
        </w:tc>
        <w:tc>
          <w:tcPr>
            <w:tcW w:w="2153" w:type="dxa"/>
            <w:vAlign w:val="top"/>
            <w:tcPrChange w:id="6002" w:author="吴潇" w:date="2014-12-23T15:16:00Z">
              <w:tcPr>
                <w:tcW w:w="2153" w:type="dxa"/>
                <w:vAlign w:val="top"/>
              </w:tcPr>
            </w:tcPrChange>
          </w:tcPr>
          <w:p>
            <w:pPr>
              <w:numPr>
                <w:ilvl w:val="0"/>
                <w:numId w:val="0"/>
              </w:numPr>
              <w:jc w:val="center"/>
            </w:pPr>
            <w:r>
              <w:t>payCardType</w:t>
            </w:r>
          </w:p>
        </w:tc>
        <w:tc>
          <w:tcPr>
            <w:tcW w:w="1493" w:type="dxa"/>
            <w:vAlign w:val="top"/>
            <w:tcPrChange w:id="6003" w:author="吴潇" w:date="2014-12-23T15:16:00Z">
              <w:tcPr>
                <w:tcW w:w="1493" w:type="dxa"/>
                <w:vAlign w:val="top"/>
              </w:tcPr>
            </w:tcPrChange>
          </w:tcPr>
          <w:p>
            <w:pPr>
              <w:numPr>
                <w:ilvl w:val="0"/>
                <w:numId w:val="0"/>
              </w:numPr>
              <w:jc w:val="center"/>
            </w:pPr>
            <w:r>
              <w:t>C</w:t>
            </w:r>
          </w:p>
        </w:tc>
        <w:tc>
          <w:tcPr>
            <w:tcW w:w="3090" w:type="dxa"/>
            <w:vAlign w:val="top"/>
            <w:tcPrChange w:id="6004" w:author="吴潇" w:date="2014-12-23T15:16:00Z">
              <w:tcPr>
                <w:tcW w:w="3091" w:type="dxa"/>
                <w:vAlign w:val="top"/>
              </w:tcPr>
            </w:tcPrChange>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005"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005" w:author="吴潇" w:date="2014-12-23T15:16:00Z">
            <w:trPr>
              <w:jc w:val="center"/>
            </w:trPr>
          </w:trPrChange>
        </w:trPr>
        <w:tc>
          <w:tcPr>
            <w:tcW w:w="747" w:type="dxa"/>
            <w:vAlign w:val="top"/>
            <w:tcPrChange w:id="6006"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6007" w:author="吴潇" w:date="2014-12-23T15:16:00Z">
              <w:tcPr>
                <w:tcW w:w="2088" w:type="dxa"/>
                <w:vAlign w:val="top"/>
              </w:tcPr>
            </w:tcPrChange>
          </w:tcPr>
          <w:p>
            <w:pPr>
              <w:numPr>
                <w:ilvl w:val="0"/>
                <w:numId w:val="0"/>
              </w:numPr>
              <w:jc w:val="center"/>
            </w:pPr>
            <w:r>
              <w:rPr>
                <w:rFonts w:hint="eastAsia"/>
              </w:rPr>
              <w:t>支付方式</w:t>
            </w:r>
          </w:p>
        </w:tc>
        <w:tc>
          <w:tcPr>
            <w:tcW w:w="2153" w:type="dxa"/>
            <w:vAlign w:val="top"/>
            <w:tcPrChange w:id="6008" w:author="吴潇" w:date="2014-12-23T15:16:00Z">
              <w:tcPr>
                <w:tcW w:w="2153" w:type="dxa"/>
                <w:vAlign w:val="top"/>
              </w:tcPr>
            </w:tcPrChange>
          </w:tcPr>
          <w:p>
            <w:pPr>
              <w:numPr>
                <w:ilvl w:val="0"/>
                <w:numId w:val="0"/>
              </w:numPr>
              <w:jc w:val="center"/>
            </w:pPr>
            <w:r>
              <w:t>payType</w:t>
            </w:r>
          </w:p>
        </w:tc>
        <w:tc>
          <w:tcPr>
            <w:tcW w:w="1493" w:type="dxa"/>
            <w:vAlign w:val="top"/>
            <w:tcPrChange w:id="6009" w:author="吴潇" w:date="2014-12-23T15:16:00Z">
              <w:tcPr>
                <w:tcW w:w="1493" w:type="dxa"/>
                <w:vAlign w:val="top"/>
              </w:tcPr>
            </w:tcPrChange>
          </w:tcPr>
          <w:p>
            <w:pPr>
              <w:numPr>
                <w:ilvl w:val="0"/>
                <w:numId w:val="0"/>
              </w:numPr>
              <w:jc w:val="center"/>
            </w:pPr>
            <w:r>
              <w:t>C</w:t>
            </w:r>
          </w:p>
        </w:tc>
        <w:tc>
          <w:tcPr>
            <w:tcW w:w="3090" w:type="dxa"/>
            <w:vAlign w:val="top"/>
            <w:tcPrChange w:id="6010" w:author="吴潇" w:date="2014-12-23T15:16:00Z">
              <w:tcPr>
                <w:tcW w:w="3091" w:type="dxa"/>
                <w:vAlign w:val="top"/>
              </w:tcPr>
            </w:tcPrChange>
          </w:tcPr>
          <w:p>
            <w:pPr>
              <w:numPr>
                <w:ilvl w:val="0"/>
                <w:numId w:val="0"/>
              </w:numPr>
            </w:pPr>
            <w:r>
              <w:rPr>
                <w:rFonts w:hint="eastAsia"/>
              </w:rPr>
              <w:t>特殊商户需要时返回，根据商户配置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011"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011" w:author="吴潇" w:date="2014-12-23T15:16:00Z">
            <w:trPr>
              <w:jc w:val="center"/>
            </w:trPr>
          </w:trPrChange>
        </w:trPr>
        <w:tc>
          <w:tcPr>
            <w:tcW w:w="747" w:type="dxa"/>
            <w:vAlign w:val="top"/>
            <w:tcPrChange w:id="6012"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6013" w:author="吴潇" w:date="2014-12-23T15:16:00Z">
              <w:tcPr>
                <w:tcW w:w="2088" w:type="dxa"/>
                <w:vAlign w:val="top"/>
              </w:tcPr>
            </w:tcPrChange>
          </w:tcPr>
          <w:p>
            <w:pPr>
              <w:numPr>
                <w:ilvl w:val="0"/>
                <w:numId w:val="0"/>
              </w:numPr>
              <w:jc w:val="center"/>
            </w:pPr>
            <w:r>
              <w:rPr>
                <w:rFonts w:hint="eastAsia"/>
              </w:rPr>
              <w:t>有卡交易信息域</w:t>
            </w:r>
          </w:p>
        </w:tc>
        <w:tc>
          <w:tcPr>
            <w:tcW w:w="2153" w:type="dxa"/>
            <w:vAlign w:val="top"/>
            <w:tcPrChange w:id="6014" w:author="吴潇" w:date="2014-12-23T15:16:00Z">
              <w:tcPr>
                <w:tcW w:w="2153" w:type="dxa"/>
                <w:vAlign w:val="top"/>
              </w:tcPr>
            </w:tcPrChange>
          </w:tcPr>
          <w:p>
            <w:pPr>
              <w:numPr>
                <w:ilvl w:val="0"/>
                <w:numId w:val="0"/>
              </w:numPr>
              <w:jc w:val="center"/>
            </w:pPr>
            <w:r>
              <w:rPr>
                <w:rFonts w:hint="eastAsia"/>
              </w:rPr>
              <w:t>cardTransData</w:t>
            </w:r>
          </w:p>
        </w:tc>
        <w:tc>
          <w:tcPr>
            <w:tcW w:w="1493" w:type="dxa"/>
            <w:vAlign w:val="top"/>
            <w:tcPrChange w:id="6015" w:author="吴潇" w:date="2014-12-23T15:16:00Z">
              <w:tcPr>
                <w:tcW w:w="1493" w:type="dxa"/>
                <w:vAlign w:val="top"/>
              </w:tcPr>
            </w:tcPrChange>
          </w:tcPr>
          <w:p>
            <w:pPr>
              <w:numPr>
                <w:ilvl w:val="0"/>
                <w:numId w:val="0"/>
              </w:numPr>
              <w:jc w:val="center"/>
            </w:pPr>
            <w:r>
              <w:rPr>
                <w:rFonts w:hint="eastAsia"/>
              </w:rPr>
              <w:t>C</w:t>
            </w:r>
          </w:p>
        </w:tc>
        <w:tc>
          <w:tcPr>
            <w:tcW w:w="3090" w:type="dxa"/>
            <w:vAlign w:val="top"/>
            <w:tcPrChange w:id="6016" w:author="吴潇" w:date="2014-12-23T15:16:00Z">
              <w:tcPr>
                <w:tcW w:w="3091" w:type="dxa"/>
                <w:vAlign w:val="top"/>
              </w:tcPr>
            </w:tcPrChange>
          </w:tcPr>
          <w:p>
            <w:pPr>
              <w:numPr>
                <w:ilvl w:val="0"/>
                <w:numId w:val="0"/>
              </w:numPr>
            </w:pPr>
            <w:r>
              <w:rPr>
                <w:rFonts w:hint="eastAsia"/>
              </w:rPr>
              <w:t>有卡交易必填，参看有卡交易信息域组合域填法</w:t>
            </w:r>
          </w:p>
          <w:p>
            <w:pPr>
              <w:numPr>
                <w:ilvl w:val="0"/>
                <w:numId w:val="0"/>
              </w:numPr>
            </w:pPr>
            <w:r>
              <w:rPr>
                <w:rFonts w:hint="eastAsia"/>
              </w:rPr>
              <w:t>（返回报文只返回子域： IC卡数据</w:t>
            </w:r>
            <w:r>
              <w:rPr>
                <w:rFonts w:hint="eastAsia"/>
              </w:rPr>
              <w:tab/>
            </w:r>
            <w:r>
              <w:rPr>
                <w:rFonts w:hint="eastAsia"/>
              </w:rPr>
              <w:t>ICCardData）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017"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017" w:author="吴潇" w:date="2014-12-23T15:16:00Z">
            <w:trPr>
              <w:jc w:val="center"/>
            </w:trPr>
          </w:trPrChange>
        </w:trPr>
        <w:tc>
          <w:tcPr>
            <w:tcW w:w="747" w:type="dxa"/>
            <w:vAlign w:val="top"/>
            <w:tcPrChange w:id="6018"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6019" w:author="吴潇" w:date="2014-12-23T15:16:00Z">
              <w:tcPr>
                <w:tcW w:w="2088" w:type="dxa"/>
                <w:vAlign w:val="top"/>
              </w:tcPr>
            </w:tcPrChange>
          </w:tcPr>
          <w:p>
            <w:pPr>
              <w:numPr>
                <w:ilvl w:val="0"/>
                <w:numId w:val="0"/>
              </w:numPr>
              <w:jc w:val="center"/>
            </w:pPr>
            <w:r>
              <w:rPr>
                <w:rFonts w:hint="eastAsia"/>
              </w:rPr>
              <w:t>支付卡标识</w:t>
            </w:r>
          </w:p>
        </w:tc>
        <w:tc>
          <w:tcPr>
            <w:tcW w:w="2153" w:type="dxa"/>
            <w:vAlign w:val="top"/>
            <w:tcPrChange w:id="6020" w:author="吴潇" w:date="2014-12-23T15:16:00Z">
              <w:tcPr>
                <w:tcW w:w="2153" w:type="dxa"/>
                <w:vAlign w:val="top"/>
              </w:tcPr>
            </w:tcPrChange>
          </w:tcPr>
          <w:p>
            <w:pPr>
              <w:numPr>
                <w:ilvl w:val="0"/>
                <w:numId w:val="0"/>
              </w:numPr>
              <w:jc w:val="center"/>
            </w:pPr>
            <w:r>
              <w:t>payCardNo</w:t>
            </w:r>
          </w:p>
        </w:tc>
        <w:tc>
          <w:tcPr>
            <w:tcW w:w="1493" w:type="dxa"/>
            <w:vAlign w:val="top"/>
            <w:tcPrChange w:id="6021" w:author="吴潇" w:date="2014-12-23T15:16:00Z">
              <w:tcPr>
                <w:tcW w:w="1493" w:type="dxa"/>
                <w:vAlign w:val="top"/>
              </w:tcPr>
            </w:tcPrChange>
          </w:tcPr>
          <w:p>
            <w:pPr>
              <w:numPr>
                <w:ilvl w:val="0"/>
                <w:numId w:val="0"/>
              </w:numPr>
              <w:jc w:val="center"/>
            </w:pPr>
            <w:r>
              <w:t>C</w:t>
            </w:r>
          </w:p>
        </w:tc>
        <w:tc>
          <w:tcPr>
            <w:tcW w:w="3090" w:type="dxa"/>
            <w:vAlign w:val="top"/>
            <w:tcPrChange w:id="6022" w:author="吴潇" w:date="2014-12-23T15:16:00Z">
              <w:tcPr>
                <w:tcW w:w="3091" w:type="dxa"/>
                <w:vAlign w:val="top"/>
              </w:tcPr>
            </w:tcPrChange>
          </w:tcPr>
          <w:p>
            <w:pPr>
              <w:numPr>
                <w:ilvl w:val="0"/>
                <w:numId w:val="0"/>
              </w:numPr>
            </w:pPr>
            <w:r>
              <w:rPr>
                <w:rFonts w:hint="eastAsia"/>
              </w:rPr>
              <w:t>特殊商户需要时返回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023"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023" w:author="吴潇" w:date="2014-12-23T15:16:00Z">
            <w:trPr>
              <w:jc w:val="center"/>
            </w:trPr>
          </w:trPrChange>
        </w:trPr>
        <w:tc>
          <w:tcPr>
            <w:tcW w:w="747" w:type="dxa"/>
            <w:vAlign w:val="top"/>
            <w:tcPrChange w:id="6024"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6025" w:author="吴潇" w:date="2014-12-23T15:16:00Z">
              <w:tcPr>
                <w:tcW w:w="2088" w:type="dxa"/>
                <w:vAlign w:val="top"/>
              </w:tcPr>
            </w:tcPrChange>
          </w:tcPr>
          <w:p>
            <w:pPr>
              <w:numPr>
                <w:ilvl w:val="0"/>
                <w:numId w:val="0"/>
              </w:numPr>
              <w:jc w:val="center"/>
            </w:pPr>
            <w:r>
              <w:t>支付卡名称</w:t>
            </w:r>
          </w:p>
        </w:tc>
        <w:tc>
          <w:tcPr>
            <w:tcW w:w="2153" w:type="dxa"/>
            <w:vAlign w:val="top"/>
            <w:tcPrChange w:id="6026" w:author="吴潇" w:date="2014-12-23T15:16:00Z">
              <w:tcPr>
                <w:tcW w:w="2153" w:type="dxa"/>
                <w:vAlign w:val="top"/>
              </w:tcPr>
            </w:tcPrChange>
          </w:tcPr>
          <w:p>
            <w:pPr>
              <w:numPr>
                <w:ilvl w:val="0"/>
                <w:numId w:val="0"/>
              </w:numPr>
              <w:jc w:val="center"/>
            </w:pPr>
            <w:r>
              <w:t>payCardIssueName</w:t>
            </w:r>
          </w:p>
        </w:tc>
        <w:tc>
          <w:tcPr>
            <w:tcW w:w="1493" w:type="dxa"/>
            <w:vAlign w:val="top"/>
            <w:tcPrChange w:id="6027" w:author="吴潇" w:date="2014-12-23T15:16:00Z">
              <w:tcPr>
                <w:tcW w:w="1493" w:type="dxa"/>
                <w:vAlign w:val="top"/>
              </w:tcPr>
            </w:tcPrChange>
          </w:tcPr>
          <w:p>
            <w:pPr>
              <w:numPr>
                <w:ilvl w:val="0"/>
                <w:numId w:val="0"/>
              </w:numPr>
              <w:jc w:val="center"/>
            </w:pPr>
            <w:r>
              <w:t>C</w:t>
            </w:r>
          </w:p>
        </w:tc>
        <w:tc>
          <w:tcPr>
            <w:tcW w:w="3090" w:type="dxa"/>
            <w:vAlign w:val="top"/>
            <w:tcPrChange w:id="6028" w:author="吴潇" w:date="2014-12-23T15:16:00Z">
              <w:tcPr>
                <w:tcW w:w="3091" w:type="dxa"/>
                <w:vAlign w:val="top"/>
              </w:tcPr>
            </w:tcPrChange>
          </w:tcPr>
          <w:p>
            <w:pPr>
              <w:numPr>
                <w:ilvl w:val="0"/>
                <w:numId w:val="0"/>
              </w:numPr>
            </w:pPr>
            <w:r>
              <w:rPr>
                <w:rFonts w:hint="eastAsia"/>
              </w:rPr>
              <w:t>特殊商户需要时返回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029"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029" w:author="吴潇" w:date="2014-12-23T15:16:00Z">
            <w:trPr>
              <w:jc w:val="center"/>
            </w:trPr>
          </w:trPrChange>
        </w:trPr>
        <w:tc>
          <w:tcPr>
            <w:tcW w:w="747" w:type="dxa"/>
            <w:vAlign w:val="top"/>
            <w:tcPrChange w:id="6030"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6031" w:author="吴潇" w:date="2014-12-23T15:16:00Z">
              <w:tcPr>
                <w:tcW w:w="2088" w:type="dxa"/>
                <w:vAlign w:val="top"/>
              </w:tcPr>
            </w:tcPrChange>
          </w:tcPr>
          <w:p>
            <w:pPr>
              <w:numPr>
                <w:ilvl w:val="0"/>
                <w:numId w:val="0"/>
              </w:numPr>
              <w:spacing w:line="0" w:lineRule="atLeast"/>
              <w:jc w:val="center"/>
            </w:pPr>
            <w:r>
              <w:rPr>
                <w:rFonts w:hint="eastAsia"/>
              </w:rPr>
              <w:t>绑定标识号</w:t>
            </w:r>
          </w:p>
        </w:tc>
        <w:tc>
          <w:tcPr>
            <w:tcW w:w="2153" w:type="dxa"/>
            <w:vAlign w:val="top"/>
            <w:tcPrChange w:id="6032" w:author="吴潇" w:date="2014-12-23T15:16:00Z">
              <w:tcPr>
                <w:tcW w:w="2153" w:type="dxa"/>
                <w:vAlign w:val="top"/>
              </w:tcPr>
            </w:tcPrChange>
          </w:tcPr>
          <w:p>
            <w:pPr>
              <w:numPr>
                <w:ilvl w:val="0"/>
                <w:numId w:val="0"/>
              </w:numPr>
              <w:jc w:val="center"/>
            </w:pPr>
            <w:r>
              <w:t>bindId</w:t>
            </w:r>
          </w:p>
        </w:tc>
        <w:tc>
          <w:tcPr>
            <w:tcW w:w="1493" w:type="dxa"/>
            <w:vAlign w:val="top"/>
            <w:tcPrChange w:id="6033" w:author="吴潇" w:date="2014-12-23T15:16:00Z">
              <w:tcPr>
                <w:tcW w:w="1493" w:type="dxa"/>
                <w:vAlign w:val="top"/>
              </w:tcPr>
            </w:tcPrChange>
          </w:tcPr>
          <w:p>
            <w:pPr>
              <w:numPr>
                <w:ilvl w:val="0"/>
                <w:numId w:val="0"/>
              </w:numPr>
              <w:spacing w:line="0" w:lineRule="atLeast"/>
              <w:jc w:val="center"/>
            </w:pPr>
            <w:r>
              <w:t>R</w:t>
            </w:r>
          </w:p>
        </w:tc>
        <w:tc>
          <w:tcPr>
            <w:tcW w:w="3090" w:type="dxa"/>
            <w:vAlign w:val="top"/>
            <w:tcPrChange w:id="6034" w:author="吴潇" w:date="2014-12-23T15:16:00Z">
              <w:tcPr>
                <w:tcW w:w="3091" w:type="dxa"/>
                <w:vAlign w:val="top"/>
              </w:tcPr>
            </w:tcPrChange>
          </w:tcPr>
          <w:p>
            <w:pPr>
              <w:numPr>
                <w:ilvl w:val="0"/>
                <w:numId w:val="0"/>
              </w:numPr>
            </w:pPr>
            <w:r>
              <w:rPr>
                <w:rFonts w:hint="eastAsia"/>
              </w:rPr>
              <w:t>特殊商户需要时返回（绑定支付）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035"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035" w:author="吴潇" w:date="2014-12-23T15:16:00Z">
            <w:trPr>
              <w:jc w:val="center"/>
            </w:trPr>
          </w:trPrChange>
        </w:trPr>
        <w:tc>
          <w:tcPr>
            <w:tcW w:w="747" w:type="dxa"/>
            <w:vAlign w:val="top"/>
            <w:tcPrChange w:id="6036"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top"/>
            <w:tcPrChange w:id="6037" w:author="吴潇" w:date="2014-12-23T15:16:00Z">
              <w:tcPr>
                <w:tcW w:w="2088" w:type="dxa"/>
                <w:vAlign w:val="top"/>
              </w:tcPr>
            </w:tcPrChange>
          </w:tcPr>
          <w:p>
            <w:pPr>
              <w:numPr>
                <w:ilvl w:val="0"/>
                <w:numId w:val="0"/>
              </w:numPr>
              <w:jc w:val="center"/>
            </w:pPr>
            <w:r>
              <w:rPr>
                <w:rFonts w:hint="eastAsia"/>
              </w:rPr>
              <w:t>VPC交易信息域</w:t>
            </w:r>
          </w:p>
        </w:tc>
        <w:tc>
          <w:tcPr>
            <w:tcW w:w="2153" w:type="dxa"/>
            <w:vAlign w:val="top"/>
            <w:tcPrChange w:id="6038" w:author="吴潇" w:date="2014-12-23T15:16:00Z">
              <w:tcPr>
                <w:tcW w:w="2153" w:type="dxa"/>
                <w:vAlign w:val="top"/>
              </w:tcPr>
            </w:tcPrChange>
          </w:tcPr>
          <w:p>
            <w:pPr>
              <w:numPr>
                <w:ilvl w:val="0"/>
                <w:numId w:val="0"/>
              </w:numPr>
              <w:jc w:val="center"/>
            </w:pPr>
            <w:r>
              <w:rPr>
                <w:rFonts w:hint="eastAsia"/>
              </w:rPr>
              <w:t>vpcTransData</w:t>
            </w:r>
          </w:p>
        </w:tc>
        <w:tc>
          <w:tcPr>
            <w:tcW w:w="1493" w:type="dxa"/>
            <w:vAlign w:val="top"/>
            <w:tcPrChange w:id="6039" w:author="吴潇" w:date="2014-12-23T15:16:00Z">
              <w:tcPr>
                <w:tcW w:w="1493" w:type="dxa"/>
                <w:vAlign w:val="top"/>
              </w:tcPr>
            </w:tcPrChange>
          </w:tcPr>
          <w:p>
            <w:pPr>
              <w:numPr>
                <w:ilvl w:val="0"/>
                <w:numId w:val="0"/>
              </w:numPr>
              <w:jc w:val="center"/>
            </w:pPr>
            <w:r>
              <w:rPr>
                <w:rFonts w:hint="eastAsia"/>
              </w:rPr>
              <w:t>C</w:t>
            </w:r>
          </w:p>
        </w:tc>
        <w:tc>
          <w:tcPr>
            <w:tcW w:w="3090" w:type="dxa"/>
            <w:vAlign w:val="top"/>
            <w:tcPrChange w:id="6040" w:author="吴潇" w:date="2014-12-23T15:16:00Z">
              <w:tcPr>
                <w:tcW w:w="3091" w:type="dxa"/>
                <w:vAlign w:val="top"/>
              </w:tcPr>
            </w:tcPrChange>
          </w:tcPr>
          <w:p>
            <w:pPr>
              <w:numPr>
                <w:ilvl w:val="0"/>
                <w:numId w:val="0"/>
              </w:numPr>
            </w:pPr>
            <w:r>
              <w:rPr>
                <w:rFonts w:hint="eastAsia"/>
              </w:rPr>
              <w:t>渠道类型为语音支付时使用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041" w:author="吴潇" w:date="2014-12-23T15:16: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041" w:author="吴潇" w:date="2014-12-23T15:16:00Z">
            <w:trPr>
              <w:jc w:val="center"/>
            </w:trPr>
          </w:trPrChange>
        </w:trPr>
        <w:tc>
          <w:tcPr>
            <w:tcW w:w="747" w:type="dxa"/>
            <w:vAlign w:val="top"/>
            <w:tcPrChange w:id="6042" w:author="吴潇" w:date="2014-12-23T15:16:00Z">
              <w:tcPr>
                <w:tcW w:w="746" w:type="dxa"/>
                <w:vAlign w:val="top"/>
              </w:tcPr>
            </w:tcPrChange>
          </w:tcPr>
          <w:p>
            <w:pPr>
              <w:pStyle w:val="120"/>
              <w:numPr>
                <w:ilvl w:val="0"/>
                <w:numId w:val="54"/>
              </w:numPr>
              <w:tabs>
                <w:tab w:val="left" w:pos="360"/>
              </w:tabs>
              <w:ind w:firstLineChars="0"/>
              <w:jc w:val="center"/>
              <w:rPr>
                <w:bCs/>
                <w:sz w:val="22"/>
              </w:rPr>
            </w:pPr>
          </w:p>
        </w:tc>
        <w:tc>
          <w:tcPr>
            <w:tcW w:w="2088" w:type="dxa"/>
            <w:vAlign w:val="center"/>
            <w:tcPrChange w:id="6043" w:author="吴潇" w:date="2014-12-23T15:16:00Z">
              <w:tcPr>
                <w:tcW w:w="2088" w:type="dxa"/>
                <w:vAlign w:val="center"/>
              </w:tcPr>
            </w:tcPrChange>
          </w:tcPr>
          <w:p>
            <w:pPr>
              <w:numPr>
                <w:ilvl w:val="0"/>
                <w:numId w:val="0"/>
              </w:numPr>
              <w:jc w:val="center"/>
              <w:rPr>
                <w:rFonts w:ascii="楷体" w:hAnsi="楷体" w:cs="宋体"/>
                <w:szCs w:val="21"/>
              </w:rPr>
            </w:pPr>
            <w:r>
              <w:rPr>
                <w:rFonts w:hint="eastAsia" w:ascii="楷体" w:hAnsi="楷体"/>
                <w:szCs w:val="21"/>
              </w:rPr>
              <w:t>预授权号</w:t>
            </w:r>
          </w:p>
        </w:tc>
        <w:tc>
          <w:tcPr>
            <w:tcW w:w="2153" w:type="dxa"/>
            <w:vAlign w:val="center"/>
            <w:tcPrChange w:id="6044" w:author="吴潇" w:date="2014-12-23T15:16:00Z">
              <w:tcPr>
                <w:tcW w:w="2153" w:type="dxa"/>
                <w:vAlign w:val="center"/>
              </w:tcPr>
            </w:tcPrChange>
          </w:tcPr>
          <w:p>
            <w:pPr>
              <w:numPr>
                <w:ilvl w:val="0"/>
                <w:numId w:val="0"/>
              </w:numPr>
              <w:jc w:val="center"/>
              <w:rPr>
                <w:szCs w:val="21"/>
              </w:rPr>
            </w:pPr>
            <w:r>
              <w:rPr>
                <w:szCs w:val="21"/>
              </w:rPr>
              <w:t>preAuthId</w:t>
            </w:r>
          </w:p>
        </w:tc>
        <w:tc>
          <w:tcPr>
            <w:tcW w:w="1493" w:type="dxa"/>
            <w:vAlign w:val="center"/>
            <w:tcPrChange w:id="6045" w:author="吴潇" w:date="2014-12-23T15:16:00Z">
              <w:tcPr>
                <w:tcW w:w="1493" w:type="dxa"/>
                <w:vAlign w:val="center"/>
              </w:tcPr>
            </w:tcPrChange>
          </w:tcPr>
          <w:p>
            <w:pPr>
              <w:numPr>
                <w:ilvl w:val="0"/>
                <w:numId w:val="0"/>
              </w:numPr>
              <w:jc w:val="center"/>
              <w:rPr>
                <w:szCs w:val="21"/>
              </w:rPr>
            </w:pPr>
            <w:r>
              <w:rPr>
                <w:szCs w:val="21"/>
              </w:rPr>
              <w:t>M</w:t>
            </w:r>
          </w:p>
        </w:tc>
        <w:tc>
          <w:tcPr>
            <w:tcW w:w="3090" w:type="dxa"/>
            <w:vAlign w:val="center"/>
            <w:tcPrChange w:id="6046" w:author="吴潇" w:date="2014-12-23T15:16:00Z">
              <w:tcPr>
                <w:tcW w:w="3091" w:type="dxa"/>
                <w:vAlign w:val="center"/>
              </w:tcPr>
            </w:tcPrChange>
          </w:tcPr>
          <w:p>
            <w:pPr>
              <w:numPr>
                <w:ilvl w:val="0"/>
                <w:numId w:val="0"/>
              </w:numPr>
              <w:jc w:val="left"/>
              <w:rPr>
                <w:rFonts w:ascii="宋体" w:hAnsi="宋体" w:cs="宋体"/>
                <w:szCs w:val="21"/>
              </w:rPr>
            </w:pPr>
            <w:r>
              <w:rPr>
                <w:rFonts w:hint="eastAsia"/>
                <w:szCs w:val="21"/>
              </w:rPr>
              <w:t>预授权交易时返回</w:t>
            </w:r>
          </w:p>
        </w:tc>
      </w:tr>
    </w:tbl>
    <w:p>
      <w:pPr>
        <w:pStyle w:val="66"/>
        <w:ind w:firstLine="420"/>
      </w:pPr>
    </w:p>
    <w:p>
      <w:pPr>
        <w:pStyle w:val="69"/>
      </w:pPr>
      <w:r>
        <w:rPr>
          <w:rFonts w:hint="eastAsia"/>
        </w:rPr>
        <w:t>预授权撤销</w:t>
      </w:r>
    </w:p>
    <w:p>
      <w:pPr>
        <w:pStyle w:val="97"/>
        <w:framePr w:h="473" w:wrap="around" w:vAnchor="margin" w:hAnchor="text" w:yAlign="top"/>
        <w:ind w:left="0"/>
        <w:jc w:val="left"/>
        <w:outlineLvl w:val="4"/>
        <w:rPr>
          <w:sz w:val="21"/>
          <w:szCs w:val="21"/>
        </w:rPr>
      </w:pPr>
      <w:r>
        <w:rPr>
          <w:rFonts w:hint="eastAsia"/>
          <w:sz w:val="21"/>
          <w:szCs w:val="21"/>
        </w:rPr>
        <w:t>概述</w:t>
      </w:r>
    </w:p>
    <w:p>
      <w:pPr>
        <w:pStyle w:val="66"/>
        <w:ind w:firstLine="420"/>
      </w:pPr>
      <w:r>
        <w:rPr>
          <w:rFonts w:hint="eastAsia"/>
        </w:rPr>
        <w:t>对已成功的POS预授权交易，在结算前使用预授权撤销交易，通知发卡方取消付款承诺。预授权撤销交易必须是对原始预授权交易或追加预授权交易最终承兑金额的全额撤销。</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交易流程</w:t>
      </w:r>
    </w:p>
    <w:p>
      <w:pPr>
        <w:pStyle w:val="66"/>
        <w:ind w:firstLine="420"/>
      </w:pPr>
      <w:r>
        <w:rPr>
          <w:rFonts w:hint="eastAsia"/>
        </w:rPr>
        <w:t>相关交易流程可参考消费撤销类交易。</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请求报文</w:t>
      </w:r>
    </w:p>
    <w:p>
      <w:pPr>
        <w:pStyle w:val="66"/>
        <w:ind w:firstLine="420"/>
      </w:pPr>
      <w:r>
        <w:rPr>
          <w:rFonts w:hint="eastAsia"/>
        </w:rPr>
        <w:t>同消费撤销类交易，交易类型取值不同。</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pPr>
            <w:r>
              <w:rPr>
                <w:rFonts w:hint="eastAsia"/>
              </w:rPr>
              <w:t>版本号</w:t>
            </w:r>
          </w:p>
        </w:tc>
        <w:tc>
          <w:tcPr>
            <w:tcW w:w="2393" w:type="dxa"/>
            <w:vAlign w:val="top"/>
          </w:tcPr>
          <w:p>
            <w:pPr>
              <w:numPr>
                <w:ilvl w:val="0"/>
                <w:numId w:val="0"/>
              </w:numPr>
              <w:jc w:val="center"/>
            </w:pPr>
            <w:r>
              <w:t>version</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pPr>
            <w:r>
              <w:rPr>
                <w:rFonts w:hint="eastAsia"/>
              </w:rPr>
              <w:t>编码方式</w:t>
            </w:r>
          </w:p>
        </w:tc>
        <w:tc>
          <w:tcPr>
            <w:tcW w:w="2393" w:type="dxa"/>
            <w:vAlign w:val="top"/>
          </w:tcPr>
          <w:p>
            <w:pPr>
              <w:numPr>
                <w:ilvl w:val="0"/>
                <w:numId w:val="0"/>
              </w:numPr>
              <w:jc w:val="center"/>
            </w:pPr>
            <w:r>
              <w:t>encoding</w:t>
            </w:r>
          </w:p>
        </w:tc>
        <w:tc>
          <w:tcPr>
            <w:tcW w:w="1493" w:type="dxa"/>
            <w:vAlign w:val="top"/>
          </w:tcPr>
          <w:p>
            <w:pPr>
              <w:numPr>
                <w:ilvl w:val="0"/>
                <w:numId w:val="0"/>
              </w:numPr>
              <w:jc w:val="center"/>
            </w:pPr>
            <w:r>
              <w:rPr>
                <w:rFonts w:hint="eastAsia"/>
              </w:rPr>
              <w:t>M</w:t>
            </w:r>
          </w:p>
        </w:tc>
        <w:tc>
          <w:tcPr>
            <w:tcW w:w="3097"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pPr>
            <w:r>
              <w:rPr>
                <w:rFonts w:hint="eastAsia"/>
              </w:rPr>
              <w:t>证书</w:t>
            </w:r>
            <w:r>
              <w:t>ID</w:t>
            </w:r>
          </w:p>
        </w:tc>
        <w:tc>
          <w:tcPr>
            <w:tcW w:w="2393" w:type="dxa"/>
            <w:vAlign w:val="top"/>
          </w:tcPr>
          <w:p>
            <w:pPr>
              <w:numPr>
                <w:ilvl w:val="0"/>
                <w:numId w:val="0"/>
              </w:numPr>
              <w:jc w:val="center"/>
            </w:pPr>
            <w:r>
              <w:t>certId</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w:t>
            </w:r>
          </w:p>
        </w:tc>
        <w:tc>
          <w:tcPr>
            <w:tcW w:w="2393" w:type="dxa"/>
            <w:vAlign w:val="top"/>
          </w:tcPr>
          <w:p>
            <w:pPr>
              <w:numPr>
                <w:ilvl w:val="0"/>
                <w:numId w:val="0"/>
              </w:numPr>
              <w:jc w:val="center"/>
            </w:pPr>
            <w:r>
              <w:t>signature</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签名方法</w:t>
            </w:r>
          </w:p>
        </w:tc>
        <w:tc>
          <w:tcPr>
            <w:tcW w:w="2393" w:type="dxa"/>
            <w:vAlign w:val="top"/>
          </w:tcPr>
          <w:p>
            <w:pPr>
              <w:numPr>
                <w:ilvl w:val="0"/>
                <w:numId w:val="0"/>
              </w:numPr>
              <w:jc w:val="center"/>
            </w:pPr>
            <w:r>
              <w:t>signMethod</w:t>
            </w:r>
          </w:p>
        </w:tc>
        <w:tc>
          <w:tcPr>
            <w:tcW w:w="1493" w:type="dxa"/>
            <w:vAlign w:val="top"/>
          </w:tcPr>
          <w:p>
            <w:pPr>
              <w:numPr>
                <w:ilvl w:val="0"/>
                <w:numId w:val="0"/>
              </w:numPr>
              <w:spacing w:line="0" w:lineRule="atLeast"/>
              <w:jc w:val="center"/>
            </w:pPr>
            <w:r>
              <w:t>M</w:t>
            </w:r>
          </w:p>
        </w:tc>
        <w:tc>
          <w:tcPr>
            <w:tcW w:w="3097" w:type="dxa"/>
            <w:vAlign w:val="top"/>
          </w:tcPr>
          <w:p>
            <w:pPr>
              <w:numPr>
                <w:ilvl w:val="0"/>
                <w:numId w:val="0"/>
              </w:numPr>
              <w:spacing w:line="0" w:lineRule="atLeast"/>
            </w:pPr>
            <w:ins w:id="6047" w:author="吴潇" w:date="2014-12-18T17:24:00Z">
              <w:r>
                <w:rPr>
                  <w:rFonts w:hint="eastAsia"/>
                </w:rPr>
                <w:t>取值：01（表示采用RSA）</w:t>
              </w:r>
            </w:ins>
            <w:del w:id="6048" w:author="吴潇" w:date="2014-12-18T17:24:00Z">
              <w:r>
                <w:rPr/>
                <w:delText>01RSA</w:delText>
              </w:r>
            </w:del>
            <w:del w:id="6049" w:author="吴潇" w:date="2014-12-18T17:24:00Z">
              <w:r>
                <w:rPr/>
                <w:br/>
              </w:r>
            </w:del>
            <w:del w:id="6050" w:author="吴潇" w:date="2014-12-18T17:24:00Z">
              <w:r>
                <w:rPr/>
                <w:delText>02 MD5 (</w:delText>
              </w:r>
            </w:del>
            <w:del w:id="6051" w:author="吴潇" w:date="2014-12-18T17:24:00Z">
              <w:r>
                <w:rPr>
                  <w:rFonts w:hint="eastAsia"/>
                </w:rPr>
                <w:delText>暂不支持</w:delText>
              </w:r>
            </w:del>
            <w:del w:id="6052"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393" w:type="dxa"/>
            <w:vAlign w:val="top"/>
          </w:tcPr>
          <w:p>
            <w:pPr>
              <w:numPr>
                <w:ilvl w:val="0"/>
                <w:numId w:val="0"/>
              </w:numPr>
              <w:jc w:val="center"/>
              <w:rPr>
                <w:szCs w:val="21"/>
              </w:rPr>
            </w:pPr>
            <w:r>
              <w:rPr>
                <w:szCs w:val="21"/>
              </w:rPr>
              <w:t>txnType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rFonts w:hint="eastAsia" w:ascii="楷体" w:hAnsi="楷体"/>
                <w:szCs w:val="21"/>
              </w:rPr>
              <w:t>取值：</w:t>
            </w:r>
            <w:r>
              <w:rPr>
                <w:szCs w:val="21"/>
              </w:rPr>
              <w:t>3</w:t>
            </w:r>
            <w:r>
              <w:rPr>
                <w:rFonts w:hint="eastAsia"/>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393" w:type="dxa"/>
            <w:vAlign w:val="top"/>
          </w:tcPr>
          <w:p>
            <w:pPr>
              <w:numPr>
                <w:ilvl w:val="0"/>
                <w:numId w:val="0"/>
              </w:numPr>
              <w:jc w:val="center"/>
              <w:rPr>
                <w:szCs w:val="21"/>
              </w:rPr>
            </w:pPr>
            <w:r>
              <w:rPr>
                <w:szCs w:val="21"/>
              </w:rPr>
              <w:t>txnSubType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tabs>
                <w:tab w:val="left" w:pos="360"/>
                <w:tab w:val="left" w:pos="784"/>
              </w:tabs>
              <w:outlineLvl w:val="4"/>
              <w:rPr>
                <w:rFonts w:ascii="楷体" w:hAnsi="楷体" w:eastAsia="黑体" w:cs="宋体"/>
                <w:szCs w:val="21"/>
              </w:rPr>
              <w:pPrChange w:id="6053" w:author="吴潇" w:date="2014-12-23T08:54:00Z">
                <w:pPr>
                  <w:numPr>
                    <w:ilvl w:val="0"/>
                    <w:numId w:val="0"/>
                  </w:numPr>
                  <w:tabs>
                    <w:tab w:val="clear" w:pos="360"/>
                    <w:tab w:val="clear" w:pos="784"/>
                  </w:tabs>
                  <w:outlineLvl w:val="4"/>
                </w:pPr>
              </w:pPrChange>
            </w:pPr>
            <w:r>
              <w:rPr>
                <w:rFonts w:hint="eastAsia" w:ascii="楷体" w:hAnsi="楷体"/>
                <w:szCs w:val="21"/>
              </w:rPr>
              <w:t>默认</w:t>
            </w:r>
            <w:del w:id="6054" w:author="吴潇" w:date="2014-12-23T08:54:00Z">
              <w:r>
                <w:rPr>
                  <w:szCs w:val="21"/>
                </w:rPr>
                <w:delText>:</w:delText>
              </w:r>
            </w:del>
            <w:ins w:id="6055" w:author="吴潇" w:date="2014-12-23T08:54:00Z">
              <w:r>
                <w:rPr>
                  <w:rFonts w:hint="eastAsia"/>
                  <w:szCs w:val="21"/>
                </w:rPr>
                <w:t>：</w:t>
              </w:r>
            </w:ins>
            <w:r>
              <w:rPr>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393" w:type="dxa"/>
            <w:vAlign w:val="top"/>
          </w:tcPr>
          <w:p>
            <w:pPr>
              <w:numPr>
                <w:ilvl w:val="0"/>
                <w:numId w:val="0"/>
              </w:numPr>
              <w:jc w:val="center"/>
              <w:rPr>
                <w:szCs w:val="21"/>
              </w:rPr>
            </w:pPr>
            <w:r>
              <w:rPr>
                <w:szCs w:val="21"/>
              </w:rPr>
              <w:t>bizType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bCs/>
                <w:szCs w:val="21"/>
              </w:rPr>
            </w:pPr>
            <w:ins w:id="6056" w:author="吴潇" w:date="2014-12-18T17:02: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393" w:type="dxa"/>
            <w:vAlign w:val="top"/>
          </w:tcPr>
          <w:p>
            <w:pPr>
              <w:numPr>
                <w:ilvl w:val="0"/>
                <w:numId w:val="0"/>
              </w:numPr>
              <w:jc w:val="center"/>
              <w:rPr>
                <w:szCs w:val="21"/>
              </w:rPr>
            </w:pPr>
            <w:r>
              <w:rPr>
                <w:szCs w:val="21"/>
              </w:rPr>
              <w:t>channelType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393" w:type="dxa"/>
            <w:vAlign w:val="top"/>
          </w:tcPr>
          <w:p>
            <w:pPr>
              <w:numPr>
                <w:ilvl w:val="0"/>
                <w:numId w:val="0"/>
              </w:numPr>
              <w:jc w:val="center"/>
              <w:rPr>
                <w:szCs w:val="21"/>
              </w:rPr>
            </w:pPr>
            <w:r>
              <w:rPr>
                <w:szCs w:val="21"/>
              </w:rPr>
              <w:t>backUrl</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393" w:type="dxa"/>
            <w:vAlign w:val="top"/>
          </w:tcPr>
          <w:p>
            <w:pPr>
              <w:numPr>
                <w:ilvl w:val="0"/>
                <w:numId w:val="0"/>
              </w:numPr>
              <w:jc w:val="center"/>
              <w:rPr>
                <w:szCs w:val="21"/>
              </w:rPr>
            </w:pPr>
            <w:r>
              <w:rPr>
                <w:szCs w:val="21"/>
              </w:rPr>
              <w:t>accessType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0</w:t>
            </w:r>
            <w:r>
              <w:rPr>
                <w:rFonts w:hint="eastAsia"/>
                <w:szCs w:val="21"/>
              </w:rPr>
              <w:t>：普通商户直连接入</w:t>
            </w:r>
            <w:r>
              <w:rPr>
                <w:rFonts w:hint="eastAsia"/>
                <w:szCs w:val="21"/>
              </w:rPr>
              <w:br/>
            </w: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393" w:type="dxa"/>
            <w:vAlign w:val="top"/>
          </w:tcPr>
          <w:p>
            <w:pPr>
              <w:numPr>
                <w:ilvl w:val="0"/>
                <w:numId w:val="0"/>
              </w:numPr>
              <w:jc w:val="center"/>
              <w:rPr>
                <w:szCs w:val="21"/>
              </w:rPr>
            </w:pPr>
            <w:r>
              <w:rPr>
                <w:szCs w:val="21"/>
              </w:rPr>
              <w:t>merId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393" w:type="dxa"/>
            <w:vAlign w:val="top"/>
          </w:tcPr>
          <w:p>
            <w:pPr>
              <w:numPr>
                <w:ilvl w:val="0"/>
                <w:numId w:val="0"/>
              </w:numPr>
              <w:jc w:val="center"/>
              <w:rPr>
                <w:szCs w:val="21"/>
              </w:rPr>
            </w:pPr>
            <w:r>
              <w:rPr>
                <w:szCs w:val="21"/>
              </w:rPr>
              <w:t>subMerId</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393" w:type="dxa"/>
            <w:vAlign w:val="top"/>
          </w:tcPr>
          <w:p>
            <w:pPr>
              <w:numPr>
                <w:ilvl w:val="0"/>
                <w:numId w:val="0"/>
              </w:numPr>
              <w:jc w:val="center"/>
              <w:rPr>
                <w:szCs w:val="21"/>
              </w:rPr>
            </w:pPr>
            <w:r>
              <w:rPr>
                <w:szCs w:val="21"/>
              </w:rPr>
              <w:t>subMerName</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393" w:type="dxa"/>
            <w:vAlign w:val="top"/>
          </w:tcPr>
          <w:p>
            <w:pPr>
              <w:numPr>
                <w:ilvl w:val="0"/>
                <w:numId w:val="0"/>
              </w:numPr>
              <w:jc w:val="center"/>
              <w:rPr>
                <w:szCs w:val="21"/>
              </w:rPr>
            </w:pPr>
            <w:r>
              <w:rPr>
                <w:szCs w:val="21"/>
              </w:rPr>
              <w:t>subMerAbbr</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393" w:type="dxa"/>
            <w:vAlign w:val="top"/>
          </w:tcPr>
          <w:p>
            <w:pPr>
              <w:numPr>
                <w:ilvl w:val="0"/>
                <w:numId w:val="0"/>
              </w:numPr>
              <w:jc w:val="center"/>
              <w:rPr>
                <w:szCs w:val="21"/>
              </w:rPr>
            </w:pPr>
            <w:r>
              <w:rPr>
                <w:szCs w:val="21"/>
              </w:rPr>
              <w:t>orderId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宋体" w:hAnsi="宋体" w:cs="宋体"/>
                <w:szCs w:val="21"/>
              </w:rPr>
            </w:pPr>
            <w:r>
              <w:rPr>
                <w:rFonts w:hint="eastAsia"/>
                <w:szCs w:val="21"/>
              </w:rPr>
              <w:t>预授权撤销的订单号，由商户生成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原始交易流水号</w:t>
            </w:r>
          </w:p>
        </w:tc>
        <w:tc>
          <w:tcPr>
            <w:tcW w:w="2393" w:type="dxa"/>
            <w:vAlign w:val="top"/>
          </w:tcPr>
          <w:p>
            <w:pPr>
              <w:numPr>
                <w:ilvl w:val="0"/>
                <w:numId w:val="0"/>
              </w:numPr>
              <w:jc w:val="center"/>
              <w:rPr>
                <w:szCs w:val="21"/>
              </w:rPr>
            </w:pPr>
            <w:r>
              <w:rPr>
                <w:szCs w:val="21"/>
              </w:rPr>
              <w:t>origQryId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原始预授权交易的</w:t>
            </w:r>
            <w:r>
              <w:rPr>
                <w:szCs w:val="21"/>
              </w:rP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393" w:type="dxa"/>
            <w:vAlign w:val="top"/>
          </w:tcPr>
          <w:p>
            <w:pPr>
              <w:numPr>
                <w:ilvl w:val="0"/>
                <w:numId w:val="0"/>
              </w:numPr>
              <w:jc w:val="center"/>
              <w:rPr>
                <w:szCs w:val="21"/>
              </w:rPr>
            </w:pPr>
            <w:r>
              <w:rPr>
                <w:szCs w:val="21"/>
              </w:rPr>
              <w:t>txnTime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393" w:type="dxa"/>
            <w:vAlign w:val="top"/>
          </w:tcPr>
          <w:p>
            <w:pPr>
              <w:numPr>
                <w:ilvl w:val="0"/>
                <w:numId w:val="0"/>
              </w:numPr>
              <w:jc w:val="center"/>
              <w:rPr>
                <w:szCs w:val="21"/>
              </w:rPr>
            </w:pPr>
            <w:r>
              <w:rPr>
                <w:szCs w:val="21"/>
              </w:rPr>
              <w:t>txnAmt</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与原始预授权交易一致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终端号</w:t>
            </w:r>
          </w:p>
        </w:tc>
        <w:tc>
          <w:tcPr>
            <w:tcW w:w="2393" w:type="dxa"/>
            <w:vAlign w:val="top"/>
          </w:tcPr>
          <w:p>
            <w:pPr>
              <w:numPr>
                <w:ilvl w:val="0"/>
                <w:numId w:val="0"/>
              </w:numPr>
              <w:jc w:val="center"/>
              <w:rPr>
                <w:szCs w:val="21"/>
              </w:rPr>
            </w:pPr>
            <w:r>
              <w:rPr>
                <w:szCs w:val="21"/>
              </w:rPr>
              <w:t>termId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请求方保留域</w:t>
            </w:r>
          </w:p>
        </w:tc>
        <w:tc>
          <w:tcPr>
            <w:tcW w:w="2393" w:type="dxa"/>
            <w:vAlign w:val="top"/>
          </w:tcPr>
          <w:p>
            <w:pPr>
              <w:numPr>
                <w:ilvl w:val="0"/>
                <w:numId w:val="0"/>
              </w:numPr>
              <w:jc w:val="center"/>
              <w:rPr>
                <w:szCs w:val="21"/>
              </w:rPr>
            </w:pPr>
            <w:r>
              <w:rPr>
                <w:szCs w:val="21"/>
              </w:rPr>
              <w:t>reqReserved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楷体" w:hAnsi="楷体" w:cs="宋体"/>
                <w:szCs w:val="21"/>
              </w:rPr>
            </w:pPr>
            <w:r>
              <w:rPr>
                <w:rFonts w:hint="eastAsia" w:ascii="楷体" w:hAnsi="楷体"/>
                <w:szCs w:val="21"/>
              </w:rPr>
              <w:t>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保留域</w:t>
            </w:r>
          </w:p>
        </w:tc>
        <w:tc>
          <w:tcPr>
            <w:tcW w:w="2393" w:type="dxa"/>
            <w:vAlign w:val="top"/>
          </w:tcPr>
          <w:p>
            <w:pPr>
              <w:numPr>
                <w:ilvl w:val="0"/>
                <w:numId w:val="0"/>
              </w:numPr>
              <w:jc w:val="center"/>
              <w:rPr>
                <w:szCs w:val="21"/>
              </w:rPr>
            </w:pPr>
            <w:r>
              <w:rPr>
                <w:szCs w:val="21"/>
              </w:rPr>
              <w:t>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宋体" w:hAnsi="宋体" w:cs="宋体"/>
                <w:szCs w:val="21"/>
              </w:rPr>
            </w:pPr>
            <w:del w:id="6057" w:author="吴潇" w:date="2014-12-19T15:31:00Z">
              <w:r>
                <w:rPr>
                  <w:rFonts w:hint="eastAsia"/>
                  <w:szCs w:val="21"/>
                </w:rPr>
                <w:delText>格式如下：</w:delText>
              </w:r>
            </w:del>
            <w:del w:id="6058" w:author="吴潇" w:date="2014-12-19T15:31:00Z">
              <w:r>
                <w:rPr>
                  <w:szCs w:val="21"/>
                </w:rPr>
                <w:delText>{</w:delText>
              </w:r>
            </w:del>
            <w:del w:id="6059" w:author="吴潇" w:date="2014-12-19T15:31:00Z">
              <w:r>
                <w:rPr>
                  <w:rFonts w:hint="eastAsia"/>
                  <w:szCs w:val="21"/>
                </w:rPr>
                <w:delText>子域名</w:delText>
              </w:r>
            </w:del>
            <w:del w:id="6060" w:author="吴潇" w:date="2014-12-19T15:31:00Z">
              <w:r>
                <w:rPr>
                  <w:szCs w:val="21"/>
                </w:rPr>
                <w:delText>1=</w:delText>
              </w:r>
            </w:del>
            <w:del w:id="6061" w:author="吴潇" w:date="2014-12-19T15:31:00Z">
              <w:r>
                <w:rPr>
                  <w:rFonts w:hint="eastAsia"/>
                  <w:szCs w:val="21"/>
                </w:rPr>
                <w:delText>值</w:delText>
              </w:r>
            </w:del>
            <w:del w:id="6062" w:author="吴潇" w:date="2014-12-19T15:31:00Z">
              <w:r>
                <w:rPr>
                  <w:szCs w:val="21"/>
                </w:rPr>
                <w:delText>&amp;</w:delText>
              </w:r>
            </w:del>
            <w:del w:id="6063" w:author="吴潇" w:date="2014-12-19T15:31:00Z">
              <w:r>
                <w:rPr>
                  <w:rFonts w:hint="eastAsia"/>
                  <w:szCs w:val="21"/>
                </w:rPr>
                <w:delText>子域名</w:delText>
              </w:r>
            </w:del>
            <w:del w:id="6064" w:author="吴潇" w:date="2014-12-19T15:31:00Z">
              <w:r>
                <w:rPr>
                  <w:szCs w:val="21"/>
                </w:rPr>
                <w:delText>2=</w:delText>
              </w:r>
            </w:del>
            <w:del w:id="6065" w:author="吴潇" w:date="2014-12-19T15:31:00Z">
              <w:r>
                <w:rPr>
                  <w:rFonts w:hint="eastAsia"/>
                  <w:szCs w:val="21"/>
                </w:rPr>
                <w:delText>值</w:delText>
              </w:r>
            </w:del>
            <w:del w:id="6066" w:author="吴潇" w:date="2014-12-19T15:31:00Z">
              <w:r>
                <w:rPr>
                  <w:szCs w:val="21"/>
                </w:rPr>
                <w:delText>&amp;</w:delText>
              </w:r>
            </w:del>
            <w:del w:id="6067" w:author="吴潇" w:date="2014-12-19T15:31:00Z">
              <w:r>
                <w:rPr>
                  <w:rFonts w:hint="eastAsia"/>
                  <w:szCs w:val="21"/>
                </w:rPr>
                <w:delText>子域名</w:delText>
              </w:r>
            </w:del>
            <w:del w:id="6068" w:author="吴潇" w:date="2014-12-19T15:31:00Z">
              <w:r>
                <w:rPr>
                  <w:szCs w:val="21"/>
                </w:rPr>
                <w:delText>3=</w:delText>
              </w:r>
            </w:del>
            <w:del w:id="6069" w:author="吴潇" w:date="2014-12-19T15:31:00Z">
              <w:r>
                <w:rPr>
                  <w:rFonts w:hint="eastAsia"/>
                  <w:szCs w:val="21"/>
                </w:rPr>
                <w:delText>值</w:delText>
              </w:r>
            </w:del>
            <w:del w:id="6070" w:author="吴潇" w:date="2014-12-19T15:31:00Z">
              <w:r>
                <w:rPr>
                  <w:szCs w:val="21"/>
                </w:rPr>
                <w:delText xml:space="preserve">} </w:delText>
              </w:r>
            </w:del>
            <w:del w:id="6071" w:author="吴潇" w:date="2014-12-19T15:31:00Z">
              <w:r>
                <w:rPr>
                  <w:rFonts w:hint="eastAsia"/>
                  <w:szCs w:val="21"/>
                </w:rPr>
                <w:delText>移动支付参考消费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5"/>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VPC交易信息域</w:t>
            </w:r>
          </w:p>
        </w:tc>
        <w:tc>
          <w:tcPr>
            <w:tcW w:w="2393" w:type="dxa"/>
            <w:vAlign w:val="top"/>
          </w:tcPr>
          <w:p>
            <w:pPr>
              <w:numPr>
                <w:ilvl w:val="0"/>
                <w:numId w:val="0"/>
              </w:numPr>
              <w:jc w:val="center"/>
              <w:rPr>
                <w:rFonts w:ascii="楷体" w:hAnsi="楷体" w:cs="宋体"/>
                <w:szCs w:val="21"/>
              </w:rPr>
            </w:pPr>
            <w:r>
              <w:rPr>
                <w:rFonts w:hint="eastAsia" w:ascii="楷体" w:hAnsi="楷体"/>
                <w:szCs w:val="21"/>
              </w:rPr>
              <w:t>vpcTransData</w:t>
            </w:r>
          </w:p>
        </w:tc>
        <w:tc>
          <w:tcPr>
            <w:tcW w:w="1493" w:type="dxa"/>
            <w:vAlign w:val="top"/>
          </w:tcPr>
          <w:p>
            <w:pPr>
              <w:numPr>
                <w:ilvl w:val="0"/>
                <w:numId w:val="0"/>
              </w:numPr>
              <w:jc w:val="center"/>
              <w:rPr>
                <w:rFonts w:ascii="楷体" w:hAnsi="楷体" w:cs="宋体"/>
                <w:szCs w:val="21"/>
              </w:rPr>
            </w:pPr>
            <w:r>
              <w:rPr>
                <w:rFonts w:hint="eastAsia" w:ascii="楷体" w:hAnsi="楷体"/>
                <w:szCs w:val="21"/>
              </w:rPr>
              <w:t>C</w:t>
            </w:r>
          </w:p>
        </w:tc>
        <w:tc>
          <w:tcPr>
            <w:tcW w:w="3097" w:type="dxa"/>
            <w:vAlign w:val="top"/>
          </w:tcPr>
          <w:p>
            <w:pPr>
              <w:numPr>
                <w:ilvl w:val="0"/>
                <w:numId w:val="0"/>
              </w:numPr>
              <w:outlineLvl w:val="4"/>
              <w:rPr>
                <w:rFonts w:ascii="Times New Roman" w:hAnsi="Times New Roman" w:eastAsia="宋体" w:cs="Times New Roman"/>
                <w:szCs w:val="21"/>
                <w:rPrChange w:id="6072" w:author="吴潇" w:date="2014-12-23T08:54:00Z">
                  <w:rPr>
                    <w:rFonts w:ascii="楷体" w:hAnsi="楷体" w:eastAsia="黑体" w:cs="宋体"/>
                    <w:szCs w:val="21"/>
                  </w:rPr>
                </w:rPrChange>
              </w:rPr>
            </w:pPr>
            <w:r>
              <w:rPr>
                <w:rFonts w:hint="eastAsia" w:ascii="Times New Roman" w:hAnsi="Times New Roman"/>
                <w:szCs w:val="21"/>
                <w:rPrChange w:id="6073" w:author="吴潇" w:date="2014-12-23T08:54:00Z">
                  <w:rPr>
                    <w:rFonts w:hint="eastAsia" w:ascii="楷体" w:hAnsi="楷体"/>
                    <w:szCs w:val="21"/>
                  </w:rPr>
                </w:rPrChange>
              </w:rPr>
              <w:t>渠道类型为语音支付时使用</w:t>
            </w:r>
            <w:r>
              <w:rPr>
                <w:rFonts w:ascii="Times New Roman" w:hAnsi="Times New Roman"/>
                <w:szCs w:val="21"/>
                <w:rPrChange w:id="6074" w:author="吴潇" w:date="2014-12-23T08:54:00Z">
                  <w:rPr>
                    <w:rFonts w:ascii="楷体" w:hAnsi="楷体"/>
                    <w:szCs w:val="21"/>
                  </w:rPr>
                </w:rPrChange>
              </w:rPr>
              <w:br/>
            </w:r>
            <w:r>
              <w:rPr>
                <w:rFonts w:hint="eastAsia" w:ascii="Times New Roman" w:hAnsi="Times New Roman"/>
                <w:szCs w:val="21"/>
                <w:rPrChange w:id="6075" w:author="吴潇" w:date="2014-12-23T08:54:00Z">
                  <w:rPr>
                    <w:rFonts w:hint="eastAsia" w:ascii="楷体" w:hAnsi="楷体"/>
                    <w:szCs w:val="21"/>
                  </w:rPr>
                </w:rPrChange>
              </w:rPr>
              <w:t>用法见</w:t>
            </w:r>
            <w:r>
              <w:rPr>
                <w:rFonts w:ascii="Times New Roman" w:hAnsi="Times New Roman"/>
                <w:szCs w:val="21"/>
                <w:rPrChange w:id="6076" w:author="吴潇" w:date="2014-12-23T08:54:00Z">
                  <w:rPr>
                    <w:rFonts w:ascii="楷体" w:hAnsi="楷体"/>
                    <w:szCs w:val="21"/>
                  </w:rPr>
                </w:rPrChange>
              </w:rPr>
              <w:t>VPC</w:t>
            </w:r>
            <w:r>
              <w:rPr>
                <w:rFonts w:hint="eastAsia" w:ascii="Times New Roman" w:hAnsi="Times New Roman"/>
                <w:szCs w:val="21"/>
                <w:rPrChange w:id="6077" w:author="吴潇" w:date="2014-12-23T08:54:00Z">
                  <w:rPr>
                    <w:rFonts w:hint="eastAsia" w:ascii="楷体" w:hAnsi="楷体"/>
                    <w:szCs w:val="21"/>
                  </w:rPr>
                </w:rPrChange>
              </w:rPr>
              <w:t>交易信息组合域子域用法</w:t>
            </w:r>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应答报文（同步应答）</w:t>
      </w:r>
    </w:p>
    <w:p>
      <w:pPr>
        <w:pStyle w:val="66"/>
        <w:ind w:firstLine="420"/>
      </w:pPr>
      <w:r>
        <w:rPr>
          <w:rFonts w:hint="eastAsia"/>
        </w:rPr>
        <w:t>同消费撤销类交易同步应答报文。</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808" w:type="dxa"/>
            <w:shd w:val="clear" w:color="auto" w:fill="BFBFBF"/>
            <w:vAlign w:val="top"/>
          </w:tcPr>
          <w:p>
            <w:pPr>
              <w:numPr>
                <w:ilvl w:val="0"/>
                <w:numId w:val="0"/>
              </w:numPr>
            </w:pPr>
            <w:r>
              <w:rPr>
                <w:rFonts w:hint="eastAsia"/>
              </w:rPr>
              <w:t>序号</w:t>
            </w:r>
          </w:p>
        </w:tc>
        <w:tc>
          <w:tcPr>
            <w:tcW w:w="1920" w:type="dxa"/>
            <w:shd w:val="clear" w:color="auto" w:fill="BFBFBF"/>
            <w:vAlign w:val="top"/>
          </w:tcPr>
          <w:p>
            <w:pPr>
              <w:numPr>
                <w:ilvl w:val="0"/>
                <w:numId w:val="0"/>
              </w:numPr>
            </w:pPr>
            <w:r>
              <w:rPr>
                <w:rFonts w:hint="eastAsia"/>
              </w:rPr>
              <w:t>域名</w:t>
            </w:r>
          </w:p>
        </w:tc>
        <w:tc>
          <w:tcPr>
            <w:tcW w:w="2115" w:type="dxa"/>
            <w:shd w:val="clear" w:color="auto" w:fill="BFBFBF"/>
            <w:vAlign w:val="top"/>
          </w:tcPr>
          <w:p>
            <w:pPr>
              <w:numPr>
                <w:ilvl w:val="0"/>
                <w:numId w:val="0"/>
              </w:numPr>
            </w:pPr>
            <w:r>
              <w:rPr>
                <w:rFonts w:hint="eastAsia"/>
              </w:rPr>
              <w:t>变量名</w:t>
            </w:r>
          </w:p>
        </w:tc>
        <w:tc>
          <w:tcPr>
            <w:tcW w:w="1564" w:type="dxa"/>
            <w:shd w:val="clear" w:color="auto" w:fill="BFBFBF"/>
            <w:vAlign w:val="top"/>
          </w:tcPr>
          <w:p>
            <w:pPr>
              <w:numPr>
                <w:ilvl w:val="0"/>
                <w:numId w:val="0"/>
              </w:numPr>
            </w:pPr>
            <w:r>
              <w:rPr>
                <w:rFonts w:hint="eastAsia"/>
              </w:rPr>
              <w:t>出现要求</w:t>
            </w:r>
          </w:p>
        </w:tc>
        <w:tc>
          <w:tcPr>
            <w:tcW w:w="3164" w:type="dxa"/>
            <w:shd w:val="clear" w:color="auto" w:fill="BFBFBF"/>
            <w:vAlign w:val="top"/>
          </w:tcPr>
          <w:p>
            <w:pPr>
              <w:numPr>
                <w:ilvl w:val="0"/>
                <w:numId w:val="0"/>
              </w:num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版本号</w:t>
            </w:r>
          </w:p>
        </w:tc>
        <w:tc>
          <w:tcPr>
            <w:tcW w:w="2115" w:type="dxa"/>
            <w:vAlign w:val="center"/>
          </w:tcPr>
          <w:p>
            <w:pPr>
              <w:numPr>
                <w:ilvl w:val="0"/>
                <w:numId w:val="0"/>
              </w:numPr>
              <w:jc w:val="center"/>
            </w:pPr>
            <w:r>
              <w:t>version</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编码方式</w:t>
            </w:r>
          </w:p>
        </w:tc>
        <w:tc>
          <w:tcPr>
            <w:tcW w:w="2115" w:type="dxa"/>
            <w:vAlign w:val="center"/>
          </w:tcPr>
          <w:p>
            <w:pPr>
              <w:numPr>
                <w:ilvl w:val="0"/>
                <w:numId w:val="0"/>
              </w:numPr>
              <w:jc w:val="center"/>
            </w:pPr>
            <w:r>
              <w:t>encoding</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证书</w:t>
            </w:r>
            <w:r>
              <w:t>ID</w:t>
            </w:r>
          </w:p>
        </w:tc>
        <w:tc>
          <w:tcPr>
            <w:tcW w:w="2115" w:type="dxa"/>
            <w:vAlign w:val="center"/>
          </w:tcPr>
          <w:p>
            <w:pPr>
              <w:numPr>
                <w:ilvl w:val="0"/>
                <w:numId w:val="0"/>
              </w:numPr>
              <w:jc w:val="center"/>
            </w:pPr>
            <w:r>
              <w:t>certId</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w:t>
            </w:r>
          </w:p>
        </w:tc>
        <w:tc>
          <w:tcPr>
            <w:tcW w:w="2115" w:type="dxa"/>
            <w:vAlign w:val="center"/>
          </w:tcPr>
          <w:p>
            <w:pPr>
              <w:numPr>
                <w:ilvl w:val="0"/>
                <w:numId w:val="0"/>
              </w:numPr>
              <w:jc w:val="center"/>
            </w:pPr>
            <w:r>
              <w:t>signature</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签名方法</w:t>
            </w:r>
          </w:p>
        </w:tc>
        <w:tc>
          <w:tcPr>
            <w:tcW w:w="2115" w:type="dxa"/>
            <w:vAlign w:val="center"/>
          </w:tcPr>
          <w:p>
            <w:pPr>
              <w:numPr>
                <w:ilvl w:val="0"/>
                <w:numId w:val="0"/>
              </w:numPr>
              <w:jc w:val="center"/>
            </w:pPr>
            <w:r>
              <w:t>signMethod</w:t>
            </w:r>
          </w:p>
        </w:tc>
        <w:tc>
          <w:tcPr>
            <w:tcW w:w="1564" w:type="dxa"/>
            <w:vAlign w:val="center"/>
          </w:tcPr>
          <w:p>
            <w:pPr>
              <w:numPr>
                <w:ilvl w:val="0"/>
                <w:numId w:val="0"/>
              </w:numPr>
              <w:jc w:val="center"/>
            </w:pPr>
            <w:r>
              <w:rPr>
                <w:rFonts w:hint="eastAsia"/>
              </w:rP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交易类型</w:t>
            </w:r>
          </w:p>
        </w:tc>
        <w:tc>
          <w:tcPr>
            <w:tcW w:w="2115" w:type="dxa"/>
            <w:vAlign w:val="center"/>
          </w:tcPr>
          <w:p>
            <w:pPr>
              <w:numPr>
                <w:ilvl w:val="0"/>
                <w:numId w:val="0"/>
              </w:numPr>
              <w:jc w:val="center"/>
            </w:pPr>
            <w:r>
              <w:t>txnType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交易子类</w:t>
            </w:r>
          </w:p>
        </w:tc>
        <w:tc>
          <w:tcPr>
            <w:tcW w:w="2115" w:type="dxa"/>
            <w:vAlign w:val="center"/>
          </w:tcPr>
          <w:p>
            <w:pPr>
              <w:numPr>
                <w:ilvl w:val="0"/>
                <w:numId w:val="0"/>
              </w:numPr>
              <w:jc w:val="center"/>
            </w:pPr>
            <w:r>
              <w:t>txnSubType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产品类型</w:t>
            </w:r>
          </w:p>
        </w:tc>
        <w:tc>
          <w:tcPr>
            <w:tcW w:w="2115" w:type="dxa"/>
            <w:vAlign w:val="center"/>
          </w:tcPr>
          <w:p>
            <w:pPr>
              <w:numPr>
                <w:ilvl w:val="0"/>
                <w:numId w:val="0"/>
              </w:numPr>
              <w:jc w:val="center"/>
            </w:pPr>
            <w:r>
              <w:t>bizType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接入类型</w:t>
            </w:r>
          </w:p>
        </w:tc>
        <w:tc>
          <w:tcPr>
            <w:tcW w:w="2115" w:type="dxa"/>
            <w:vAlign w:val="center"/>
          </w:tcPr>
          <w:p>
            <w:pPr>
              <w:numPr>
                <w:ilvl w:val="0"/>
                <w:numId w:val="0"/>
              </w:numPr>
              <w:jc w:val="center"/>
            </w:pPr>
            <w:r>
              <w:t>accessType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078" w:author="齐宁" w:date="2014-09-28T19:25:00Z"/>
        </w:trPr>
        <w:tc>
          <w:tcPr>
            <w:tcW w:w="808" w:type="dxa"/>
            <w:vAlign w:val="center"/>
          </w:tcPr>
          <w:p>
            <w:pPr>
              <w:pStyle w:val="120"/>
              <w:numPr>
                <w:ilvl w:val="0"/>
                <w:numId w:val="56"/>
              </w:numPr>
              <w:tabs>
                <w:tab w:val="left" w:pos="360"/>
              </w:tabs>
              <w:ind w:firstLineChars="0"/>
              <w:jc w:val="center"/>
              <w:rPr>
                <w:del w:id="6079" w:author="齐宁" w:date="2014-09-28T19:25:00Z"/>
                <w:bCs/>
                <w:sz w:val="22"/>
              </w:rPr>
            </w:pPr>
          </w:p>
        </w:tc>
        <w:tc>
          <w:tcPr>
            <w:tcW w:w="1920" w:type="dxa"/>
            <w:vAlign w:val="center"/>
          </w:tcPr>
          <w:p>
            <w:pPr>
              <w:numPr>
                <w:ilvl w:val="0"/>
                <w:numId w:val="0"/>
              </w:numPr>
              <w:jc w:val="center"/>
              <w:rPr>
                <w:del w:id="6080" w:author="齐宁" w:date="2014-09-28T19:25:00Z"/>
              </w:rPr>
            </w:pPr>
            <w:del w:id="6081" w:author="齐宁" w:date="2014-09-28T19:25:00Z">
              <w:r>
                <w:rPr>
                  <w:rFonts w:hint="eastAsia"/>
                </w:rPr>
                <w:delText>收单机构代码</w:delText>
              </w:r>
            </w:del>
          </w:p>
        </w:tc>
        <w:tc>
          <w:tcPr>
            <w:tcW w:w="2115" w:type="dxa"/>
            <w:vAlign w:val="center"/>
          </w:tcPr>
          <w:p>
            <w:pPr>
              <w:numPr>
                <w:ilvl w:val="0"/>
                <w:numId w:val="0"/>
              </w:numPr>
              <w:jc w:val="center"/>
              <w:rPr>
                <w:del w:id="6082" w:author="齐宁" w:date="2014-09-28T19:25:00Z"/>
              </w:rPr>
            </w:pPr>
            <w:del w:id="6083" w:author="齐宁" w:date="2014-09-28T19:25:00Z">
              <w:r>
                <w:rPr/>
                <w:delText>acqInsCode</w:delText>
              </w:r>
            </w:del>
          </w:p>
        </w:tc>
        <w:tc>
          <w:tcPr>
            <w:tcW w:w="1564" w:type="dxa"/>
            <w:vAlign w:val="center"/>
          </w:tcPr>
          <w:p>
            <w:pPr>
              <w:numPr>
                <w:ilvl w:val="0"/>
                <w:numId w:val="0"/>
              </w:numPr>
              <w:jc w:val="center"/>
              <w:rPr>
                <w:del w:id="6084" w:author="齐宁" w:date="2014-09-28T19:25:00Z"/>
              </w:rPr>
            </w:pPr>
            <w:del w:id="6085" w:author="齐宁" w:date="2014-09-28T19:25:00Z">
              <w:r>
                <w:rPr/>
                <w:delText>R</w:delText>
              </w:r>
            </w:del>
          </w:p>
        </w:tc>
        <w:tc>
          <w:tcPr>
            <w:tcW w:w="3164" w:type="dxa"/>
            <w:vAlign w:val="center"/>
          </w:tcPr>
          <w:p>
            <w:pPr>
              <w:numPr>
                <w:ilvl w:val="0"/>
                <w:numId w:val="0"/>
              </w:numPr>
              <w:rPr>
                <w:del w:id="6086" w:author="齐宁" w:date="2014-09-28T19:25: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商户代码</w:t>
            </w:r>
          </w:p>
        </w:tc>
        <w:tc>
          <w:tcPr>
            <w:tcW w:w="2115" w:type="dxa"/>
            <w:vAlign w:val="center"/>
          </w:tcPr>
          <w:p>
            <w:pPr>
              <w:numPr>
                <w:ilvl w:val="0"/>
                <w:numId w:val="0"/>
              </w:numPr>
              <w:jc w:val="center"/>
            </w:pPr>
            <w:r>
              <w:t>merId</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商户订单号</w:t>
            </w:r>
          </w:p>
        </w:tc>
        <w:tc>
          <w:tcPr>
            <w:tcW w:w="2115" w:type="dxa"/>
            <w:vAlign w:val="center"/>
          </w:tcPr>
          <w:p>
            <w:pPr>
              <w:numPr>
                <w:ilvl w:val="0"/>
                <w:numId w:val="0"/>
              </w:numPr>
              <w:jc w:val="center"/>
            </w:pPr>
            <w:r>
              <w:t>orderId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原始交易流水号</w:t>
            </w:r>
          </w:p>
        </w:tc>
        <w:tc>
          <w:tcPr>
            <w:tcW w:w="2115" w:type="dxa"/>
            <w:vAlign w:val="center"/>
          </w:tcPr>
          <w:p>
            <w:pPr>
              <w:numPr>
                <w:ilvl w:val="0"/>
                <w:numId w:val="0"/>
              </w:numPr>
              <w:jc w:val="center"/>
            </w:pPr>
            <w:r>
              <w:t>origQryId</w:t>
            </w:r>
          </w:p>
        </w:tc>
        <w:tc>
          <w:tcPr>
            <w:tcW w:w="1564" w:type="dxa"/>
            <w:vAlign w:val="center"/>
          </w:tcPr>
          <w:p>
            <w:pPr>
              <w:numPr>
                <w:ilvl w:val="0"/>
                <w:numId w:val="0"/>
              </w:numPr>
              <w:jc w:val="center"/>
            </w:pPr>
            <w:r>
              <w:t>R</w:t>
            </w:r>
          </w:p>
        </w:tc>
        <w:tc>
          <w:tcPr>
            <w:tcW w:w="3164" w:type="dxa"/>
            <w:vAlign w:val="center"/>
          </w:tcPr>
          <w:p>
            <w:pPr>
              <w:numPr>
                <w:ilvl w:val="0"/>
                <w:numId w:val="0"/>
              </w:numPr>
            </w:pPr>
            <w:r>
              <w:rPr>
                <w:rFonts w:hint="eastAsia"/>
              </w:rPr>
              <w:t>原始</w:t>
            </w:r>
            <w:del w:id="6087" w:author="齐宁" w:date="2014-09-28T19:36:00Z">
              <w:r>
                <w:rPr>
                  <w:rFonts w:hint="eastAsia"/>
                </w:rPr>
                <w:delText>消费</w:delText>
              </w:r>
            </w:del>
            <w:ins w:id="6088" w:author="齐宁" w:date="2014-09-28T19:36:00Z">
              <w:r>
                <w:rPr>
                  <w:rFonts w:hint="eastAsia"/>
                </w:rPr>
                <w:t>预授权</w:t>
              </w:r>
            </w:ins>
            <w:r>
              <w:rPr>
                <w:rFonts w:hint="eastAsia"/>
              </w:rPr>
              <w:t>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订单发送时间</w:t>
            </w:r>
          </w:p>
        </w:tc>
        <w:tc>
          <w:tcPr>
            <w:tcW w:w="2115" w:type="dxa"/>
            <w:vAlign w:val="center"/>
          </w:tcPr>
          <w:p>
            <w:pPr>
              <w:numPr>
                <w:ilvl w:val="0"/>
                <w:numId w:val="0"/>
              </w:numPr>
              <w:jc w:val="center"/>
            </w:pPr>
            <w:r>
              <w:t>txnTime</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交易金额</w:t>
            </w:r>
          </w:p>
        </w:tc>
        <w:tc>
          <w:tcPr>
            <w:tcW w:w="2115" w:type="dxa"/>
            <w:vAlign w:val="center"/>
          </w:tcPr>
          <w:p>
            <w:pPr>
              <w:numPr>
                <w:ilvl w:val="0"/>
                <w:numId w:val="0"/>
              </w:numPr>
              <w:jc w:val="center"/>
            </w:pPr>
            <w:r>
              <w:t>txnAmt</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请求方保留域</w:t>
            </w:r>
          </w:p>
        </w:tc>
        <w:tc>
          <w:tcPr>
            <w:tcW w:w="2115" w:type="dxa"/>
            <w:vAlign w:val="center"/>
          </w:tcPr>
          <w:p>
            <w:pPr>
              <w:numPr>
                <w:ilvl w:val="0"/>
                <w:numId w:val="0"/>
              </w:numPr>
              <w:jc w:val="center"/>
            </w:pPr>
            <w:r>
              <w:t>reqReserved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保留域</w:t>
            </w:r>
          </w:p>
        </w:tc>
        <w:tc>
          <w:tcPr>
            <w:tcW w:w="2115" w:type="dxa"/>
            <w:vAlign w:val="center"/>
          </w:tcPr>
          <w:p>
            <w:pPr>
              <w:numPr>
                <w:ilvl w:val="0"/>
                <w:numId w:val="0"/>
              </w:numPr>
              <w:jc w:val="center"/>
            </w:pPr>
            <w:r>
              <w:t>reserved</w:t>
            </w:r>
          </w:p>
        </w:tc>
        <w:tc>
          <w:tcPr>
            <w:tcW w:w="1564" w:type="dxa"/>
            <w:vAlign w:val="center"/>
          </w:tcPr>
          <w:p>
            <w:pPr>
              <w:numPr>
                <w:ilvl w:val="0"/>
                <w:numId w:val="0"/>
              </w:numPr>
              <w:jc w:val="center"/>
            </w:pPr>
            <w:r>
              <w:t>O</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银联交易流水号</w:t>
            </w:r>
          </w:p>
        </w:tc>
        <w:tc>
          <w:tcPr>
            <w:tcW w:w="2115" w:type="dxa"/>
            <w:vAlign w:val="center"/>
          </w:tcPr>
          <w:p>
            <w:pPr>
              <w:numPr>
                <w:ilvl w:val="0"/>
                <w:numId w:val="0"/>
              </w:numPr>
              <w:jc w:val="center"/>
            </w:pPr>
            <w:r>
              <w:t>queryId</w:t>
            </w:r>
          </w:p>
        </w:tc>
        <w:tc>
          <w:tcPr>
            <w:tcW w:w="1564" w:type="dxa"/>
            <w:vAlign w:val="center"/>
          </w:tcPr>
          <w:p>
            <w:pPr>
              <w:numPr>
                <w:ilvl w:val="0"/>
                <w:numId w:val="0"/>
              </w:numPr>
              <w:jc w:val="center"/>
            </w:pPr>
            <w:r>
              <w:t>M</w:t>
            </w:r>
          </w:p>
        </w:tc>
        <w:tc>
          <w:tcPr>
            <w:tcW w:w="3164" w:type="dxa"/>
            <w:vAlign w:val="center"/>
          </w:tcPr>
          <w:p>
            <w:pPr>
              <w:numPr>
                <w:ilvl w:val="0"/>
                <w:numId w:val="0"/>
              </w:numPr>
            </w:pPr>
            <w:del w:id="6089" w:author="齐宁" w:date="2014-09-28T19:36:00Z">
              <w:r>
                <w:rPr>
                  <w:rFonts w:hint="eastAsia"/>
                </w:rPr>
                <w:delText>消费</w:delText>
              </w:r>
            </w:del>
            <w:ins w:id="6090" w:author="齐宁" w:date="2014-09-28T19:36:00Z">
              <w:r>
                <w:rPr>
                  <w:rFonts w:hint="eastAsia"/>
                </w:rPr>
                <w:t>预授权</w:t>
              </w:r>
            </w:ins>
            <w:r>
              <w:rPr>
                <w:rFonts w:hint="eastAsia"/>
              </w:rPr>
              <w:t>撤销交易的交易流水号</w:t>
            </w:r>
            <w:r>
              <w:t xml:space="preserve"> </w:t>
            </w:r>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center"/>
          </w:tcPr>
          <w:p>
            <w:pPr>
              <w:numPr>
                <w:ilvl w:val="0"/>
                <w:numId w:val="0"/>
              </w:numPr>
              <w:jc w:val="center"/>
            </w:pPr>
            <w:r>
              <w:rPr>
                <w:rFonts w:hint="eastAsia"/>
              </w:rPr>
              <w:t>响应码</w:t>
            </w:r>
          </w:p>
        </w:tc>
        <w:tc>
          <w:tcPr>
            <w:tcW w:w="2115" w:type="dxa"/>
            <w:vAlign w:val="center"/>
          </w:tcPr>
          <w:p>
            <w:pPr>
              <w:numPr>
                <w:ilvl w:val="0"/>
                <w:numId w:val="0"/>
              </w:numPr>
              <w:jc w:val="center"/>
            </w:pPr>
            <w:r>
              <w:t>respCode</w:t>
            </w:r>
          </w:p>
        </w:tc>
        <w:tc>
          <w:tcPr>
            <w:tcW w:w="1564" w:type="dxa"/>
            <w:vAlign w:val="center"/>
          </w:tcPr>
          <w:p>
            <w:pPr>
              <w:numPr>
                <w:ilvl w:val="0"/>
                <w:numId w:val="0"/>
              </w:numPr>
              <w:jc w:val="center"/>
            </w:pPr>
            <w:r>
              <w:t>M</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6"/>
              </w:numPr>
              <w:tabs>
                <w:tab w:val="left" w:pos="360"/>
              </w:tabs>
              <w:ind w:firstLineChars="0"/>
              <w:jc w:val="center"/>
              <w:rPr>
                <w:bCs/>
                <w:sz w:val="22"/>
              </w:rPr>
            </w:pPr>
          </w:p>
        </w:tc>
        <w:tc>
          <w:tcPr>
            <w:tcW w:w="1920" w:type="dxa"/>
            <w:vAlign w:val="top"/>
          </w:tcPr>
          <w:p>
            <w:pPr>
              <w:numPr>
                <w:ilvl w:val="0"/>
                <w:numId w:val="0"/>
              </w:numPr>
              <w:jc w:val="center"/>
            </w:pPr>
            <w:r>
              <w:rPr>
                <w:rFonts w:hint="eastAsia"/>
              </w:rPr>
              <w:t>应答信息</w:t>
            </w:r>
          </w:p>
        </w:tc>
        <w:tc>
          <w:tcPr>
            <w:tcW w:w="2115" w:type="dxa"/>
            <w:vAlign w:val="top"/>
          </w:tcPr>
          <w:p>
            <w:pPr>
              <w:numPr>
                <w:ilvl w:val="0"/>
                <w:numId w:val="0"/>
              </w:numPr>
              <w:jc w:val="center"/>
            </w:pPr>
            <w:r>
              <w:t>respMsg</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商户通知（异步应答）</w:t>
      </w:r>
    </w:p>
    <w:p>
      <w:pPr>
        <w:pStyle w:val="66"/>
        <w:ind w:firstLine="420"/>
      </w:pPr>
      <w:r>
        <w:rPr>
          <w:rFonts w:hint="eastAsia"/>
        </w:rPr>
        <w:t>同消费撤销类交易异步应答报文。</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shd w:val="clear" w:color="auto" w:fill="BFBFBF"/>
            <w:vAlign w:val="top"/>
          </w:tcPr>
          <w:p>
            <w:pPr>
              <w:numPr>
                <w:ilvl w:val="0"/>
                <w:numId w:val="0"/>
              </w:numPr>
              <w:jc w:val="center"/>
            </w:pPr>
            <w:r>
              <w:rPr>
                <w:rFonts w:hint="eastAsia"/>
              </w:rPr>
              <w:t>序号</w:t>
            </w:r>
          </w:p>
        </w:tc>
        <w:tc>
          <w:tcPr>
            <w:tcW w:w="1920" w:type="dxa"/>
            <w:shd w:val="clear" w:color="auto" w:fill="BFBFBF"/>
            <w:vAlign w:val="top"/>
          </w:tcPr>
          <w:p>
            <w:pPr>
              <w:numPr>
                <w:ilvl w:val="0"/>
                <w:numId w:val="0"/>
              </w:numPr>
              <w:jc w:val="center"/>
            </w:pPr>
            <w:r>
              <w:rPr>
                <w:rFonts w:hint="eastAsia"/>
              </w:rPr>
              <w:t>域名</w:t>
            </w:r>
          </w:p>
        </w:tc>
        <w:tc>
          <w:tcPr>
            <w:tcW w:w="2115" w:type="dxa"/>
            <w:shd w:val="clear" w:color="auto" w:fill="BFBFBF"/>
            <w:vAlign w:val="top"/>
          </w:tcPr>
          <w:p>
            <w:pPr>
              <w:numPr>
                <w:ilvl w:val="0"/>
                <w:numId w:val="0"/>
              </w:numPr>
              <w:jc w:val="center"/>
            </w:pPr>
            <w:r>
              <w:rPr>
                <w:rFonts w:hint="eastAsia"/>
              </w:rPr>
              <w:t>变量名</w:t>
            </w:r>
          </w:p>
        </w:tc>
        <w:tc>
          <w:tcPr>
            <w:tcW w:w="1564" w:type="dxa"/>
            <w:shd w:val="clear" w:color="auto" w:fill="BFBFBF"/>
            <w:vAlign w:val="top"/>
          </w:tcPr>
          <w:p>
            <w:pPr>
              <w:numPr>
                <w:ilvl w:val="0"/>
                <w:numId w:val="0"/>
              </w:numPr>
              <w:jc w:val="center"/>
            </w:pPr>
            <w:r>
              <w:rPr>
                <w:rFonts w:hint="eastAsia"/>
              </w:rPr>
              <w:t>出现要求</w:t>
            </w:r>
          </w:p>
        </w:tc>
        <w:tc>
          <w:tcPr>
            <w:tcW w:w="3164"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版本号</w:t>
            </w:r>
          </w:p>
        </w:tc>
        <w:tc>
          <w:tcPr>
            <w:tcW w:w="2115" w:type="dxa"/>
            <w:vAlign w:val="top"/>
          </w:tcPr>
          <w:p>
            <w:pPr>
              <w:numPr>
                <w:ilvl w:val="0"/>
                <w:numId w:val="0"/>
              </w:numPr>
              <w:jc w:val="center"/>
            </w:pPr>
            <w:r>
              <w:t>version</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编码方式</w:t>
            </w:r>
          </w:p>
        </w:tc>
        <w:tc>
          <w:tcPr>
            <w:tcW w:w="2115" w:type="dxa"/>
            <w:vAlign w:val="top"/>
          </w:tcPr>
          <w:p>
            <w:pPr>
              <w:numPr>
                <w:ilvl w:val="0"/>
                <w:numId w:val="0"/>
              </w:numPr>
              <w:jc w:val="center"/>
            </w:pPr>
            <w:r>
              <w:t>encoding</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证书</w:t>
            </w:r>
            <w:r>
              <w:t>ID</w:t>
            </w:r>
          </w:p>
        </w:tc>
        <w:tc>
          <w:tcPr>
            <w:tcW w:w="2115" w:type="dxa"/>
            <w:vAlign w:val="top"/>
          </w:tcPr>
          <w:p>
            <w:pPr>
              <w:numPr>
                <w:ilvl w:val="0"/>
                <w:numId w:val="0"/>
              </w:numPr>
              <w:jc w:val="center"/>
            </w:pPr>
            <w:r>
              <w:t>certId</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w:t>
            </w:r>
          </w:p>
        </w:tc>
        <w:tc>
          <w:tcPr>
            <w:tcW w:w="2115" w:type="dxa"/>
            <w:vAlign w:val="top"/>
          </w:tcPr>
          <w:p>
            <w:pPr>
              <w:numPr>
                <w:ilvl w:val="0"/>
                <w:numId w:val="0"/>
              </w:numPr>
              <w:jc w:val="center"/>
            </w:pPr>
            <w:r>
              <w:t>signature</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签名方法</w:t>
            </w:r>
          </w:p>
        </w:tc>
        <w:tc>
          <w:tcPr>
            <w:tcW w:w="2115" w:type="dxa"/>
            <w:vAlign w:val="top"/>
          </w:tcPr>
          <w:p>
            <w:pPr>
              <w:numPr>
                <w:ilvl w:val="0"/>
                <w:numId w:val="0"/>
              </w:numPr>
              <w:jc w:val="center"/>
            </w:pPr>
            <w:r>
              <w:t>signMethod</w:t>
            </w:r>
          </w:p>
        </w:tc>
        <w:tc>
          <w:tcPr>
            <w:tcW w:w="1564" w:type="dxa"/>
            <w:vAlign w:val="top"/>
          </w:tcPr>
          <w:p>
            <w:pPr>
              <w:numPr>
                <w:ilvl w:val="0"/>
                <w:numId w:val="0"/>
              </w:numPr>
              <w:jc w:val="center"/>
            </w:pPr>
            <w:r>
              <w:rPr>
                <w:rFonts w:hint="eastAsia"/>
              </w:rP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交易类型</w:t>
            </w:r>
          </w:p>
        </w:tc>
        <w:tc>
          <w:tcPr>
            <w:tcW w:w="2115" w:type="dxa"/>
            <w:vAlign w:val="top"/>
          </w:tcPr>
          <w:p>
            <w:pPr>
              <w:numPr>
                <w:ilvl w:val="0"/>
                <w:numId w:val="0"/>
              </w:numPr>
              <w:jc w:val="center"/>
            </w:pPr>
            <w:r>
              <w:t>txnType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交易子类</w:t>
            </w:r>
          </w:p>
        </w:tc>
        <w:tc>
          <w:tcPr>
            <w:tcW w:w="2115" w:type="dxa"/>
            <w:vAlign w:val="top"/>
          </w:tcPr>
          <w:p>
            <w:pPr>
              <w:numPr>
                <w:ilvl w:val="0"/>
                <w:numId w:val="0"/>
              </w:numPr>
              <w:jc w:val="center"/>
            </w:pPr>
            <w:r>
              <w:t>txnSubType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产品类型</w:t>
            </w:r>
          </w:p>
        </w:tc>
        <w:tc>
          <w:tcPr>
            <w:tcW w:w="2115" w:type="dxa"/>
            <w:vAlign w:val="top"/>
          </w:tcPr>
          <w:p>
            <w:pPr>
              <w:numPr>
                <w:ilvl w:val="0"/>
                <w:numId w:val="0"/>
              </w:numPr>
              <w:jc w:val="center"/>
            </w:pPr>
            <w:r>
              <w:t>bizType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接入类型</w:t>
            </w:r>
          </w:p>
        </w:tc>
        <w:tc>
          <w:tcPr>
            <w:tcW w:w="2115" w:type="dxa"/>
            <w:vAlign w:val="top"/>
          </w:tcPr>
          <w:p>
            <w:pPr>
              <w:numPr>
                <w:ilvl w:val="0"/>
                <w:numId w:val="0"/>
              </w:numPr>
              <w:jc w:val="center"/>
            </w:pPr>
            <w:r>
              <w:t>accessType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6091" w:author="齐宁" w:date="2014-09-28T19:25:00Z"/>
        </w:trPr>
        <w:tc>
          <w:tcPr>
            <w:tcW w:w="808" w:type="dxa"/>
            <w:vAlign w:val="top"/>
          </w:tcPr>
          <w:p>
            <w:pPr>
              <w:pStyle w:val="120"/>
              <w:numPr>
                <w:ilvl w:val="0"/>
                <w:numId w:val="57"/>
              </w:numPr>
              <w:tabs>
                <w:tab w:val="left" w:pos="360"/>
              </w:tabs>
              <w:ind w:firstLineChars="0"/>
              <w:jc w:val="center"/>
              <w:rPr>
                <w:del w:id="6092" w:author="齐宁" w:date="2014-09-28T19:25:00Z"/>
                <w:bCs/>
                <w:sz w:val="22"/>
              </w:rPr>
            </w:pPr>
          </w:p>
        </w:tc>
        <w:tc>
          <w:tcPr>
            <w:tcW w:w="1920" w:type="dxa"/>
            <w:vAlign w:val="top"/>
          </w:tcPr>
          <w:p>
            <w:pPr>
              <w:numPr>
                <w:ilvl w:val="0"/>
                <w:numId w:val="0"/>
              </w:numPr>
              <w:jc w:val="center"/>
              <w:rPr>
                <w:del w:id="6093" w:author="齐宁" w:date="2014-09-28T19:25:00Z"/>
              </w:rPr>
            </w:pPr>
            <w:del w:id="6094" w:author="齐宁" w:date="2014-09-28T19:25:00Z">
              <w:r>
                <w:rPr>
                  <w:rFonts w:hint="eastAsia"/>
                </w:rPr>
                <w:delText>收单机构代码</w:delText>
              </w:r>
            </w:del>
          </w:p>
        </w:tc>
        <w:tc>
          <w:tcPr>
            <w:tcW w:w="2115" w:type="dxa"/>
            <w:vAlign w:val="top"/>
          </w:tcPr>
          <w:p>
            <w:pPr>
              <w:numPr>
                <w:ilvl w:val="0"/>
                <w:numId w:val="0"/>
              </w:numPr>
              <w:jc w:val="center"/>
              <w:rPr>
                <w:del w:id="6095" w:author="齐宁" w:date="2014-09-28T19:25:00Z"/>
              </w:rPr>
            </w:pPr>
            <w:del w:id="6096" w:author="齐宁" w:date="2014-09-28T19:25:00Z">
              <w:r>
                <w:rPr/>
                <w:delText>acqInsCode</w:delText>
              </w:r>
            </w:del>
          </w:p>
        </w:tc>
        <w:tc>
          <w:tcPr>
            <w:tcW w:w="1564" w:type="dxa"/>
            <w:vAlign w:val="top"/>
          </w:tcPr>
          <w:p>
            <w:pPr>
              <w:numPr>
                <w:ilvl w:val="0"/>
                <w:numId w:val="0"/>
              </w:numPr>
              <w:jc w:val="center"/>
              <w:rPr>
                <w:del w:id="6097" w:author="齐宁" w:date="2014-09-28T19:25:00Z"/>
              </w:rPr>
            </w:pPr>
            <w:del w:id="6098" w:author="齐宁" w:date="2014-09-28T19:25:00Z">
              <w:r>
                <w:rPr/>
                <w:delText>R</w:delText>
              </w:r>
            </w:del>
          </w:p>
        </w:tc>
        <w:tc>
          <w:tcPr>
            <w:tcW w:w="3164" w:type="dxa"/>
            <w:vAlign w:val="top"/>
          </w:tcPr>
          <w:p>
            <w:pPr>
              <w:numPr>
                <w:ilvl w:val="0"/>
                <w:numId w:val="0"/>
              </w:numPr>
              <w:rPr>
                <w:del w:id="6099" w:author="齐宁" w:date="2014-09-28T19:25: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商户代码</w:t>
            </w:r>
          </w:p>
        </w:tc>
        <w:tc>
          <w:tcPr>
            <w:tcW w:w="2115" w:type="dxa"/>
            <w:vAlign w:val="top"/>
          </w:tcPr>
          <w:p>
            <w:pPr>
              <w:numPr>
                <w:ilvl w:val="0"/>
                <w:numId w:val="0"/>
              </w:numPr>
              <w:jc w:val="center"/>
            </w:pPr>
            <w:r>
              <w:t>merId</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商户订单号</w:t>
            </w:r>
          </w:p>
        </w:tc>
        <w:tc>
          <w:tcPr>
            <w:tcW w:w="2115" w:type="dxa"/>
            <w:vAlign w:val="top"/>
          </w:tcPr>
          <w:p>
            <w:pPr>
              <w:numPr>
                <w:ilvl w:val="0"/>
                <w:numId w:val="0"/>
              </w:numPr>
              <w:jc w:val="center"/>
            </w:pPr>
            <w:r>
              <w:t>orderId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原始交易流水号</w:t>
            </w:r>
          </w:p>
        </w:tc>
        <w:tc>
          <w:tcPr>
            <w:tcW w:w="2115" w:type="dxa"/>
            <w:vAlign w:val="top"/>
          </w:tcPr>
          <w:p>
            <w:pPr>
              <w:numPr>
                <w:ilvl w:val="0"/>
                <w:numId w:val="0"/>
              </w:numPr>
              <w:jc w:val="center"/>
            </w:pPr>
            <w:r>
              <w:t>origQryId</w:t>
            </w:r>
          </w:p>
        </w:tc>
        <w:tc>
          <w:tcPr>
            <w:tcW w:w="1564" w:type="dxa"/>
            <w:vAlign w:val="top"/>
          </w:tcPr>
          <w:p>
            <w:pPr>
              <w:numPr>
                <w:ilvl w:val="0"/>
                <w:numId w:val="0"/>
              </w:numPr>
              <w:jc w:val="center"/>
            </w:pPr>
            <w:r>
              <w:t>R</w:t>
            </w:r>
          </w:p>
        </w:tc>
        <w:tc>
          <w:tcPr>
            <w:tcW w:w="3164" w:type="dxa"/>
            <w:vAlign w:val="top"/>
          </w:tcPr>
          <w:p>
            <w:pPr>
              <w:numPr>
                <w:ilvl w:val="0"/>
                <w:numId w:val="0"/>
              </w:numPr>
            </w:pPr>
            <w:r>
              <w:rPr>
                <w:rFonts w:hint="eastAsia"/>
              </w:rPr>
              <w:t>原始</w:t>
            </w:r>
            <w:del w:id="6100" w:author="齐宁" w:date="2014-09-28T19:36:00Z">
              <w:r>
                <w:rPr>
                  <w:rFonts w:hint="eastAsia"/>
                </w:rPr>
                <w:delText>消费</w:delText>
              </w:r>
            </w:del>
            <w:ins w:id="6101" w:author="齐宁" w:date="2014-09-28T19:36:00Z">
              <w:r>
                <w:rPr>
                  <w:rFonts w:hint="eastAsia"/>
                </w:rPr>
                <w:t>预授权</w:t>
              </w:r>
            </w:ins>
            <w:r>
              <w:rPr>
                <w:rFonts w:hint="eastAsia"/>
              </w:rPr>
              <w:t>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订单发送时间</w:t>
            </w:r>
          </w:p>
        </w:tc>
        <w:tc>
          <w:tcPr>
            <w:tcW w:w="2115" w:type="dxa"/>
            <w:vAlign w:val="top"/>
          </w:tcPr>
          <w:p>
            <w:pPr>
              <w:numPr>
                <w:ilvl w:val="0"/>
                <w:numId w:val="0"/>
              </w:numPr>
              <w:jc w:val="center"/>
            </w:pPr>
            <w:r>
              <w:t>txnTime</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交易币种</w:t>
            </w:r>
          </w:p>
        </w:tc>
        <w:tc>
          <w:tcPr>
            <w:tcW w:w="2115" w:type="dxa"/>
            <w:vAlign w:val="top"/>
          </w:tcPr>
          <w:p>
            <w:pPr>
              <w:numPr>
                <w:ilvl w:val="0"/>
                <w:numId w:val="0"/>
              </w:numPr>
              <w:jc w:val="center"/>
            </w:pPr>
            <w:r>
              <w:t>currencyCode</w:t>
            </w:r>
          </w:p>
        </w:tc>
        <w:tc>
          <w:tcPr>
            <w:tcW w:w="1564" w:type="dxa"/>
            <w:vAlign w:val="top"/>
          </w:tcPr>
          <w:p>
            <w:pPr>
              <w:numPr>
                <w:ilvl w:val="0"/>
                <w:numId w:val="0"/>
              </w:numPr>
              <w:jc w:val="center"/>
            </w:pPr>
            <w:del w:id="6102" w:author="齐宁" w:date="2014-09-28T19:34:00Z">
              <w:r>
                <w:rPr/>
                <w:delText>R</w:delText>
              </w:r>
            </w:del>
            <w:ins w:id="6103" w:author="齐宁" w:date="2014-09-28T19:34:00Z">
              <w:r>
                <w:rPr>
                  <w:rFonts w:hint="eastAsia"/>
                </w:rPr>
                <w:t>M</w:t>
              </w:r>
            </w:ins>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交易金额</w:t>
            </w:r>
          </w:p>
        </w:tc>
        <w:tc>
          <w:tcPr>
            <w:tcW w:w="2115" w:type="dxa"/>
            <w:vAlign w:val="top"/>
          </w:tcPr>
          <w:p>
            <w:pPr>
              <w:numPr>
                <w:ilvl w:val="0"/>
                <w:numId w:val="0"/>
              </w:numPr>
              <w:jc w:val="center"/>
            </w:pPr>
            <w:r>
              <w:t>txnAmt</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请求方保留域</w:t>
            </w:r>
          </w:p>
        </w:tc>
        <w:tc>
          <w:tcPr>
            <w:tcW w:w="2115" w:type="dxa"/>
            <w:vAlign w:val="top"/>
          </w:tcPr>
          <w:p>
            <w:pPr>
              <w:numPr>
                <w:ilvl w:val="0"/>
                <w:numId w:val="0"/>
              </w:numPr>
              <w:jc w:val="center"/>
            </w:pPr>
            <w:r>
              <w:t>reqReserved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保留域</w:t>
            </w:r>
          </w:p>
        </w:tc>
        <w:tc>
          <w:tcPr>
            <w:tcW w:w="2115" w:type="dxa"/>
            <w:vAlign w:val="top"/>
          </w:tcPr>
          <w:p>
            <w:pPr>
              <w:numPr>
                <w:ilvl w:val="0"/>
                <w:numId w:val="0"/>
              </w:numPr>
              <w:jc w:val="center"/>
            </w:pPr>
            <w:r>
              <w:t>reserved</w:t>
            </w:r>
          </w:p>
        </w:tc>
        <w:tc>
          <w:tcPr>
            <w:tcW w:w="1564" w:type="dxa"/>
            <w:vAlign w:val="top"/>
          </w:tcPr>
          <w:p>
            <w:pPr>
              <w:numPr>
                <w:ilvl w:val="0"/>
                <w:numId w:val="0"/>
              </w:numPr>
              <w:jc w:val="center"/>
            </w:pPr>
            <w:r>
              <w:t>O</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银联交易流水号</w:t>
            </w:r>
          </w:p>
        </w:tc>
        <w:tc>
          <w:tcPr>
            <w:tcW w:w="2115" w:type="dxa"/>
            <w:vAlign w:val="top"/>
          </w:tcPr>
          <w:p>
            <w:pPr>
              <w:numPr>
                <w:ilvl w:val="0"/>
                <w:numId w:val="0"/>
              </w:numPr>
              <w:jc w:val="center"/>
            </w:pPr>
            <w:r>
              <w:t>queryId</w:t>
            </w:r>
          </w:p>
        </w:tc>
        <w:tc>
          <w:tcPr>
            <w:tcW w:w="1564" w:type="dxa"/>
            <w:vAlign w:val="top"/>
          </w:tcPr>
          <w:p>
            <w:pPr>
              <w:numPr>
                <w:ilvl w:val="0"/>
                <w:numId w:val="0"/>
              </w:numPr>
              <w:jc w:val="center"/>
            </w:pPr>
            <w:r>
              <w:t>M</w:t>
            </w:r>
          </w:p>
        </w:tc>
        <w:tc>
          <w:tcPr>
            <w:tcW w:w="3164" w:type="dxa"/>
            <w:vAlign w:val="top"/>
          </w:tcPr>
          <w:p>
            <w:pPr>
              <w:numPr>
                <w:ilvl w:val="0"/>
                <w:numId w:val="0"/>
              </w:numPr>
            </w:pPr>
            <w:del w:id="6104" w:author="齐宁" w:date="2014-09-28T19:36:00Z">
              <w:r>
                <w:rPr>
                  <w:rFonts w:hint="eastAsia"/>
                </w:rPr>
                <w:delText>消费</w:delText>
              </w:r>
            </w:del>
            <w:ins w:id="6105" w:author="齐宁" w:date="2014-09-28T19:36:00Z">
              <w:r>
                <w:rPr>
                  <w:rFonts w:hint="eastAsia"/>
                </w:rPr>
                <w:t>预授权</w:t>
              </w:r>
            </w:ins>
            <w:r>
              <w:rPr>
                <w:rFonts w:hint="eastAsia"/>
              </w:rPr>
              <w:t>撤销交易的交易流水号</w:t>
            </w:r>
            <w:r>
              <w:t xml:space="preserve"> </w:t>
            </w:r>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57"/>
              </w:numPr>
              <w:tabs>
                <w:tab w:val="left" w:pos="360"/>
              </w:tabs>
              <w:ind w:firstLineChars="0"/>
              <w:jc w:val="center"/>
              <w:rPr>
                <w:bCs/>
                <w:sz w:val="22"/>
              </w:rPr>
            </w:pPr>
          </w:p>
        </w:tc>
        <w:tc>
          <w:tcPr>
            <w:tcW w:w="1920" w:type="dxa"/>
            <w:vAlign w:val="top"/>
          </w:tcPr>
          <w:p>
            <w:pPr>
              <w:numPr>
                <w:ilvl w:val="0"/>
                <w:numId w:val="0"/>
              </w:numPr>
              <w:jc w:val="center"/>
            </w:pPr>
            <w:r>
              <w:rPr>
                <w:rFonts w:hint="eastAsia"/>
              </w:rPr>
              <w:t>响应码</w:t>
            </w:r>
          </w:p>
        </w:tc>
        <w:tc>
          <w:tcPr>
            <w:tcW w:w="2115" w:type="dxa"/>
            <w:vAlign w:val="top"/>
          </w:tcPr>
          <w:p>
            <w:pPr>
              <w:numPr>
                <w:ilvl w:val="0"/>
                <w:numId w:val="0"/>
              </w:numPr>
              <w:jc w:val="center"/>
            </w:pPr>
            <w:r>
              <w:t>respCode</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响应信息</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respMsg</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6106" w:author="吴潇" w:date="2014-12-23T15:17:00Z"/>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del w:id="6107" w:author="吴潇" w:date="2014-12-23T15:17:00Z"/>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108" w:author="吴潇" w:date="2014-12-23T15:17:00Z"/>
              </w:rPr>
            </w:pPr>
            <w:del w:id="6109" w:author="吴潇" w:date="2014-12-23T15:17:00Z">
              <w:r>
                <w:rPr>
                  <w:rFonts w:hint="eastAsia"/>
                </w:rPr>
                <w:delText>响应时间</w:delText>
              </w:r>
            </w:del>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110" w:author="吴潇" w:date="2014-12-23T15:17:00Z"/>
              </w:rPr>
            </w:pPr>
            <w:del w:id="6111" w:author="吴潇" w:date="2014-12-23T15:17:00Z">
              <w:r>
                <w:rPr/>
                <w:delText>respTime</w:delText>
              </w:r>
            </w:del>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112" w:author="吴潇" w:date="2014-12-23T15:17:00Z"/>
              </w:rPr>
            </w:pPr>
            <w:del w:id="6113" w:author="吴潇" w:date="2014-12-23T15:17:00Z">
              <w:r>
                <w:rPr/>
                <w:delText>M</w:delText>
              </w:r>
            </w:del>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rPr>
                <w:del w:id="6114" w:author="吴潇" w:date="2014-12-23T15:17:00Z"/>
              </w:rPr>
            </w:pPr>
            <w:del w:id="6115" w:author="吴潇" w:date="2014-12-23T15:17:00Z">
              <w:r>
                <w:rPr>
                  <w:rFonts w:hint="eastAsia"/>
                </w:rPr>
                <w:delText>去掉</w:delText>
              </w:r>
            </w:del>
            <w:del w:id="6116" w:author="吴潇" w:date="2014-12-23T09:04:00Z">
              <w:r>
                <w:rPr/>
                <w:delText xml:space="preserve"> </w:delText>
              </w:r>
            </w:del>
            <w:del w:id="6117" w:author="吴潇" w:date="2014-12-23T15:17:00Z">
              <w:r>
                <w:rPr/>
                <w:delText>YYYYMMDDhhmmss</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清算金额</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settleAmt</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清算币种</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settleCurrencyCode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系统跟踪号</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traceNo</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交易传输时间</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traceTime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兑换日期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汇率</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exchangeRate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57"/>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VPC交易信息域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VpcTransData</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渠道类型为语音支付时使用</w:t>
            </w:r>
            <w:r>
              <w:rPr>
                <w:rFonts w:hint="eastAsia"/>
              </w:rPr>
              <w:br/>
            </w:r>
            <w:r>
              <w:rPr>
                <w:rFonts w:hint="eastAsia"/>
              </w:rPr>
              <w:t>用法见VPC交易信息组合域子域用法</w:t>
            </w:r>
            <w:r>
              <w:t xml:space="preserve"> </w:t>
            </w:r>
          </w:p>
        </w:tc>
      </w:tr>
    </w:tbl>
    <w:p>
      <w:pPr>
        <w:pStyle w:val="66"/>
        <w:ind w:firstLine="420"/>
      </w:pPr>
    </w:p>
    <w:p>
      <w:pPr>
        <w:pStyle w:val="69"/>
      </w:pPr>
      <w:r>
        <w:rPr>
          <w:rFonts w:hint="eastAsia"/>
        </w:rPr>
        <w:t>授权完成交易</w:t>
      </w:r>
    </w:p>
    <w:p>
      <w:pPr>
        <w:pStyle w:val="97"/>
        <w:framePr w:h="473" w:wrap="around" w:vAnchor="margin" w:hAnchor="text" w:yAlign="top"/>
        <w:ind w:left="0"/>
        <w:jc w:val="left"/>
        <w:outlineLvl w:val="4"/>
        <w:rPr>
          <w:sz w:val="21"/>
          <w:szCs w:val="21"/>
        </w:rPr>
      </w:pPr>
      <w:r>
        <w:rPr>
          <w:rFonts w:hint="eastAsia"/>
          <w:sz w:val="21"/>
          <w:szCs w:val="21"/>
        </w:rPr>
        <w:t>概述</w:t>
      </w:r>
    </w:p>
    <w:p>
      <w:pPr>
        <w:pStyle w:val="66"/>
        <w:ind w:firstLine="420"/>
      </w:pPr>
      <w:r>
        <w:rPr>
          <w:rFonts w:hint="eastAsia"/>
        </w:rPr>
        <w:t>对已批准的预授权交易，用预授权完成做支付结算。</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交易流程</w:t>
      </w:r>
    </w:p>
    <w:p>
      <w:pPr>
        <w:pStyle w:val="66"/>
        <w:ind w:firstLine="420"/>
      </w:pPr>
      <w:r>
        <w:rPr>
          <w:rFonts w:hint="eastAsia"/>
        </w:rPr>
        <w:t>相关交易流程可参考消费类交易。</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请求报文</w:t>
      </w:r>
    </w:p>
    <w:p>
      <w:pPr>
        <w:pStyle w:val="66"/>
        <w:ind w:firstLine="420"/>
      </w:pPr>
      <w:r>
        <w:rPr>
          <w:rFonts w:hint="eastAsia"/>
        </w:rPr>
        <w:t>同消费撤销类交易请求报文，交易类型取值不同。</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pPr>
            <w:r>
              <w:rPr>
                <w:rFonts w:hint="eastAsia"/>
              </w:rPr>
              <w:t>版本号</w:t>
            </w:r>
          </w:p>
        </w:tc>
        <w:tc>
          <w:tcPr>
            <w:tcW w:w="2393" w:type="dxa"/>
            <w:vAlign w:val="top"/>
          </w:tcPr>
          <w:p>
            <w:pPr>
              <w:numPr>
                <w:ilvl w:val="0"/>
                <w:numId w:val="0"/>
              </w:numPr>
              <w:jc w:val="center"/>
            </w:pPr>
            <w:r>
              <w:t>version</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pPr>
            <w:r>
              <w:rPr>
                <w:rFonts w:hint="eastAsia"/>
              </w:rPr>
              <w:t>编码方式</w:t>
            </w:r>
          </w:p>
        </w:tc>
        <w:tc>
          <w:tcPr>
            <w:tcW w:w="2393" w:type="dxa"/>
            <w:vAlign w:val="top"/>
          </w:tcPr>
          <w:p>
            <w:pPr>
              <w:numPr>
                <w:ilvl w:val="0"/>
                <w:numId w:val="0"/>
              </w:numPr>
              <w:jc w:val="center"/>
            </w:pPr>
            <w:r>
              <w:t>encoding</w:t>
            </w:r>
          </w:p>
        </w:tc>
        <w:tc>
          <w:tcPr>
            <w:tcW w:w="1493" w:type="dxa"/>
            <w:vAlign w:val="top"/>
          </w:tcPr>
          <w:p>
            <w:pPr>
              <w:numPr>
                <w:ilvl w:val="0"/>
                <w:numId w:val="0"/>
              </w:numPr>
              <w:jc w:val="center"/>
            </w:pPr>
            <w:r>
              <w:rPr>
                <w:rFonts w:hint="eastAsia"/>
              </w:rPr>
              <w:t>M</w:t>
            </w:r>
          </w:p>
        </w:tc>
        <w:tc>
          <w:tcPr>
            <w:tcW w:w="3097"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pPr>
            <w:r>
              <w:rPr>
                <w:rFonts w:hint="eastAsia"/>
              </w:rPr>
              <w:t>证书</w:t>
            </w:r>
            <w:r>
              <w:t>ID</w:t>
            </w:r>
          </w:p>
        </w:tc>
        <w:tc>
          <w:tcPr>
            <w:tcW w:w="2393" w:type="dxa"/>
            <w:vAlign w:val="top"/>
          </w:tcPr>
          <w:p>
            <w:pPr>
              <w:numPr>
                <w:ilvl w:val="0"/>
                <w:numId w:val="0"/>
              </w:numPr>
              <w:jc w:val="center"/>
            </w:pPr>
            <w:r>
              <w:t>certId</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w:t>
            </w:r>
          </w:p>
        </w:tc>
        <w:tc>
          <w:tcPr>
            <w:tcW w:w="2393" w:type="dxa"/>
            <w:vAlign w:val="top"/>
          </w:tcPr>
          <w:p>
            <w:pPr>
              <w:numPr>
                <w:ilvl w:val="0"/>
                <w:numId w:val="0"/>
              </w:numPr>
              <w:jc w:val="center"/>
            </w:pPr>
            <w:r>
              <w:t>signature</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签名方法</w:t>
            </w:r>
          </w:p>
        </w:tc>
        <w:tc>
          <w:tcPr>
            <w:tcW w:w="2393" w:type="dxa"/>
            <w:vAlign w:val="top"/>
          </w:tcPr>
          <w:p>
            <w:pPr>
              <w:numPr>
                <w:ilvl w:val="0"/>
                <w:numId w:val="0"/>
              </w:numPr>
              <w:jc w:val="center"/>
            </w:pPr>
            <w:r>
              <w:t>signMethod</w:t>
            </w:r>
          </w:p>
        </w:tc>
        <w:tc>
          <w:tcPr>
            <w:tcW w:w="1493" w:type="dxa"/>
            <w:vAlign w:val="top"/>
          </w:tcPr>
          <w:p>
            <w:pPr>
              <w:numPr>
                <w:ilvl w:val="0"/>
                <w:numId w:val="0"/>
              </w:numPr>
              <w:spacing w:line="0" w:lineRule="atLeast"/>
              <w:jc w:val="center"/>
            </w:pPr>
            <w:r>
              <w:t>M</w:t>
            </w:r>
          </w:p>
        </w:tc>
        <w:tc>
          <w:tcPr>
            <w:tcW w:w="3097" w:type="dxa"/>
            <w:vAlign w:val="top"/>
          </w:tcPr>
          <w:p>
            <w:pPr>
              <w:numPr>
                <w:ilvl w:val="0"/>
                <w:numId w:val="0"/>
              </w:numPr>
              <w:spacing w:line="0" w:lineRule="atLeast"/>
              <w:rPr>
                <w:del w:id="6118" w:author="吴潇" w:date="2014-12-18T17:24:00Z"/>
              </w:rPr>
            </w:pPr>
            <w:ins w:id="6119" w:author="吴潇" w:date="2014-12-18T17:24:00Z">
              <w:r>
                <w:rPr>
                  <w:rFonts w:hint="eastAsia"/>
                </w:rPr>
                <w:t>取值：01（表示采用RSA）</w:t>
              </w:r>
            </w:ins>
            <w:del w:id="6120" w:author="吴潇" w:date="2014-12-18T17:24:00Z">
              <w:r>
                <w:rPr/>
                <w:delText>01RSA</w:delText>
              </w:r>
            </w:del>
          </w:p>
          <w:p>
            <w:pPr>
              <w:numPr>
                <w:ilvl w:val="0"/>
                <w:numId w:val="0"/>
              </w:numPr>
              <w:spacing w:line="0" w:lineRule="atLeast"/>
            </w:pPr>
            <w:del w:id="6121" w:author="吴潇" w:date="2014-12-18T17:24:00Z">
              <w:r>
                <w:rPr/>
                <w:delText>02 MD5 (</w:delText>
              </w:r>
            </w:del>
            <w:del w:id="6122" w:author="吴潇" w:date="2014-12-18T17:24:00Z">
              <w:r>
                <w:rPr>
                  <w:rFonts w:hint="eastAsia"/>
                </w:rPr>
                <w:delText>暂不支持</w:delText>
              </w:r>
            </w:del>
            <w:del w:id="6123"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393" w:type="dxa"/>
            <w:vAlign w:val="top"/>
          </w:tcPr>
          <w:p>
            <w:pPr>
              <w:numPr>
                <w:ilvl w:val="0"/>
                <w:numId w:val="0"/>
              </w:numPr>
              <w:jc w:val="center"/>
              <w:rPr>
                <w:szCs w:val="21"/>
              </w:rPr>
            </w:pPr>
            <w:r>
              <w:rPr>
                <w:szCs w:val="21"/>
              </w:rPr>
              <w:t>txnType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rFonts w:hint="eastAsia" w:ascii="楷体" w:hAnsi="楷体"/>
                <w:szCs w:val="21"/>
              </w:rPr>
              <w:t>取值：</w:t>
            </w:r>
            <w:r>
              <w:rPr>
                <w:rFonts w:hint="eastAsia"/>
                <w:szCs w:val="21"/>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393" w:type="dxa"/>
            <w:vAlign w:val="top"/>
          </w:tcPr>
          <w:p>
            <w:pPr>
              <w:numPr>
                <w:ilvl w:val="0"/>
                <w:numId w:val="0"/>
              </w:numPr>
              <w:jc w:val="center"/>
              <w:rPr>
                <w:szCs w:val="21"/>
              </w:rPr>
            </w:pPr>
            <w:r>
              <w:rPr>
                <w:szCs w:val="21"/>
              </w:rPr>
              <w:t>txnSubType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outlineLvl w:val="4"/>
              <w:rPr>
                <w:rFonts w:ascii="Times New Roman" w:hAnsi="Times New Roman" w:eastAsia="宋体" w:cs="Times New Roman"/>
                <w:szCs w:val="21"/>
                <w:rPrChange w:id="6124" w:author="吴潇" w:date="2014-12-23T09:08:00Z">
                  <w:rPr>
                    <w:rFonts w:ascii="楷体" w:hAnsi="楷体" w:eastAsia="黑体" w:cs="宋体"/>
                    <w:szCs w:val="21"/>
                  </w:rPr>
                </w:rPrChange>
              </w:rPr>
            </w:pPr>
            <w:r>
              <w:rPr>
                <w:rFonts w:hint="eastAsia" w:ascii="Times New Roman" w:hAnsi="Times New Roman"/>
                <w:szCs w:val="21"/>
                <w:rPrChange w:id="6125" w:author="吴潇" w:date="2014-12-23T09:08:00Z">
                  <w:rPr>
                    <w:rFonts w:hint="eastAsia" w:ascii="楷体" w:hAnsi="楷体"/>
                    <w:szCs w:val="21"/>
                  </w:rPr>
                </w:rPrChange>
              </w:rPr>
              <w:t>默认</w:t>
            </w:r>
            <w:ins w:id="6126" w:author="吴潇" w:date="2014-12-23T09:08:00Z">
              <w:r>
                <w:rPr>
                  <w:rFonts w:hint="eastAsia"/>
                  <w:szCs w:val="21"/>
                </w:rPr>
                <w:t>：</w:t>
              </w:r>
            </w:ins>
            <w:del w:id="6127" w:author="吴潇" w:date="2014-12-23T09:08:00Z">
              <w:r>
                <w:rPr>
                  <w:szCs w:val="21"/>
                </w:rPr>
                <w:delText>:</w:delText>
              </w:r>
            </w:del>
            <w:r>
              <w:rPr>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393" w:type="dxa"/>
            <w:vAlign w:val="top"/>
          </w:tcPr>
          <w:p>
            <w:pPr>
              <w:numPr>
                <w:ilvl w:val="0"/>
                <w:numId w:val="0"/>
              </w:numPr>
              <w:jc w:val="center"/>
              <w:rPr>
                <w:szCs w:val="21"/>
              </w:rPr>
            </w:pPr>
            <w:r>
              <w:rPr>
                <w:szCs w:val="21"/>
              </w:rPr>
              <w:t>bizType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bCs/>
                <w:szCs w:val="21"/>
              </w:rPr>
            </w:pPr>
            <w:ins w:id="6128" w:author="吴潇" w:date="2014-12-18T17:02: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393" w:type="dxa"/>
            <w:vAlign w:val="top"/>
          </w:tcPr>
          <w:p>
            <w:pPr>
              <w:numPr>
                <w:ilvl w:val="0"/>
                <w:numId w:val="0"/>
              </w:numPr>
              <w:jc w:val="center"/>
              <w:rPr>
                <w:szCs w:val="21"/>
              </w:rPr>
            </w:pPr>
            <w:r>
              <w:rPr>
                <w:szCs w:val="21"/>
              </w:rPr>
              <w:t>channelType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393" w:type="dxa"/>
            <w:vAlign w:val="top"/>
          </w:tcPr>
          <w:p>
            <w:pPr>
              <w:numPr>
                <w:ilvl w:val="0"/>
                <w:numId w:val="0"/>
              </w:numPr>
              <w:jc w:val="center"/>
              <w:rPr>
                <w:szCs w:val="21"/>
              </w:rPr>
            </w:pPr>
            <w:r>
              <w:rPr>
                <w:szCs w:val="21"/>
              </w:rPr>
              <w:t>backUrl</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393" w:type="dxa"/>
            <w:vAlign w:val="top"/>
          </w:tcPr>
          <w:p>
            <w:pPr>
              <w:numPr>
                <w:ilvl w:val="0"/>
                <w:numId w:val="0"/>
              </w:numPr>
              <w:jc w:val="center"/>
              <w:rPr>
                <w:szCs w:val="21"/>
              </w:rPr>
            </w:pPr>
            <w:r>
              <w:rPr>
                <w:szCs w:val="21"/>
              </w:rPr>
              <w:t>accessType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0</w:t>
            </w:r>
            <w:r>
              <w:rPr>
                <w:rFonts w:hint="eastAsia"/>
                <w:szCs w:val="21"/>
              </w:rPr>
              <w:t>：普通商户直连接入</w:t>
            </w:r>
            <w:r>
              <w:rPr>
                <w:rFonts w:hint="eastAsia"/>
                <w:szCs w:val="21"/>
              </w:rPr>
              <w:br/>
            </w: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393" w:type="dxa"/>
            <w:vAlign w:val="top"/>
          </w:tcPr>
          <w:p>
            <w:pPr>
              <w:numPr>
                <w:ilvl w:val="0"/>
                <w:numId w:val="0"/>
              </w:numPr>
              <w:jc w:val="center"/>
              <w:rPr>
                <w:szCs w:val="21"/>
              </w:rPr>
            </w:pPr>
            <w:r>
              <w:rPr>
                <w:szCs w:val="21"/>
              </w:rPr>
              <w:t>merId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393" w:type="dxa"/>
            <w:vAlign w:val="top"/>
          </w:tcPr>
          <w:p>
            <w:pPr>
              <w:numPr>
                <w:ilvl w:val="0"/>
                <w:numId w:val="0"/>
              </w:numPr>
              <w:jc w:val="center"/>
              <w:rPr>
                <w:szCs w:val="21"/>
              </w:rPr>
            </w:pPr>
            <w:r>
              <w:rPr>
                <w:szCs w:val="21"/>
              </w:rPr>
              <w:t>subMerId</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393" w:type="dxa"/>
            <w:vAlign w:val="top"/>
          </w:tcPr>
          <w:p>
            <w:pPr>
              <w:numPr>
                <w:ilvl w:val="0"/>
                <w:numId w:val="0"/>
              </w:numPr>
              <w:jc w:val="center"/>
              <w:rPr>
                <w:szCs w:val="21"/>
              </w:rPr>
            </w:pPr>
            <w:r>
              <w:rPr>
                <w:szCs w:val="21"/>
              </w:rPr>
              <w:t>subMerName</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393" w:type="dxa"/>
            <w:vAlign w:val="top"/>
          </w:tcPr>
          <w:p>
            <w:pPr>
              <w:numPr>
                <w:ilvl w:val="0"/>
                <w:numId w:val="0"/>
              </w:numPr>
              <w:jc w:val="center"/>
              <w:rPr>
                <w:szCs w:val="21"/>
              </w:rPr>
            </w:pPr>
            <w:r>
              <w:rPr>
                <w:szCs w:val="21"/>
              </w:rPr>
              <w:t>subMerAbbr</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393" w:type="dxa"/>
            <w:vAlign w:val="top"/>
          </w:tcPr>
          <w:p>
            <w:pPr>
              <w:numPr>
                <w:ilvl w:val="0"/>
                <w:numId w:val="0"/>
              </w:numPr>
              <w:jc w:val="center"/>
              <w:rPr>
                <w:szCs w:val="21"/>
              </w:rPr>
            </w:pPr>
            <w:r>
              <w:rPr>
                <w:szCs w:val="21"/>
              </w:rPr>
              <w:t>orderId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宋体" w:hAnsi="宋体" w:cs="宋体"/>
                <w:szCs w:val="21"/>
              </w:rPr>
            </w:pPr>
            <w:r>
              <w:rPr>
                <w:rFonts w:hint="eastAsia"/>
                <w:szCs w:val="21"/>
              </w:rPr>
              <w:t>预授权</w:t>
            </w:r>
            <w:del w:id="6129" w:author="齐宁" w:date="2014-09-28T19:36:00Z">
              <w:r>
                <w:rPr>
                  <w:rFonts w:hint="eastAsia"/>
                  <w:szCs w:val="21"/>
                </w:rPr>
                <w:delText>撤销</w:delText>
              </w:r>
            </w:del>
            <w:ins w:id="6130" w:author="齐宁" w:date="2014-09-28T19:36:00Z">
              <w:r>
                <w:rPr>
                  <w:rFonts w:hint="eastAsia"/>
                  <w:szCs w:val="21"/>
                </w:rPr>
                <w:t>完成</w:t>
              </w:r>
            </w:ins>
            <w:r>
              <w:rPr>
                <w:rFonts w:hint="eastAsia"/>
                <w:szCs w:val="21"/>
              </w:rPr>
              <w:t>的订单号，由商户生成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原始交易流水号</w:t>
            </w:r>
          </w:p>
        </w:tc>
        <w:tc>
          <w:tcPr>
            <w:tcW w:w="2393" w:type="dxa"/>
            <w:vAlign w:val="top"/>
          </w:tcPr>
          <w:p>
            <w:pPr>
              <w:numPr>
                <w:ilvl w:val="0"/>
                <w:numId w:val="0"/>
              </w:numPr>
              <w:jc w:val="center"/>
              <w:rPr>
                <w:szCs w:val="21"/>
              </w:rPr>
            </w:pPr>
            <w:r>
              <w:rPr>
                <w:szCs w:val="21"/>
              </w:rPr>
              <w:t>origQryId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原始预授权交易的</w:t>
            </w:r>
            <w:r>
              <w:rPr>
                <w:szCs w:val="21"/>
              </w:rP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393" w:type="dxa"/>
            <w:vAlign w:val="top"/>
          </w:tcPr>
          <w:p>
            <w:pPr>
              <w:numPr>
                <w:ilvl w:val="0"/>
                <w:numId w:val="0"/>
              </w:numPr>
              <w:jc w:val="center"/>
              <w:rPr>
                <w:szCs w:val="21"/>
              </w:rPr>
            </w:pPr>
            <w:r>
              <w:rPr>
                <w:szCs w:val="21"/>
              </w:rPr>
              <w:t>txnTime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393" w:type="dxa"/>
            <w:vAlign w:val="top"/>
          </w:tcPr>
          <w:p>
            <w:pPr>
              <w:numPr>
                <w:ilvl w:val="0"/>
                <w:numId w:val="0"/>
              </w:numPr>
              <w:jc w:val="center"/>
              <w:rPr>
                <w:szCs w:val="21"/>
              </w:rPr>
            </w:pPr>
            <w:r>
              <w:rPr>
                <w:szCs w:val="21"/>
              </w:rPr>
              <w:t>txnAmt</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del w:id="6131" w:author="齐宁" w:date="2014-09-28T19:37:00Z">
              <w:r>
                <w:rPr>
                  <w:rFonts w:hint="eastAsia" w:ascii="楷体" w:hAnsi="楷体"/>
                  <w:szCs w:val="21"/>
                </w:rPr>
                <w:delText>与原始预授权交易一致</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终端号</w:t>
            </w:r>
          </w:p>
        </w:tc>
        <w:tc>
          <w:tcPr>
            <w:tcW w:w="2393" w:type="dxa"/>
            <w:vAlign w:val="top"/>
          </w:tcPr>
          <w:p>
            <w:pPr>
              <w:numPr>
                <w:ilvl w:val="0"/>
                <w:numId w:val="0"/>
              </w:numPr>
              <w:jc w:val="center"/>
              <w:rPr>
                <w:szCs w:val="21"/>
              </w:rPr>
            </w:pPr>
            <w:r>
              <w:rPr>
                <w:szCs w:val="21"/>
              </w:rPr>
              <w:t>termId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请求方保留域</w:t>
            </w:r>
          </w:p>
        </w:tc>
        <w:tc>
          <w:tcPr>
            <w:tcW w:w="2393" w:type="dxa"/>
            <w:vAlign w:val="top"/>
          </w:tcPr>
          <w:p>
            <w:pPr>
              <w:numPr>
                <w:ilvl w:val="0"/>
                <w:numId w:val="0"/>
              </w:numPr>
              <w:jc w:val="center"/>
              <w:rPr>
                <w:szCs w:val="21"/>
              </w:rPr>
            </w:pPr>
            <w:r>
              <w:rPr>
                <w:szCs w:val="21"/>
              </w:rPr>
              <w:t>reqReserved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楷体" w:hAnsi="楷体" w:cs="宋体"/>
                <w:szCs w:val="21"/>
              </w:rPr>
            </w:pPr>
            <w:r>
              <w:rPr>
                <w:rFonts w:hint="eastAsia" w:ascii="楷体" w:hAnsi="楷体"/>
                <w:szCs w:val="21"/>
              </w:rPr>
              <w:t>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保留域</w:t>
            </w:r>
          </w:p>
        </w:tc>
        <w:tc>
          <w:tcPr>
            <w:tcW w:w="2393" w:type="dxa"/>
            <w:vAlign w:val="top"/>
          </w:tcPr>
          <w:p>
            <w:pPr>
              <w:numPr>
                <w:ilvl w:val="0"/>
                <w:numId w:val="0"/>
              </w:numPr>
              <w:jc w:val="center"/>
              <w:rPr>
                <w:szCs w:val="21"/>
              </w:rPr>
            </w:pPr>
            <w:r>
              <w:rPr>
                <w:szCs w:val="21"/>
              </w:rPr>
              <w:t>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宋体" w:hAnsi="宋体" w:cs="宋体"/>
                <w:szCs w:val="21"/>
              </w:rPr>
            </w:pPr>
            <w:del w:id="6132" w:author="吴潇" w:date="2014-12-19T15:31:00Z">
              <w:r>
                <w:rPr>
                  <w:rFonts w:hint="eastAsia"/>
                  <w:szCs w:val="21"/>
                </w:rPr>
                <w:delText>格式如下：</w:delText>
              </w:r>
            </w:del>
            <w:del w:id="6133" w:author="吴潇" w:date="2014-12-19T15:31:00Z">
              <w:r>
                <w:rPr>
                  <w:szCs w:val="21"/>
                </w:rPr>
                <w:delText>{</w:delText>
              </w:r>
            </w:del>
            <w:del w:id="6134" w:author="吴潇" w:date="2014-12-19T15:31:00Z">
              <w:r>
                <w:rPr>
                  <w:rFonts w:hint="eastAsia"/>
                  <w:szCs w:val="21"/>
                </w:rPr>
                <w:delText>子域名</w:delText>
              </w:r>
            </w:del>
            <w:del w:id="6135" w:author="吴潇" w:date="2014-12-19T15:31:00Z">
              <w:r>
                <w:rPr>
                  <w:szCs w:val="21"/>
                </w:rPr>
                <w:delText>1=</w:delText>
              </w:r>
            </w:del>
            <w:del w:id="6136" w:author="吴潇" w:date="2014-12-19T15:31:00Z">
              <w:r>
                <w:rPr>
                  <w:rFonts w:hint="eastAsia"/>
                  <w:szCs w:val="21"/>
                </w:rPr>
                <w:delText>值</w:delText>
              </w:r>
            </w:del>
            <w:del w:id="6137" w:author="吴潇" w:date="2014-12-19T15:31:00Z">
              <w:r>
                <w:rPr>
                  <w:szCs w:val="21"/>
                </w:rPr>
                <w:delText>&amp;</w:delText>
              </w:r>
            </w:del>
            <w:del w:id="6138" w:author="吴潇" w:date="2014-12-19T15:31:00Z">
              <w:r>
                <w:rPr>
                  <w:rFonts w:hint="eastAsia"/>
                  <w:szCs w:val="21"/>
                </w:rPr>
                <w:delText>子域名</w:delText>
              </w:r>
            </w:del>
            <w:del w:id="6139" w:author="吴潇" w:date="2014-12-19T15:31:00Z">
              <w:r>
                <w:rPr>
                  <w:szCs w:val="21"/>
                </w:rPr>
                <w:delText>2=</w:delText>
              </w:r>
            </w:del>
            <w:del w:id="6140" w:author="吴潇" w:date="2014-12-19T15:31:00Z">
              <w:r>
                <w:rPr>
                  <w:rFonts w:hint="eastAsia"/>
                  <w:szCs w:val="21"/>
                </w:rPr>
                <w:delText>值</w:delText>
              </w:r>
            </w:del>
            <w:del w:id="6141" w:author="吴潇" w:date="2014-12-19T15:31:00Z">
              <w:r>
                <w:rPr>
                  <w:szCs w:val="21"/>
                </w:rPr>
                <w:delText>&amp;</w:delText>
              </w:r>
            </w:del>
            <w:del w:id="6142" w:author="吴潇" w:date="2014-12-19T15:31:00Z">
              <w:r>
                <w:rPr>
                  <w:rFonts w:hint="eastAsia"/>
                  <w:szCs w:val="21"/>
                </w:rPr>
                <w:delText>子域名</w:delText>
              </w:r>
            </w:del>
            <w:del w:id="6143" w:author="吴潇" w:date="2014-12-19T15:31:00Z">
              <w:r>
                <w:rPr>
                  <w:szCs w:val="21"/>
                </w:rPr>
                <w:delText>3=</w:delText>
              </w:r>
            </w:del>
            <w:del w:id="6144" w:author="吴潇" w:date="2014-12-19T15:31:00Z">
              <w:r>
                <w:rPr>
                  <w:rFonts w:hint="eastAsia"/>
                  <w:szCs w:val="21"/>
                </w:rPr>
                <w:delText>值</w:delText>
              </w:r>
            </w:del>
            <w:del w:id="6145" w:author="吴潇" w:date="2014-12-19T15:31:00Z">
              <w:r>
                <w:rPr>
                  <w:szCs w:val="21"/>
                </w:rPr>
                <w:delText xml:space="preserve">} </w:delText>
              </w:r>
            </w:del>
            <w:del w:id="6146" w:author="吴潇" w:date="2014-12-19T15:31:00Z">
              <w:r>
                <w:rPr>
                  <w:rFonts w:hint="eastAsia"/>
                  <w:szCs w:val="21"/>
                </w:rPr>
                <w:delText>移动支付参考消费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VPC交易信息域</w:t>
            </w:r>
          </w:p>
        </w:tc>
        <w:tc>
          <w:tcPr>
            <w:tcW w:w="2393" w:type="dxa"/>
            <w:vAlign w:val="top"/>
          </w:tcPr>
          <w:p>
            <w:pPr>
              <w:numPr>
                <w:ilvl w:val="0"/>
                <w:numId w:val="0"/>
              </w:numPr>
              <w:jc w:val="center"/>
              <w:rPr>
                <w:rFonts w:ascii="楷体" w:hAnsi="楷体" w:cs="宋体"/>
                <w:szCs w:val="21"/>
              </w:rPr>
            </w:pPr>
            <w:r>
              <w:rPr>
                <w:rFonts w:hint="eastAsia" w:ascii="楷体" w:hAnsi="楷体"/>
                <w:szCs w:val="21"/>
              </w:rPr>
              <w:t>vpcTransData</w:t>
            </w:r>
          </w:p>
        </w:tc>
        <w:tc>
          <w:tcPr>
            <w:tcW w:w="1493" w:type="dxa"/>
            <w:vAlign w:val="top"/>
          </w:tcPr>
          <w:p>
            <w:pPr>
              <w:numPr>
                <w:ilvl w:val="0"/>
                <w:numId w:val="0"/>
              </w:numPr>
              <w:jc w:val="center"/>
              <w:rPr>
                <w:rFonts w:ascii="楷体" w:hAnsi="楷体" w:cs="宋体"/>
                <w:szCs w:val="21"/>
              </w:rPr>
            </w:pPr>
            <w:r>
              <w:rPr>
                <w:rFonts w:hint="eastAsia" w:ascii="楷体" w:hAnsi="楷体"/>
                <w:szCs w:val="21"/>
              </w:rPr>
              <w:t>C</w:t>
            </w:r>
          </w:p>
        </w:tc>
        <w:tc>
          <w:tcPr>
            <w:tcW w:w="3097" w:type="dxa"/>
            <w:vAlign w:val="top"/>
          </w:tcPr>
          <w:p>
            <w:pPr>
              <w:numPr>
                <w:ilvl w:val="0"/>
                <w:numId w:val="0"/>
              </w:numPr>
              <w:outlineLvl w:val="4"/>
              <w:rPr>
                <w:rFonts w:ascii="Times New Roman" w:hAnsi="Times New Roman" w:eastAsia="宋体" w:cs="Times New Roman"/>
                <w:szCs w:val="21"/>
                <w:rPrChange w:id="6147" w:author="吴潇" w:date="2014-12-23T09:08:00Z">
                  <w:rPr>
                    <w:rFonts w:ascii="楷体" w:hAnsi="楷体" w:eastAsia="黑体" w:cs="宋体"/>
                    <w:szCs w:val="21"/>
                  </w:rPr>
                </w:rPrChange>
              </w:rPr>
            </w:pPr>
            <w:r>
              <w:rPr>
                <w:rFonts w:hint="eastAsia" w:ascii="Times New Roman" w:hAnsi="Times New Roman"/>
                <w:szCs w:val="21"/>
                <w:rPrChange w:id="6148" w:author="吴潇" w:date="2014-12-23T09:08:00Z">
                  <w:rPr>
                    <w:rFonts w:hint="eastAsia" w:ascii="楷体" w:hAnsi="楷体"/>
                    <w:szCs w:val="21"/>
                  </w:rPr>
                </w:rPrChange>
              </w:rPr>
              <w:t>渠道类型为语音支付时使用</w:t>
            </w:r>
            <w:r>
              <w:rPr>
                <w:rFonts w:ascii="Times New Roman" w:hAnsi="Times New Roman"/>
                <w:szCs w:val="21"/>
                <w:rPrChange w:id="6149" w:author="吴潇" w:date="2014-12-23T09:08:00Z">
                  <w:rPr>
                    <w:rFonts w:ascii="楷体" w:hAnsi="楷体"/>
                    <w:szCs w:val="21"/>
                  </w:rPr>
                </w:rPrChange>
              </w:rPr>
              <w:br/>
            </w:r>
            <w:r>
              <w:rPr>
                <w:rFonts w:hint="eastAsia" w:ascii="Times New Roman" w:hAnsi="Times New Roman"/>
                <w:szCs w:val="21"/>
                <w:rPrChange w:id="6150" w:author="吴潇" w:date="2014-12-23T09:08:00Z">
                  <w:rPr>
                    <w:rFonts w:hint="eastAsia" w:ascii="楷体" w:hAnsi="楷体"/>
                    <w:szCs w:val="21"/>
                  </w:rPr>
                </w:rPrChange>
              </w:rPr>
              <w:t>用法见</w:t>
            </w:r>
            <w:r>
              <w:rPr>
                <w:rFonts w:ascii="Times New Roman" w:hAnsi="Times New Roman"/>
                <w:szCs w:val="21"/>
                <w:rPrChange w:id="6151" w:author="吴潇" w:date="2014-12-23T09:08:00Z">
                  <w:rPr>
                    <w:rFonts w:ascii="楷体" w:hAnsi="楷体"/>
                    <w:szCs w:val="21"/>
                  </w:rPr>
                </w:rPrChange>
              </w:rPr>
              <w:t>VPC</w:t>
            </w:r>
            <w:r>
              <w:rPr>
                <w:rFonts w:hint="eastAsia" w:ascii="Times New Roman" w:hAnsi="Times New Roman"/>
                <w:szCs w:val="21"/>
                <w:rPrChange w:id="6152" w:author="吴潇" w:date="2014-12-23T09:08:00Z">
                  <w:rPr>
                    <w:rFonts w:hint="eastAsia" w:ascii="楷体" w:hAnsi="楷体"/>
                    <w:szCs w:val="21"/>
                  </w:rPr>
                </w:rPrChange>
              </w:rPr>
              <w:t>交易信息组合域子域用法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58"/>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发送机构代码</w:t>
            </w:r>
          </w:p>
        </w:tc>
        <w:tc>
          <w:tcPr>
            <w:tcW w:w="2393" w:type="dxa"/>
            <w:vAlign w:val="center"/>
          </w:tcPr>
          <w:p>
            <w:pPr>
              <w:numPr>
                <w:ilvl w:val="0"/>
                <w:numId w:val="0"/>
              </w:numPr>
              <w:jc w:val="center"/>
              <w:rPr>
                <w:szCs w:val="21"/>
              </w:rPr>
            </w:pPr>
            <w:r>
              <w:rPr>
                <w:szCs w:val="21"/>
              </w:rPr>
              <w:t>sndInsCode</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jc w:val="left"/>
              <w:rPr>
                <w:rFonts w:ascii="宋体" w:hAnsi="宋体" w:cs="宋体"/>
                <w:szCs w:val="21"/>
              </w:rPr>
            </w:pPr>
            <w:r>
              <w:rPr>
                <w:rFonts w:hint="eastAsia"/>
                <w:szCs w:val="21"/>
              </w:rPr>
              <w:t>特殊计费用</w:t>
            </w:r>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应答报文（同步应答）</w:t>
      </w:r>
    </w:p>
    <w:p>
      <w:pPr>
        <w:pStyle w:val="66"/>
        <w:ind w:firstLine="420"/>
      </w:pPr>
      <w:r>
        <w:rPr>
          <w:rFonts w:hint="eastAsia"/>
        </w:rPr>
        <w:t>同消费撤销类交易同步应答报文。</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808" w:type="dxa"/>
            <w:shd w:val="clear" w:color="auto" w:fill="BFBFBF"/>
            <w:vAlign w:val="top"/>
          </w:tcPr>
          <w:p>
            <w:pPr>
              <w:numPr>
                <w:ilvl w:val="0"/>
                <w:numId w:val="0"/>
              </w:numPr>
            </w:pPr>
            <w:r>
              <w:rPr>
                <w:rFonts w:hint="eastAsia"/>
              </w:rPr>
              <w:t>序号</w:t>
            </w:r>
          </w:p>
        </w:tc>
        <w:tc>
          <w:tcPr>
            <w:tcW w:w="1920" w:type="dxa"/>
            <w:shd w:val="clear" w:color="auto" w:fill="BFBFBF"/>
            <w:vAlign w:val="top"/>
          </w:tcPr>
          <w:p>
            <w:pPr>
              <w:numPr>
                <w:ilvl w:val="0"/>
                <w:numId w:val="0"/>
              </w:numPr>
            </w:pPr>
            <w:r>
              <w:rPr>
                <w:rFonts w:hint="eastAsia"/>
              </w:rPr>
              <w:t>域名</w:t>
            </w:r>
          </w:p>
        </w:tc>
        <w:tc>
          <w:tcPr>
            <w:tcW w:w="2115" w:type="dxa"/>
            <w:shd w:val="clear" w:color="auto" w:fill="BFBFBF"/>
            <w:vAlign w:val="top"/>
          </w:tcPr>
          <w:p>
            <w:pPr>
              <w:numPr>
                <w:ilvl w:val="0"/>
                <w:numId w:val="0"/>
              </w:numPr>
            </w:pPr>
            <w:r>
              <w:rPr>
                <w:rFonts w:hint="eastAsia"/>
              </w:rPr>
              <w:t>变量名</w:t>
            </w:r>
          </w:p>
        </w:tc>
        <w:tc>
          <w:tcPr>
            <w:tcW w:w="1564" w:type="dxa"/>
            <w:shd w:val="clear" w:color="auto" w:fill="BFBFBF"/>
            <w:vAlign w:val="top"/>
          </w:tcPr>
          <w:p>
            <w:pPr>
              <w:numPr>
                <w:ilvl w:val="0"/>
                <w:numId w:val="0"/>
              </w:numPr>
            </w:pPr>
            <w:r>
              <w:rPr>
                <w:rFonts w:hint="eastAsia"/>
              </w:rPr>
              <w:t>出现要求</w:t>
            </w:r>
          </w:p>
        </w:tc>
        <w:tc>
          <w:tcPr>
            <w:tcW w:w="3164" w:type="dxa"/>
            <w:shd w:val="clear" w:color="auto" w:fill="BFBFBF"/>
            <w:vAlign w:val="top"/>
          </w:tcPr>
          <w:p>
            <w:pPr>
              <w:numPr>
                <w:ilvl w:val="0"/>
                <w:numId w:val="0"/>
              </w:num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版本号</w:t>
            </w:r>
          </w:p>
        </w:tc>
        <w:tc>
          <w:tcPr>
            <w:tcW w:w="2115" w:type="dxa"/>
            <w:vAlign w:val="center"/>
          </w:tcPr>
          <w:p>
            <w:pPr>
              <w:numPr>
                <w:ilvl w:val="0"/>
                <w:numId w:val="0"/>
              </w:numPr>
              <w:jc w:val="center"/>
            </w:pPr>
            <w:r>
              <w:t>version</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编码方式</w:t>
            </w:r>
          </w:p>
        </w:tc>
        <w:tc>
          <w:tcPr>
            <w:tcW w:w="2115" w:type="dxa"/>
            <w:vAlign w:val="center"/>
          </w:tcPr>
          <w:p>
            <w:pPr>
              <w:numPr>
                <w:ilvl w:val="0"/>
                <w:numId w:val="0"/>
              </w:numPr>
              <w:jc w:val="center"/>
            </w:pPr>
            <w:r>
              <w:t>encoding</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证书</w:t>
            </w:r>
            <w:r>
              <w:t>ID</w:t>
            </w:r>
          </w:p>
        </w:tc>
        <w:tc>
          <w:tcPr>
            <w:tcW w:w="2115" w:type="dxa"/>
            <w:vAlign w:val="center"/>
          </w:tcPr>
          <w:p>
            <w:pPr>
              <w:numPr>
                <w:ilvl w:val="0"/>
                <w:numId w:val="0"/>
              </w:numPr>
              <w:jc w:val="center"/>
            </w:pPr>
            <w:r>
              <w:t>certId</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w:t>
            </w:r>
          </w:p>
        </w:tc>
        <w:tc>
          <w:tcPr>
            <w:tcW w:w="2115" w:type="dxa"/>
            <w:vAlign w:val="center"/>
          </w:tcPr>
          <w:p>
            <w:pPr>
              <w:numPr>
                <w:ilvl w:val="0"/>
                <w:numId w:val="0"/>
              </w:numPr>
              <w:jc w:val="center"/>
            </w:pPr>
            <w:r>
              <w:t>signature</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签名方法</w:t>
            </w:r>
          </w:p>
        </w:tc>
        <w:tc>
          <w:tcPr>
            <w:tcW w:w="2115" w:type="dxa"/>
            <w:vAlign w:val="center"/>
          </w:tcPr>
          <w:p>
            <w:pPr>
              <w:numPr>
                <w:ilvl w:val="0"/>
                <w:numId w:val="0"/>
              </w:numPr>
              <w:jc w:val="center"/>
            </w:pPr>
            <w:r>
              <w:t>signMethod</w:t>
            </w:r>
          </w:p>
        </w:tc>
        <w:tc>
          <w:tcPr>
            <w:tcW w:w="1564" w:type="dxa"/>
            <w:vAlign w:val="center"/>
          </w:tcPr>
          <w:p>
            <w:pPr>
              <w:numPr>
                <w:ilvl w:val="0"/>
                <w:numId w:val="0"/>
              </w:numPr>
              <w:jc w:val="center"/>
            </w:pPr>
            <w:r>
              <w:rPr>
                <w:rFonts w:hint="eastAsia"/>
              </w:rP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交易类型</w:t>
            </w:r>
          </w:p>
        </w:tc>
        <w:tc>
          <w:tcPr>
            <w:tcW w:w="2115" w:type="dxa"/>
            <w:vAlign w:val="center"/>
          </w:tcPr>
          <w:p>
            <w:pPr>
              <w:numPr>
                <w:ilvl w:val="0"/>
                <w:numId w:val="0"/>
              </w:numPr>
              <w:jc w:val="center"/>
            </w:pPr>
            <w:r>
              <w:t>txnType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交易子类</w:t>
            </w:r>
          </w:p>
        </w:tc>
        <w:tc>
          <w:tcPr>
            <w:tcW w:w="2115" w:type="dxa"/>
            <w:vAlign w:val="center"/>
          </w:tcPr>
          <w:p>
            <w:pPr>
              <w:numPr>
                <w:ilvl w:val="0"/>
                <w:numId w:val="0"/>
              </w:numPr>
              <w:jc w:val="center"/>
            </w:pPr>
            <w:r>
              <w:t>txnSubType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产品类型</w:t>
            </w:r>
          </w:p>
        </w:tc>
        <w:tc>
          <w:tcPr>
            <w:tcW w:w="2115" w:type="dxa"/>
            <w:vAlign w:val="center"/>
          </w:tcPr>
          <w:p>
            <w:pPr>
              <w:numPr>
                <w:ilvl w:val="0"/>
                <w:numId w:val="0"/>
              </w:numPr>
              <w:jc w:val="center"/>
            </w:pPr>
            <w:r>
              <w:t>bizType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接入类型</w:t>
            </w:r>
          </w:p>
        </w:tc>
        <w:tc>
          <w:tcPr>
            <w:tcW w:w="2115" w:type="dxa"/>
            <w:vAlign w:val="center"/>
          </w:tcPr>
          <w:p>
            <w:pPr>
              <w:numPr>
                <w:ilvl w:val="0"/>
                <w:numId w:val="0"/>
              </w:numPr>
              <w:jc w:val="center"/>
            </w:pPr>
            <w:r>
              <w:t>accessType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153" w:author="齐宁" w:date="2014-09-28T19:25:00Z"/>
        </w:trPr>
        <w:tc>
          <w:tcPr>
            <w:tcW w:w="808" w:type="dxa"/>
            <w:vAlign w:val="center"/>
          </w:tcPr>
          <w:p>
            <w:pPr>
              <w:pStyle w:val="120"/>
              <w:numPr>
                <w:ilvl w:val="0"/>
                <w:numId w:val="59"/>
              </w:numPr>
              <w:tabs>
                <w:tab w:val="left" w:pos="360"/>
              </w:tabs>
              <w:ind w:firstLineChars="0"/>
              <w:jc w:val="center"/>
              <w:rPr>
                <w:del w:id="6154" w:author="齐宁" w:date="2014-09-28T19:25:00Z"/>
                <w:bCs/>
                <w:sz w:val="22"/>
              </w:rPr>
            </w:pPr>
          </w:p>
        </w:tc>
        <w:tc>
          <w:tcPr>
            <w:tcW w:w="1920" w:type="dxa"/>
            <w:vAlign w:val="center"/>
          </w:tcPr>
          <w:p>
            <w:pPr>
              <w:numPr>
                <w:ilvl w:val="0"/>
                <w:numId w:val="0"/>
              </w:numPr>
              <w:jc w:val="center"/>
              <w:rPr>
                <w:del w:id="6155" w:author="齐宁" w:date="2014-09-28T19:25:00Z"/>
              </w:rPr>
            </w:pPr>
            <w:del w:id="6156" w:author="齐宁" w:date="2014-09-28T19:25:00Z">
              <w:r>
                <w:rPr>
                  <w:rFonts w:hint="eastAsia"/>
                </w:rPr>
                <w:delText>收单机构代码</w:delText>
              </w:r>
            </w:del>
          </w:p>
        </w:tc>
        <w:tc>
          <w:tcPr>
            <w:tcW w:w="2115" w:type="dxa"/>
            <w:vAlign w:val="center"/>
          </w:tcPr>
          <w:p>
            <w:pPr>
              <w:numPr>
                <w:ilvl w:val="0"/>
                <w:numId w:val="0"/>
              </w:numPr>
              <w:jc w:val="center"/>
              <w:rPr>
                <w:del w:id="6157" w:author="齐宁" w:date="2014-09-28T19:25:00Z"/>
              </w:rPr>
            </w:pPr>
            <w:del w:id="6158" w:author="齐宁" w:date="2014-09-28T19:25:00Z">
              <w:r>
                <w:rPr/>
                <w:delText>acqInsCode</w:delText>
              </w:r>
            </w:del>
          </w:p>
        </w:tc>
        <w:tc>
          <w:tcPr>
            <w:tcW w:w="1564" w:type="dxa"/>
            <w:vAlign w:val="center"/>
          </w:tcPr>
          <w:p>
            <w:pPr>
              <w:numPr>
                <w:ilvl w:val="0"/>
                <w:numId w:val="0"/>
              </w:numPr>
              <w:jc w:val="center"/>
              <w:rPr>
                <w:del w:id="6159" w:author="齐宁" w:date="2014-09-28T19:25:00Z"/>
              </w:rPr>
            </w:pPr>
            <w:del w:id="6160" w:author="齐宁" w:date="2014-09-28T19:25:00Z">
              <w:r>
                <w:rPr/>
                <w:delText>R</w:delText>
              </w:r>
            </w:del>
          </w:p>
        </w:tc>
        <w:tc>
          <w:tcPr>
            <w:tcW w:w="3164" w:type="dxa"/>
            <w:vAlign w:val="center"/>
          </w:tcPr>
          <w:p>
            <w:pPr>
              <w:numPr>
                <w:ilvl w:val="0"/>
                <w:numId w:val="0"/>
              </w:numPr>
              <w:rPr>
                <w:del w:id="6161" w:author="齐宁" w:date="2014-09-28T19:25: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商户代码</w:t>
            </w:r>
          </w:p>
        </w:tc>
        <w:tc>
          <w:tcPr>
            <w:tcW w:w="2115" w:type="dxa"/>
            <w:vAlign w:val="center"/>
          </w:tcPr>
          <w:p>
            <w:pPr>
              <w:numPr>
                <w:ilvl w:val="0"/>
                <w:numId w:val="0"/>
              </w:numPr>
              <w:jc w:val="center"/>
            </w:pPr>
            <w:r>
              <w:t>merId</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商户订单号</w:t>
            </w:r>
          </w:p>
        </w:tc>
        <w:tc>
          <w:tcPr>
            <w:tcW w:w="2115" w:type="dxa"/>
            <w:vAlign w:val="center"/>
          </w:tcPr>
          <w:p>
            <w:pPr>
              <w:numPr>
                <w:ilvl w:val="0"/>
                <w:numId w:val="0"/>
              </w:numPr>
              <w:jc w:val="center"/>
            </w:pPr>
            <w:r>
              <w:t>orderId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原始交易流水号</w:t>
            </w:r>
          </w:p>
        </w:tc>
        <w:tc>
          <w:tcPr>
            <w:tcW w:w="2115" w:type="dxa"/>
            <w:vAlign w:val="center"/>
          </w:tcPr>
          <w:p>
            <w:pPr>
              <w:numPr>
                <w:ilvl w:val="0"/>
                <w:numId w:val="0"/>
              </w:numPr>
              <w:jc w:val="center"/>
            </w:pPr>
            <w:r>
              <w:t>origQryId</w:t>
            </w:r>
          </w:p>
        </w:tc>
        <w:tc>
          <w:tcPr>
            <w:tcW w:w="1564" w:type="dxa"/>
            <w:vAlign w:val="center"/>
          </w:tcPr>
          <w:p>
            <w:pPr>
              <w:numPr>
                <w:ilvl w:val="0"/>
                <w:numId w:val="0"/>
              </w:numPr>
              <w:jc w:val="center"/>
            </w:pPr>
            <w:r>
              <w:t>R</w:t>
            </w:r>
          </w:p>
        </w:tc>
        <w:tc>
          <w:tcPr>
            <w:tcW w:w="3164" w:type="dxa"/>
            <w:vAlign w:val="center"/>
          </w:tcPr>
          <w:p>
            <w:pPr>
              <w:numPr>
                <w:ilvl w:val="0"/>
                <w:numId w:val="0"/>
              </w:numPr>
            </w:pPr>
            <w:r>
              <w:rPr>
                <w:rFonts w:hint="eastAsia"/>
              </w:rPr>
              <w:t>原始</w:t>
            </w:r>
            <w:del w:id="6162" w:author="齐宁" w:date="2014-09-28T19:37:00Z">
              <w:r>
                <w:rPr>
                  <w:rFonts w:hint="eastAsia"/>
                </w:rPr>
                <w:delText>消费</w:delText>
              </w:r>
            </w:del>
            <w:ins w:id="6163" w:author="齐宁" w:date="2014-09-28T19:37:00Z">
              <w:r>
                <w:rPr>
                  <w:rFonts w:hint="eastAsia"/>
                </w:rPr>
                <w:t>预授权</w:t>
              </w:r>
            </w:ins>
            <w:r>
              <w:rPr>
                <w:rFonts w:hint="eastAsia"/>
              </w:rPr>
              <w:t>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订单发送时间</w:t>
            </w:r>
          </w:p>
        </w:tc>
        <w:tc>
          <w:tcPr>
            <w:tcW w:w="2115" w:type="dxa"/>
            <w:vAlign w:val="center"/>
          </w:tcPr>
          <w:p>
            <w:pPr>
              <w:numPr>
                <w:ilvl w:val="0"/>
                <w:numId w:val="0"/>
              </w:numPr>
              <w:jc w:val="center"/>
            </w:pPr>
            <w:r>
              <w:t>txnTime</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交易金额</w:t>
            </w:r>
          </w:p>
        </w:tc>
        <w:tc>
          <w:tcPr>
            <w:tcW w:w="2115" w:type="dxa"/>
            <w:vAlign w:val="center"/>
          </w:tcPr>
          <w:p>
            <w:pPr>
              <w:numPr>
                <w:ilvl w:val="0"/>
                <w:numId w:val="0"/>
              </w:numPr>
              <w:jc w:val="center"/>
            </w:pPr>
            <w:r>
              <w:t>txnAmt</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请求方保留域</w:t>
            </w:r>
          </w:p>
        </w:tc>
        <w:tc>
          <w:tcPr>
            <w:tcW w:w="2115" w:type="dxa"/>
            <w:vAlign w:val="center"/>
          </w:tcPr>
          <w:p>
            <w:pPr>
              <w:numPr>
                <w:ilvl w:val="0"/>
                <w:numId w:val="0"/>
              </w:numPr>
              <w:jc w:val="center"/>
            </w:pPr>
            <w:r>
              <w:t>reqReserved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保留域</w:t>
            </w:r>
          </w:p>
        </w:tc>
        <w:tc>
          <w:tcPr>
            <w:tcW w:w="2115" w:type="dxa"/>
            <w:vAlign w:val="center"/>
          </w:tcPr>
          <w:p>
            <w:pPr>
              <w:numPr>
                <w:ilvl w:val="0"/>
                <w:numId w:val="0"/>
              </w:numPr>
              <w:jc w:val="center"/>
            </w:pPr>
            <w:r>
              <w:t>reserved</w:t>
            </w:r>
          </w:p>
        </w:tc>
        <w:tc>
          <w:tcPr>
            <w:tcW w:w="1564" w:type="dxa"/>
            <w:vAlign w:val="center"/>
          </w:tcPr>
          <w:p>
            <w:pPr>
              <w:numPr>
                <w:ilvl w:val="0"/>
                <w:numId w:val="0"/>
              </w:numPr>
              <w:jc w:val="center"/>
            </w:pPr>
            <w:r>
              <w:t>O</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银联交易流水号</w:t>
            </w:r>
          </w:p>
        </w:tc>
        <w:tc>
          <w:tcPr>
            <w:tcW w:w="2115" w:type="dxa"/>
            <w:vAlign w:val="center"/>
          </w:tcPr>
          <w:p>
            <w:pPr>
              <w:numPr>
                <w:ilvl w:val="0"/>
                <w:numId w:val="0"/>
              </w:numPr>
              <w:jc w:val="center"/>
            </w:pPr>
            <w:r>
              <w:t>queryId</w:t>
            </w:r>
          </w:p>
        </w:tc>
        <w:tc>
          <w:tcPr>
            <w:tcW w:w="1564" w:type="dxa"/>
            <w:vAlign w:val="center"/>
          </w:tcPr>
          <w:p>
            <w:pPr>
              <w:numPr>
                <w:ilvl w:val="0"/>
                <w:numId w:val="0"/>
              </w:numPr>
              <w:jc w:val="center"/>
            </w:pPr>
            <w:r>
              <w:t>M</w:t>
            </w:r>
          </w:p>
        </w:tc>
        <w:tc>
          <w:tcPr>
            <w:tcW w:w="3164" w:type="dxa"/>
            <w:vAlign w:val="center"/>
          </w:tcPr>
          <w:p>
            <w:pPr>
              <w:numPr>
                <w:ilvl w:val="0"/>
                <w:numId w:val="0"/>
              </w:numPr>
            </w:pPr>
            <w:del w:id="6164" w:author="齐宁" w:date="2014-09-28T19:37:00Z">
              <w:r>
                <w:rPr>
                  <w:rFonts w:hint="eastAsia"/>
                </w:rPr>
                <w:delText>消费</w:delText>
              </w:r>
            </w:del>
            <w:ins w:id="6165" w:author="齐宁" w:date="2014-09-28T19:37:00Z">
              <w:r>
                <w:rPr>
                  <w:rFonts w:hint="eastAsia"/>
                </w:rPr>
                <w:t>预授权</w:t>
              </w:r>
            </w:ins>
            <w:del w:id="6166" w:author="齐宁" w:date="2014-10-08T01:11:00Z">
              <w:r>
                <w:rPr>
                  <w:rFonts w:hint="eastAsia"/>
                </w:rPr>
                <w:delText>撤销</w:delText>
              </w:r>
            </w:del>
            <w:ins w:id="6167" w:author="齐宁" w:date="2014-10-08T01:11:00Z">
              <w:r>
                <w:rPr>
                  <w:rFonts w:hint="eastAsia"/>
                </w:rPr>
                <w:t>完成</w:t>
              </w:r>
            </w:ins>
            <w:r>
              <w:rPr>
                <w:rFonts w:hint="eastAsia"/>
              </w:rPr>
              <w:t>交易的交易流水号</w:t>
            </w:r>
            <w:r>
              <w:t xml:space="preserve"> </w:t>
            </w:r>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center"/>
          </w:tcPr>
          <w:p>
            <w:pPr>
              <w:numPr>
                <w:ilvl w:val="0"/>
                <w:numId w:val="0"/>
              </w:numPr>
              <w:jc w:val="center"/>
            </w:pPr>
            <w:r>
              <w:rPr>
                <w:rFonts w:hint="eastAsia"/>
              </w:rPr>
              <w:t>响应码</w:t>
            </w:r>
          </w:p>
        </w:tc>
        <w:tc>
          <w:tcPr>
            <w:tcW w:w="2115" w:type="dxa"/>
            <w:vAlign w:val="center"/>
          </w:tcPr>
          <w:p>
            <w:pPr>
              <w:numPr>
                <w:ilvl w:val="0"/>
                <w:numId w:val="0"/>
              </w:numPr>
              <w:jc w:val="center"/>
            </w:pPr>
            <w:r>
              <w:t>respCode</w:t>
            </w:r>
          </w:p>
        </w:tc>
        <w:tc>
          <w:tcPr>
            <w:tcW w:w="1564" w:type="dxa"/>
            <w:vAlign w:val="center"/>
          </w:tcPr>
          <w:p>
            <w:pPr>
              <w:numPr>
                <w:ilvl w:val="0"/>
                <w:numId w:val="0"/>
              </w:numPr>
              <w:jc w:val="center"/>
            </w:pPr>
            <w:r>
              <w:t>M</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59"/>
              </w:numPr>
              <w:tabs>
                <w:tab w:val="left" w:pos="360"/>
              </w:tabs>
              <w:ind w:firstLineChars="0"/>
              <w:jc w:val="center"/>
              <w:rPr>
                <w:bCs/>
                <w:sz w:val="22"/>
              </w:rPr>
            </w:pPr>
          </w:p>
        </w:tc>
        <w:tc>
          <w:tcPr>
            <w:tcW w:w="1920" w:type="dxa"/>
            <w:vAlign w:val="top"/>
          </w:tcPr>
          <w:p>
            <w:pPr>
              <w:numPr>
                <w:ilvl w:val="0"/>
                <w:numId w:val="0"/>
              </w:numPr>
              <w:jc w:val="center"/>
            </w:pPr>
            <w:r>
              <w:rPr>
                <w:rFonts w:hint="eastAsia"/>
              </w:rPr>
              <w:t>应答信息</w:t>
            </w:r>
          </w:p>
        </w:tc>
        <w:tc>
          <w:tcPr>
            <w:tcW w:w="2115" w:type="dxa"/>
            <w:vAlign w:val="top"/>
          </w:tcPr>
          <w:p>
            <w:pPr>
              <w:numPr>
                <w:ilvl w:val="0"/>
                <w:numId w:val="0"/>
              </w:numPr>
              <w:jc w:val="center"/>
            </w:pPr>
            <w:r>
              <w:t>respMsg</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商户通知（异步应答）</w:t>
      </w:r>
    </w:p>
    <w:p>
      <w:pPr>
        <w:pStyle w:val="66"/>
        <w:ind w:firstLine="420"/>
      </w:pPr>
      <w:r>
        <w:rPr>
          <w:rFonts w:hint="eastAsia"/>
        </w:rPr>
        <w:t>同消费撤销类交易异步应答报文。</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shd w:val="clear" w:color="auto" w:fill="BFBFBF"/>
            <w:vAlign w:val="top"/>
          </w:tcPr>
          <w:p>
            <w:pPr>
              <w:numPr>
                <w:ilvl w:val="0"/>
                <w:numId w:val="0"/>
              </w:numPr>
              <w:jc w:val="center"/>
            </w:pPr>
            <w:r>
              <w:rPr>
                <w:rFonts w:hint="eastAsia"/>
              </w:rPr>
              <w:t>序号</w:t>
            </w:r>
          </w:p>
        </w:tc>
        <w:tc>
          <w:tcPr>
            <w:tcW w:w="1920" w:type="dxa"/>
            <w:shd w:val="clear" w:color="auto" w:fill="BFBFBF"/>
            <w:vAlign w:val="top"/>
          </w:tcPr>
          <w:p>
            <w:pPr>
              <w:numPr>
                <w:ilvl w:val="0"/>
                <w:numId w:val="0"/>
              </w:numPr>
              <w:jc w:val="center"/>
            </w:pPr>
            <w:r>
              <w:rPr>
                <w:rFonts w:hint="eastAsia"/>
              </w:rPr>
              <w:t>域名</w:t>
            </w:r>
          </w:p>
        </w:tc>
        <w:tc>
          <w:tcPr>
            <w:tcW w:w="2115" w:type="dxa"/>
            <w:shd w:val="clear" w:color="auto" w:fill="BFBFBF"/>
            <w:vAlign w:val="top"/>
          </w:tcPr>
          <w:p>
            <w:pPr>
              <w:numPr>
                <w:ilvl w:val="0"/>
                <w:numId w:val="0"/>
              </w:numPr>
              <w:jc w:val="center"/>
            </w:pPr>
            <w:r>
              <w:rPr>
                <w:rFonts w:hint="eastAsia"/>
              </w:rPr>
              <w:t>变量名</w:t>
            </w:r>
          </w:p>
        </w:tc>
        <w:tc>
          <w:tcPr>
            <w:tcW w:w="1564" w:type="dxa"/>
            <w:shd w:val="clear" w:color="auto" w:fill="BFBFBF"/>
            <w:vAlign w:val="top"/>
          </w:tcPr>
          <w:p>
            <w:pPr>
              <w:numPr>
                <w:ilvl w:val="0"/>
                <w:numId w:val="0"/>
              </w:numPr>
              <w:jc w:val="center"/>
            </w:pPr>
            <w:r>
              <w:rPr>
                <w:rFonts w:hint="eastAsia"/>
              </w:rPr>
              <w:t>出现要求</w:t>
            </w:r>
          </w:p>
        </w:tc>
        <w:tc>
          <w:tcPr>
            <w:tcW w:w="3164"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版本号</w:t>
            </w:r>
          </w:p>
        </w:tc>
        <w:tc>
          <w:tcPr>
            <w:tcW w:w="2115" w:type="dxa"/>
            <w:vAlign w:val="top"/>
          </w:tcPr>
          <w:p>
            <w:pPr>
              <w:numPr>
                <w:ilvl w:val="0"/>
                <w:numId w:val="0"/>
              </w:numPr>
              <w:jc w:val="center"/>
            </w:pPr>
            <w:r>
              <w:t>version</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编码方式</w:t>
            </w:r>
          </w:p>
        </w:tc>
        <w:tc>
          <w:tcPr>
            <w:tcW w:w="2115" w:type="dxa"/>
            <w:vAlign w:val="top"/>
          </w:tcPr>
          <w:p>
            <w:pPr>
              <w:numPr>
                <w:ilvl w:val="0"/>
                <w:numId w:val="0"/>
              </w:numPr>
              <w:jc w:val="center"/>
            </w:pPr>
            <w:r>
              <w:t>encoding</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证书</w:t>
            </w:r>
            <w:r>
              <w:t>ID</w:t>
            </w:r>
          </w:p>
        </w:tc>
        <w:tc>
          <w:tcPr>
            <w:tcW w:w="2115" w:type="dxa"/>
            <w:vAlign w:val="top"/>
          </w:tcPr>
          <w:p>
            <w:pPr>
              <w:numPr>
                <w:ilvl w:val="0"/>
                <w:numId w:val="0"/>
              </w:numPr>
              <w:jc w:val="center"/>
            </w:pPr>
            <w:r>
              <w:t>certId</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w:t>
            </w:r>
          </w:p>
        </w:tc>
        <w:tc>
          <w:tcPr>
            <w:tcW w:w="2115" w:type="dxa"/>
            <w:vAlign w:val="top"/>
          </w:tcPr>
          <w:p>
            <w:pPr>
              <w:numPr>
                <w:ilvl w:val="0"/>
                <w:numId w:val="0"/>
              </w:numPr>
              <w:jc w:val="center"/>
            </w:pPr>
            <w:r>
              <w:t>signature</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签名方法</w:t>
            </w:r>
          </w:p>
        </w:tc>
        <w:tc>
          <w:tcPr>
            <w:tcW w:w="2115" w:type="dxa"/>
            <w:vAlign w:val="top"/>
          </w:tcPr>
          <w:p>
            <w:pPr>
              <w:numPr>
                <w:ilvl w:val="0"/>
                <w:numId w:val="0"/>
              </w:numPr>
              <w:jc w:val="center"/>
            </w:pPr>
            <w:r>
              <w:t>signMethod</w:t>
            </w:r>
          </w:p>
        </w:tc>
        <w:tc>
          <w:tcPr>
            <w:tcW w:w="1564" w:type="dxa"/>
            <w:vAlign w:val="top"/>
          </w:tcPr>
          <w:p>
            <w:pPr>
              <w:numPr>
                <w:ilvl w:val="0"/>
                <w:numId w:val="0"/>
              </w:numPr>
              <w:jc w:val="center"/>
            </w:pPr>
            <w:r>
              <w:rPr>
                <w:rFonts w:hint="eastAsia"/>
              </w:rP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交易类型</w:t>
            </w:r>
          </w:p>
        </w:tc>
        <w:tc>
          <w:tcPr>
            <w:tcW w:w="2115" w:type="dxa"/>
            <w:vAlign w:val="top"/>
          </w:tcPr>
          <w:p>
            <w:pPr>
              <w:numPr>
                <w:ilvl w:val="0"/>
                <w:numId w:val="0"/>
              </w:numPr>
              <w:jc w:val="center"/>
            </w:pPr>
            <w:r>
              <w:t>txnType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交易子类</w:t>
            </w:r>
          </w:p>
        </w:tc>
        <w:tc>
          <w:tcPr>
            <w:tcW w:w="2115" w:type="dxa"/>
            <w:vAlign w:val="top"/>
          </w:tcPr>
          <w:p>
            <w:pPr>
              <w:numPr>
                <w:ilvl w:val="0"/>
                <w:numId w:val="0"/>
              </w:numPr>
              <w:jc w:val="center"/>
            </w:pPr>
            <w:r>
              <w:t>txnSubType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产品类型</w:t>
            </w:r>
          </w:p>
        </w:tc>
        <w:tc>
          <w:tcPr>
            <w:tcW w:w="2115" w:type="dxa"/>
            <w:vAlign w:val="top"/>
          </w:tcPr>
          <w:p>
            <w:pPr>
              <w:numPr>
                <w:ilvl w:val="0"/>
                <w:numId w:val="0"/>
              </w:numPr>
              <w:jc w:val="center"/>
            </w:pPr>
            <w:r>
              <w:t>bizType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接入类型</w:t>
            </w:r>
          </w:p>
        </w:tc>
        <w:tc>
          <w:tcPr>
            <w:tcW w:w="2115" w:type="dxa"/>
            <w:vAlign w:val="top"/>
          </w:tcPr>
          <w:p>
            <w:pPr>
              <w:numPr>
                <w:ilvl w:val="0"/>
                <w:numId w:val="0"/>
              </w:numPr>
              <w:jc w:val="center"/>
            </w:pPr>
            <w:r>
              <w:t>accessType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6168" w:author="齐宁" w:date="2014-09-28T19:25:00Z"/>
        </w:trPr>
        <w:tc>
          <w:tcPr>
            <w:tcW w:w="808" w:type="dxa"/>
            <w:vAlign w:val="top"/>
          </w:tcPr>
          <w:p>
            <w:pPr>
              <w:pStyle w:val="120"/>
              <w:numPr>
                <w:ilvl w:val="0"/>
                <w:numId w:val="60"/>
              </w:numPr>
              <w:tabs>
                <w:tab w:val="left" w:pos="360"/>
              </w:tabs>
              <w:ind w:firstLineChars="0"/>
              <w:jc w:val="center"/>
              <w:rPr>
                <w:del w:id="6169" w:author="齐宁" w:date="2014-09-28T19:25:00Z"/>
                <w:bCs/>
                <w:sz w:val="22"/>
              </w:rPr>
            </w:pPr>
          </w:p>
        </w:tc>
        <w:tc>
          <w:tcPr>
            <w:tcW w:w="1920" w:type="dxa"/>
            <w:vAlign w:val="top"/>
          </w:tcPr>
          <w:p>
            <w:pPr>
              <w:numPr>
                <w:ilvl w:val="0"/>
                <w:numId w:val="0"/>
              </w:numPr>
              <w:jc w:val="center"/>
              <w:rPr>
                <w:del w:id="6170" w:author="齐宁" w:date="2014-09-28T19:25:00Z"/>
              </w:rPr>
            </w:pPr>
            <w:del w:id="6171" w:author="齐宁" w:date="2014-09-28T19:25:00Z">
              <w:r>
                <w:rPr>
                  <w:rFonts w:hint="eastAsia"/>
                </w:rPr>
                <w:delText>收单机构代码</w:delText>
              </w:r>
            </w:del>
          </w:p>
        </w:tc>
        <w:tc>
          <w:tcPr>
            <w:tcW w:w="2115" w:type="dxa"/>
            <w:vAlign w:val="top"/>
          </w:tcPr>
          <w:p>
            <w:pPr>
              <w:numPr>
                <w:ilvl w:val="0"/>
                <w:numId w:val="0"/>
              </w:numPr>
              <w:jc w:val="center"/>
              <w:rPr>
                <w:del w:id="6172" w:author="齐宁" w:date="2014-09-28T19:25:00Z"/>
              </w:rPr>
            </w:pPr>
            <w:del w:id="6173" w:author="齐宁" w:date="2014-09-28T19:25:00Z">
              <w:r>
                <w:rPr/>
                <w:delText>acqInsCode</w:delText>
              </w:r>
            </w:del>
          </w:p>
        </w:tc>
        <w:tc>
          <w:tcPr>
            <w:tcW w:w="1564" w:type="dxa"/>
            <w:vAlign w:val="top"/>
          </w:tcPr>
          <w:p>
            <w:pPr>
              <w:numPr>
                <w:ilvl w:val="0"/>
                <w:numId w:val="0"/>
              </w:numPr>
              <w:jc w:val="center"/>
              <w:rPr>
                <w:del w:id="6174" w:author="齐宁" w:date="2014-09-28T19:25:00Z"/>
              </w:rPr>
            </w:pPr>
            <w:del w:id="6175" w:author="齐宁" w:date="2014-09-28T19:25:00Z">
              <w:r>
                <w:rPr/>
                <w:delText>R</w:delText>
              </w:r>
            </w:del>
          </w:p>
        </w:tc>
        <w:tc>
          <w:tcPr>
            <w:tcW w:w="3164" w:type="dxa"/>
            <w:vAlign w:val="top"/>
          </w:tcPr>
          <w:p>
            <w:pPr>
              <w:numPr>
                <w:ilvl w:val="0"/>
                <w:numId w:val="0"/>
              </w:numPr>
              <w:rPr>
                <w:del w:id="6176" w:author="齐宁" w:date="2014-09-28T19:25: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商户代码</w:t>
            </w:r>
          </w:p>
        </w:tc>
        <w:tc>
          <w:tcPr>
            <w:tcW w:w="2115" w:type="dxa"/>
            <w:vAlign w:val="top"/>
          </w:tcPr>
          <w:p>
            <w:pPr>
              <w:numPr>
                <w:ilvl w:val="0"/>
                <w:numId w:val="0"/>
              </w:numPr>
              <w:jc w:val="center"/>
            </w:pPr>
            <w:r>
              <w:t>merId</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商户订单号</w:t>
            </w:r>
          </w:p>
        </w:tc>
        <w:tc>
          <w:tcPr>
            <w:tcW w:w="2115" w:type="dxa"/>
            <w:vAlign w:val="top"/>
          </w:tcPr>
          <w:p>
            <w:pPr>
              <w:numPr>
                <w:ilvl w:val="0"/>
                <w:numId w:val="0"/>
              </w:numPr>
              <w:jc w:val="center"/>
            </w:pPr>
            <w:r>
              <w:t>orderId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原始交易流水号</w:t>
            </w:r>
          </w:p>
        </w:tc>
        <w:tc>
          <w:tcPr>
            <w:tcW w:w="2115" w:type="dxa"/>
            <w:vAlign w:val="top"/>
          </w:tcPr>
          <w:p>
            <w:pPr>
              <w:numPr>
                <w:ilvl w:val="0"/>
                <w:numId w:val="0"/>
              </w:numPr>
              <w:jc w:val="center"/>
            </w:pPr>
            <w:r>
              <w:t>origQryId</w:t>
            </w:r>
          </w:p>
        </w:tc>
        <w:tc>
          <w:tcPr>
            <w:tcW w:w="1564" w:type="dxa"/>
            <w:vAlign w:val="top"/>
          </w:tcPr>
          <w:p>
            <w:pPr>
              <w:numPr>
                <w:ilvl w:val="0"/>
                <w:numId w:val="0"/>
              </w:numPr>
              <w:jc w:val="center"/>
            </w:pPr>
            <w:r>
              <w:t>R</w:t>
            </w:r>
          </w:p>
        </w:tc>
        <w:tc>
          <w:tcPr>
            <w:tcW w:w="3164" w:type="dxa"/>
            <w:vAlign w:val="top"/>
          </w:tcPr>
          <w:p>
            <w:pPr>
              <w:numPr>
                <w:ilvl w:val="0"/>
                <w:numId w:val="0"/>
              </w:numPr>
            </w:pPr>
            <w:r>
              <w:rPr>
                <w:rFonts w:hint="eastAsia"/>
              </w:rPr>
              <w:t>原始</w:t>
            </w:r>
            <w:del w:id="6177" w:author="齐宁" w:date="2014-09-28T19:37:00Z">
              <w:r>
                <w:rPr>
                  <w:rFonts w:hint="eastAsia"/>
                </w:rPr>
                <w:delText>消费</w:delText>
              </w:r>
            </w:del>
            <w:ins w:id="6178" w:author="齐宁" w:date="2014-09-28T19:37:00Z">
              <w:r>
                <w:rPr>
                  <w:rFonts w:hint="eastAsia"/>
                </w:rPr>
                <w:t>预授权</w:t>
              </w:r>
            </w:ins>
            <w:r>
              <w:rPr>
                <w:rFonts w:hint="eastAsia"/>
              </w:rPr>
              <w:t>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订单发送时间</w:t>
            </w:r>
          </w:p>
        </w:tc>
        <w:tc>
          <w:tcPr>
            <w:tcW w:w="2115" w:type="dxa"/>
            <w:vAlign w:val="top"/>
          </w:tcPr>
          <w:p>
            <w:pPr>
              <w:numPr>
                <w:ilvl w:val="0"/>
                <w:numId w:val="0"/>
              </w:numPr>
              <w:jc w:val="center"/>
            </w:pPr>
            <w:r>
              <w:t>txnTime</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交易币种</w:t>
            </w:r>
          </w:p>
        </w:tc>
        <w:tc>
          <w:tcPr>
            <w:tcW w:w="2115" w:type="dxa"/>
            <w:vAlign w:val="top"/>
          </w:tcPr>
          <w:p>
            <w:pPr>
              <w:numPr>
                <w:ilvl w:val="0"/>
                <w:numId w:val="0"/>
              </w:numPr>
              <w:jc w:val="center"/>
            </w:pPr>
            <w:r>
              <w:t>currencyCode</w:t>
            </w:r>
          </w:p>
        </w:tc>
        <w:tc>
          <w:tcPr>
            <w:tcW w:w="1564" w:type="dxa"/>
            <w:vAlign w:val="top"/>
          </w:tcPr>
          <w:p>
            <w:pPr>
              <w:numPr>
                <w:ilvl w:val="0"/>
                <w:numId w:val="0"/>
              </w:numPr>
              <w:jc w:val="center"/>
            </w:pPr>
            <w:del w:id="6179" w:author="齐宁" w:date="2014-09-28T19:34:00Z">
              <w:r>
                <w:rPr/>
                <w:delText>R</w:delText>
              </w:r>
            </w:del>
            <w:ins w:id="6180" w:author="齐宁" w:date="2014-09-28T19:34:00Z">
              <w:r>
                <w:rPr>
                  <w:rFonts w:hint="eastAsia"/>
                </w:rPr>
                <w:t>M</w:t>
              </w:r>
            </w:ins>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交易金额</w:t>
            </w:r>
          </w:p>
        </w:tc>
        <w:tc>
          <w:tcPr>
            <w:tcW w:w="2115" w:type="dxa"/>
            <w:vAlign w:val="top"/>
          </w:tcPr>
          <w:p>
            <w:pPr>
              <w:numPr>
                <w:ilvl w:val="0"/>
                <w:numId w:val="0"/>
              </w:numPr>
              <w:jc w:val="center"/>
            </w:pPr>
            <w:r>
              <w:t>txnAmt</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请求方保留域</w:t>
            </w:r>
          </w:p>
        </w:tc>
        <w:tc>
          <w:tcPr>
            <w:tcW w:w="2115" w:type="dxa"/>
            <w:vAlign w:val="top"/>
          </w:tcPr>
          <w:p>
            <w:pPr>
              <w:numPr>
                <w:ilvl w:val="0"/>
                <w:numId w:val="0"/>
              </w:numPr>
              <w:jc w:val="center"/>
            </w:pPr>
            <w:r>
              <w:t>reqReserved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保留域</w:t>
            </w:r>
          </w:p>
        </w:tc>
        <w:tc>
          <w:tcPr>
            <w:tcW w:w="2115" w:type="dxa"/>
            <w:vAlign w:val="top"/>
          </w:tcPr>
          <w:p>
            <w:pPr>
              <w:numPr>
                <w:ilvl w:val="0"/>
                <w:numId w:val="0"/>
              </w:numPr>
              <w:jc w:val="center"/>
            </w:pPr>
            <w:r>
              <w:t>reserved</w:t>
            </w:r>
          </w:p>
        </w:tc>
        <w:tc>
          <w:tcPr>
            <w:tcW w:w="1564" w:type="dxa"/>
            <w:vAlign w:val="top"/>
          </w:tcPr>
          <w:p>
            <w:pPr>
              <w:numPr>
                <w:ilvl w:val="0"/>
                <w:numId w:val="0"/>
              </w:numPr>
              <w:jc w:val="center"/>
            </w:pPr>
            <w:r>
              <w:t>O</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银联交易流水号</w:t>
            </w:r>
          </w:p>
        </w:tc>
        <w:tc>
          <w:tcPr>
            <w:tcW w:w="2115" w:type="dxa"/>
            <w:vAlign w:val="top"/>
          </w:tcPr>
          <w:p>
            <w:pPr>
              <w:numPr>
                <w:ilvl w:val="0"/>
                <w:numId w:val="0"/>
              </w:numPr>
              <w:jc w:val="center"/>
            </w:pPr>
            <w:r>
              <w:t>queryId</w:t>
            </w:r>
          </w:p>
        </w:tc>
        <w:tc>
          <w:tcPr>
            <w:tcW w:w="1564" w:type="dxa"/>
            <w:vAlign w:val="top"/>
          </w:tcPr>
          <w:p>
            <w:pPr>
              <w:numPr>
                <w:ilvl w:val="0"/>
                <w:numId w:val="0"/>
              </w:numPr>
              <w:jc w:val="center"/>
            </w:pPr>
            <w:r>
              <w:t>M</w:t>
            </w:r>
          </w:p>
        </w:tc>
        <w:tc>
          <w:tcPr>
            <w:tcW w:w="3164" w:type="dxa"/>
            <w:vAlign w:val="top"/>
          </w:tcPr>
          <w:p>
            <w:pPr>
              <w:numPr>
                <w:ilvl w:val="0"/>
                <w:numId w:val="0"/>
              </w:numPr>
            </w:pPr>
            <w:del w:id="6181" w:author="齐宁" w:date="2014-09-28T19:37:00Z">
              <w:r>
                <w:rPr>
                  <w:rFonts w:hint="eastAsia"/>
                </w:rPr>
                <w:delText>消费</w:delText>
              </w:r>
            </w:del>
            <w:ins w:id="6182" w:author="齐宁" w:date="2014-09-28T19:37:00Z">
              <w:r>
                <w:rPr>
                  <w:rFonts w:hint="eastAsia"/>
                </w:rPr>
                <w:t>预授权</w:t>
              </w:r>
            </w:ins>
            <w:del w:id="6183" w:author="齐宁" w:date="2014-10-08T01:11:00Z">
              <w:r>
                <w:rPr>
                  <w:rFonts w:hint="eastAsia"/>
                </w:rPr>
                <w:delText>撤销</w:delText>
              </w:r>
            </w:del>
            <w:ins w:id="6184" w:author="齐宁" w:date="2014-10-08T01:11:00Z">
              <w:r>
                <w:rPr>
                  <w:rFonts w:hint="eastAsia"/>
                </w:rPr>
                <w:t>完成</w:t>
              </w:r>
            </w:ins>
            <w:r>
              <w:rPr>
                <w:rFonts w:hint="eastAsia"/>
              </w:rPr>
              <w:t>交易的交易流水号</w:t>
            </w:r>
            <w:r>
              <w:t xml:space="preserve"> </w:t>
            </w:r>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0"/>
              </w:numPr>
              <w:tabs>
                <w:tab w:val="left" w:pos="360"/>
              </w:tabs>
              <w:ind w:firstLineChars="0"/>
              <w:jc w:val="center"/>
              <w:rPr>
                <w:bCs/>
                <w:sz w:val="22"/>
              </w:rPr>
            </w:pPr>
          </w:p>
        </w:tc>
        <w:tc>
          <w:tcPr>
            <w:tcW w:w="1920" w:type="dxa"/>
            <w:vAlign w:val="top"/>
          </w:tcPr>
          <w:p>
            <w:pPr>
              <w:numPr>
                <w:ilvl w:val="0"/>
                <w:numId w:val="0"/>
              </w:numPr>
              <w:jc w:val="center"/>
            </w:pPr>
            <w:r>
              <w:rPr>
                <w:rFonts w:hint="eastAsia"/>
              </w:rPr>
              <w:t>响应码</w:t>
            </w:r>
          </w:p>
        </w:tc>
        <w:tc>
          <w:tcPr>
            <w:tcW w:w="2115" w:type="dxa"/>
            <w:vAlign w:val="top"/>
          </w:tcPr>
          <w:p>
            <w:pPr>
              <w:numPr>
                <w:ilvl w:val="0"/>
                <w:numId w:val="0"/>
              </w:numPr>
              <w:jc w:val="center"/>
            </w:pPr>
            <w:r>
              <w:t>respCode</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响应信息</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respMsg</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6185" w:author="吴潇" w:date="2014-12-23T15:17:00Z"/>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del w:id="6186" w:author="吴潇" w:date="2014-12-23T15:17:00Z"/>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187" w:author="吴潇" w:date="2014-12-23T15:17:00Z"/>
              </w:rPr>
            </w:pPr>
            <w:del w:id="6188" w:author="吴潇" w:date="2014-12-23T15:17:00Z">
              <w:r>
                <w:rPr>
                  <w:rFonts w:hint="eastAsia"/>
                </w:rPr>
                <w:delText>响应时间</w:delText>
              </w:r>
            </w:del>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189" w:author="吴潇" w:date="2014-12-23T15:17:00Z"/>
              </w:rPr>
            </w:pPr>
            <w:del w:id="6190" w:author="吴潇" w:date="2014-12-23T15:17:00Z">
              <w:r>
                <w:rPr/>
                <w:delText>respTime</w:delText>
              </w:r>
            </w:del>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191" w:author="吴潇" w:date="2014-12-23T15:17:00Z"/>
              </w:rPr>
            </w:pPr>
            <w:del w:id="6192" w:author="吴潇" w:date="2014-12-23T15:17:00Z">
              <w:r>
                <w:rPr/>
                <w:delText>M</w:delText>
              </w:r>
            </w:del>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rPr>
                <w:del w:id="6193" w:author="吴潇" w:date="2014-12-23T15:17:00Z"/>
              </w:rPr>
            </w:pPr>
            <w:del w:id="6194" w:author="吴潇" w:date="2014-12-23T15:17:00Z">
              <w:r>
                <w:rPr>
                  <w:rFonts w:hint="eastAsia"/>
                </w:rPr>
                <w:delText>去掉</w:delText>
              </w:r>
            </w:del>
            <w:del w:id="6195" w:author="吴潇" w:date="2014-12-23T15:17:00Z">
              <w:r>
                <w:rPr/>
                <w:delText xml:space="preserve"> YYYYMMDDhhmmss</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清算金额</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settleAmt</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清算币种</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settleCurrencyCode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系统跟踪号</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traceNo</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交易传输时间</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traceTime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兑换日期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汇率</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exchangeRate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0"/>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VPC交易信息域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VpcTransData</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渠道类型为语音支付时使用</w:t>
            </w:r>
            <w:r>
              <w:rPr>
                <w:rFonts w:hint="eastAsia"/>
              </w:rPr>
              <w:br/>
            </w:r>
            <w:r>
              <w:rPr>
                <w:rFonts w:hint="eastAsia"/>
              </w:rPr>
              <w:t>用法见VPC交易信息组合域子域用法</w:t>
            </w:r>
            <w:r>
              <w:t xml:space="preserve"> </w:t>
            </w:r>
          </w:p>
        </w:tc>
      </w:tr>
    </w:tbl>
    <w:p>
      <w:pPr>
        <w:pStyle w:val="66"/>
        <w:ind w:firstLine="420"/>
      </w:pPr>
    </w:p>
    <w:p>
      <w:pPr>
        <w:pStyle w:val="69"/>
      </w:pPr>
      <w:r>
        <w:rPr>
          <w:rFonts w:hint="eastAsia"/>
        </w:rPr>
        <w:t>授权完成撤销</w:t>
      </w:r>
    </w:p>
    <w:p>
      <w:pPr>
        <w:pStyle w:val="97"/>
        <w:framePr w:h="473" w:wrap="around" w:vAnchor="margin" w:hAnchor="text" w:yAlign="top"/>
        <w:ind w:left="0"/>
        <w:jc w:val="left"/>
        <w:outlineLvl w:val="4"/>
        <w:rPr>
          <w:sz w:val="21"/>
          <w:szCs w:val="21"/>
        </w:rPr>
      </w:pPr>
      <w:r>
        <w:rPr>
          <w:rFonts w:hint="eastAsia"/>
          <w:sz w:val="21"/>
          <w:szCs w:val="21"/>
        </w:rPr>
        <w:t>概述</w:t>
      </w:r>
    </w:p>
    <w:p>
      <w:pPr>
        <w:pStyle w:val="66"/>
        <w:ind w:firstLine="420"/>
      </w:pPr>
      <w:r>
        <w:rPr>
          <w:rFonts w:hint="eastAsia"/>
        </w:rPr>
        <w:t>预授权完成撤销交易必须是对原始预授权完成交易的全额撤销。预授权完成撤销后的预授权仍然有效。</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交易流程</w:t>
      </w:r>
    </w:p>
    <w:p>
      <w:pPr>
        <w:pStyle w:val="66"/>
        <w:ind w:firstLine="420"/>
      </w:pPr>
      <w:r>
        <w:rPr>
          <w:rFonts w:hint="eastAsia"/>
        </w:rPr>
        <w:t>相关交易流程可参考消费撤销类交易。</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请求报文</w:t>
      </w:r>
    </w:p>
    <w:p>
      <w:pPr>
        <w:pStyle w:val="66"/>
        <w:ind w:firstLine="420"/>
      </w:pPr>
      <w:r>
        <w:rPr>
          <w:rFonts w:hint="eastAsia"/>
        </w:rPr>
        <w:t>同消费撤销类交易请求报文，交易类型取值不同。</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pPr>
            <w:r>
              <w:rPr>
                <w:rFonts w:hint="eastAsia"/>
              </w:rPr>
              <w:t>版本号</w:t>
            </w:r>
          </w:p>
        </w:tc>
        <w:tc>
          <w:tcPr>
            <w:tcW w:w="2393" w:type="dxa"/>
            <w:vAlign w:val="top"/>
          </w:tcPr>
          <w:p>
            <w:pPr>
              <w:numPr>
                <w:ilvl w:val="0"/>
                <w:numId w:val="0"/>
              </w:numPr>
              <w:jc w:val="center"/>
            </w:pPr>
            <w:r>
              <w:t>version</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pPr>
            <w:r>
              <w:rPr>
                <w:rFonts w:hint="eastAsia"/>
              </w:rPr>
              <w:t>编码方式</w:t>
            </w:r>
          </w:p>
        </w:tc>
        <w:tc>
          <w:tcPr>
            <w:tcW w:w="2393" w:type="dxa"/>
            <w:vAlign w:val="top"/>
          </w:tcPr>
          <w:p>
            <w:pPr>
              <w:numPr>
                <w:ilvl w:val="0"/>
                <w:numId w:val="0"/>
              </w:numPr>
              <w:jc w:val="center"/>
            </w:pPr>
            <w:r>
              <w:t>encoding</w:t>
            </w:r>
          </w:p>
        </w:tc>
        <w:tc>
          <w:tcPr>
            <w:tcW w:w="1493" w:type="dxa"/>
            <w:vAlign w:val="top"/>
          </w:tcPr>
          <w:p>
            <w:pPr>
              <w:numPr>
                <w:ilvl w:val="0"/>
                <w:numId w:val="0"/>
              </w:numPr>
              <w:jc w:val="center"/>
            </w:pPr>
            <w:r>
              <w:rPr>
                <w:rFonts w:hint="eastAsia"/>
              </w:rPr>
              <w:t>M</w:t>
            </w:r>
          </w:p>
        </w:tc>
        <w:tc>
          <w:tcPr>
            <w:tcW w:w="3097"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pPr>
            <w:r>
              <w:rPr>
                <w:rFonts w:hint="eastAsia"/>
              </w:rPr>
              <w:t>证书</w:t>
            </w:r>
            <w:r>
              <w:t>ID</w:t>
            </w:r>
          </w:p>
        </w:tc>
        <w:tc>
          <w:tcPr>
            <w:tcW w:w="2393" w:type="dxa"/>
            <w:vAlign w:val="top"/>
          </w:tcPr>
          <w:p>
            <w:pPr>
              <w:numPr>
                <w:ilvl w:val="0"/>
                <w:numId w:val="0"/>
              </w:numPr>
              <w:jc w:val="center"/>
            </w:pPr>
            <w:r>
              <w:t>certId</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w:t>
            </w:r>
          </w:p>
        </w:tc>
        <w:tc>
          <w:tcPr>
            <w:tcW w:w="2393" w:type="dxa"/>
            <w:vAlign w:val="top"/>
          </w:tcPr>
          <w:p>
            <w:pPr>
              <w:numPr>
                <w:ilvl w:val="0"/>
                <w:numId w:val="0"/>
              </w:numPr>
              <w:jc w:val="center"/>
            </w:pPr>
            <w:r>
              <w:t>signature</w:t>
            </w:r>
          </w:p>
        </w:tc>
        <w:tc>
          <w:tcPr>
            <w:tcW w:w="1493" w:type="dxa"/>
            <w:vAlign w:val="top"/>
          </w:tcPr>
          <w:p>
            <w:pPr>
              <w:numPr>
                <w:ilvl w:val="0"/>
                <w:numId w:val="0"/>
              </w:numPr>
              <w:jc w:val="center"/>
            </w:pPr>
            <w:r>
              <w:t>M</w:t>
            </w:r>
          </w:p>
        </w:tc>
        <w:tc>
          <w:tcPr>
            <w:tcW w:w="3097"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pPr>
            <w:r>
              <w:rPr>
                <w:rFonts w:hint="eastAsia"/>
              </w:rPr>
              <w:t>签名方法</w:t>
            </w:r>
          </w:p>
        </w:tc>
        <w:tc>
          <w:tcPr>
            <w:tcW w:w="2393" w:type="dxa"/>
            <w:vAlign w:val="top"/>
          </w:tcPr>
          <w:p>
            <w:pPr>
              <w:numPr>
                <w:ilvl w:val="0"/>
                <w:numId w:val="0"/>
              </w:numPr>
              <w:jc w:val="center"/>
            </w:pPr>
            <w:r>
              <w:t>signMethod</w:t>
            </w:r>
          </w:p>
        </w:tc>
        <w:tc>
          <w:tcPr>
            <w:tcW w:w="1493" w:type="dxa"/>
            <w:vAlign w:val="top"/>
          </w:tcPr>
          <w:p>
            <w:pPr>
              <w:numPr>
                <w:ilvl w:val="0"/>
                <w:numId w:val="0"/>
              </w:numPr>
              <w:spacing w:line="0" w:lineRule="atLeast"/>
              <w:jc w:val="center"/>
            </w:pPr>
            <w:r>
              <w:t>M</w:t>
            </w:r>
          </w:p>
        </w:tc>
        <w:tc>
          <w:tcPr>
            <w:tcW w:w="3097" w:type="dxa"/>
            <w:vAlign w:val="top"/>
          </w:tcPr>
          <w:p>
            <w:pPr>
              <w:numPr>
                <w:ilvl w:val="0"/>
                <w:numId w:val="0"/>
              </w:numPr>
              <w:spacing w:line="0" w:lineRule="atLeast"/>
            </w:pPr>
            <w:ins w:id="6196" w:author="吴潇" w:date="2014-12-18T17:24:00Z">
              <w:r>
                <w:rPr>
                  <w:rFonts w:hint="eastAsia"/>
                </w:rPr>
                <w:t>取值：01（表示采用RSA）</w:t>
              </w:r>
            </w:ins>
            <w:del w:id="6197" w:author="吴潇" w:date="2014-12-18T17:24:00Z">
              <w:r>
                <w:rPr/>
                <w:delText>01RSA</w:delText>
              </w:r>
            </w:del>
            <w:del w:id="6198" w:author="吴潇" w:date="2014-12-18T17:24:00Z">
              <w:r>
                <w:rPr/>
                <w:br/>
              </w:r>
            </w:del>
            <w:del w:id="6199" w:author="吴潇" w:date="2014-12-18T17:24:00Z">
              <w:r>
                <w:rPr/>
                <w:delText>02 MD5 (</w:delText>
              </w:r>
            </w:del>
            <w:del w:id="6200" w:author="吴潇" w:date="2014-12-18T17:24:00Z">
              <w:r>
                <w:rPr>
                  <w:rFonts w:hint="eastAsia"/>
                </w:rPr>
                <w:delText>暂不支持</w:delText>
              </w:r>
            </w:del>
            <w:del w:id="6201"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393" w:type="dxa"/>
            <w:vAlign w:val="top"/>
          </w:tcPr>
          <w:p>
            <w:pPr>
              <w:numPr>
                <w:ilvl w:val="0"/>
                <w:numId w:val="0"/>
              </w:numPr>
              <w:jc w:val="center"/>
              <w:rPr>
                <w:szCs w:val="21"/>
              </w:rPr>
            </w:pPr>
            <w:r>
              <w:rPr>
                <w:szCs w:val="21"/>
              </w:rPr>
              <w:t>txnType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rFonts w:hint="eastAsia" w:ascii="楷体" w:hAnsi="楷体"/>
                <w:szCs w:val="21"/>
              </w:rPr>
              <w:t>取值：</w:t>
            </w:r>
            <w:r>
              <w:rPr>
                <w:szCs w:val="21"/>
              </w:rPr>
              <w:t>3</w:t>
            </w: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393" w:type="dxa"/>
            <w:vAlign w:val="top"/>
          </w:tcPr>
          <w:p>
            <w:pPr>
              <w:numPr>
                <w:ilvl w:val="0"/>
                <w:numId w:val="0"/>
              </w:numPr>
              <w:jc w:val="center"/>
              <w:rPr>
                <w:szCs w:val="21"/>
              </w:rPr>
            </w:pPr>
            <w:r>
              <w:rPr>
                <w:szCs w:val="21"/>
              </w:rPr>
              <w:t>txnSubType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默认</w:t>
            </w:r>
            <w:ins w:id="6202" w:author="吴潇" w:date="2014-12-23T09:08:00Z">
              <w:r>
                <w:rPr>
                  <w:rFonts w:hint="eastAsia"/>
                  <w:szCs w:val="21"/>
                </w:rPr>
                <w:t>：</w:t>
              </w:r>
            </w:ins>
            <w:del w:id="6203" w:author="吴潇" w:date="2014-12-23T09:08:00Z">
              <w:r>
                <w:rPr>
                  <w:szCs w:val="21"/>
                </w:rPr>
                <w:delText>:</w:delText>
              </w:r>
            </w:del>
            <w:r>
              <w:rPr>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393" w:type="dxa"/>
            <w:vAlign w:val="top"/>
          </w:tcPr>
          <w:p>
            <w:pPr>
              <w:numPr>
                <w:ilvl w:val="0"/>
                <w:numId w:val="0"/>
              </w:numPr>
              <w:jc w:val="center"/>
              <w:rPr>
                <w:szCs w:val="21"/>
              </w:rPr>
            </w:pPr>
            <w:r>
              <w:rPr>
                <w:szCs w:val="21"/>
              </w:rPr>
              <w:t>bizType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bCs/>
                <w:szCs w:val="21"/>
              </w:rPr>
            </w:pPr>
            <w:ins w:id="6204" w:author="吴潇" w:date="2014-12-18T17:03: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393" w:type="dxa"/>
            <w:vAlign w:val="top"/>
          </w:tcPr>
          <w:p>
            <w:pPr>
              <w:numPr>
                <w:ilvl w:val="0"/>
                <w:numId w:val="0"/>
              </w:numPr>
              <w:jc w:val="center"/>
              <w:rPr>
                <w:szCs w:val="21"/>
              </w:rPr>
            </w:pPr>
            <w:r>
              <w:rPr>
                <w:szCs w:val="21"/>
              </w:rPr>
              <w:t>channelType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393" w:type="dxa"/>
            <w:vAlign w:val="top"/>
          </w:tcPr>
          <w:p>
            <w:pPr>
              <w:numPr>
                <w:ilvl w:val="0"/>
                <w:numId w:val="0"/>
              </w:numPr>
              <w:jc w:val="center"/>
              <w:rPr>
                <w:szCs w:val="21"/>
              </w:rPr>
            </w:pPr>
            <w:r>
              <w:rPr>
                <w:szCs w:val="21"/>
              </w:rPr>
              <w:t>backUrl</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393" w:type="dxa"/>
            <w:vAlign w:val="top"/>
          </w:tcPr>
          <w:p>
            <w:pPr>
              <w:numPr>
                <w:ilvl w:val="0"/>
                <w:numId w:val="0"/>
              </w:numPr>
              <w:jc w:val="center"/>
              <w:rPr>
                <w:szCs w:val="21"/>
              </w:rPr>
            </w:pPr>
            <w:r>
              <w:rPr>
                <w:szCs w:val="21"/>
              </w:rPr>
              <w:t>accessType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0</w:t>
            </w:r>
            <w:r>
              <w:rPr>
                <w:rFonts w:hint="eastAsia"/>
                <w:szCs w:val="21"/>
              </w:rPr>
              <w:t>：普通商户直连接入</w:t>
            </w:r>
            <w:r>
              <w:rPr>
                <w:rFonts w:hint="eastAsia"/>
                <w:szCs w:val="21"/>
              </w:rPr>
              <w:br/>
            </w: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393" w:type="dxa"/>
            <w:vAlign w:val="top"/>
          </w:tcPr>
          <w:p>
            <w:pPr>
              <w:numPr>
                <w:ilvl w:val="0"/>
                <w:numId w:val="0"/>
              </w:numPr>
              <w:jc w:val="center"/>
              <w:rPr>
                <w:szCs w:val="21"/>
              </w:rPr>
            </w:pPr>
            <w:r>
              <w:rPr>
                <w:szCs w:val="21"/>
              </w:rPr>
              <w:t>merId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393" w:type="dxa"/>
            <w:vAlign w:val="top"/>
          </w:tcPr>
          <w:p>
            <w:pPr>
              <w:numPr>
                <w:ilvl w:val="0"/>
                <w:numId w:val="0"/>
              </w:numPr>
              <w:jc w:val="center"/>
              <w:rPr>
                <w:szCs w:val="21"/>
              </w:rPr>
            </w:pPr>
            <w:r>
              <w:rPr>
                <w:szCs w:val="21"/>
              </w:rPr>
              <w:t>subMerId</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393" w:type="dxa"/>
            <w:vAlign w:val="top"/>
          </w:tcPr>
          <w:p>
            <w:pPr>
              <w:numPr>
                <w:ilvl w:val="0"/>
                <w:numId w:val="0"/>
              </w:numPr>
              <w:jc w:val="center"/>
              <w:rPr>
                <w:szCs w:val="21"/>
              </w:rPr>
            </w:pPr>
            <w:r>
              <w:rPr>
                <w:szCs w:val="21"/>
              </w:rPr>
              <w:t>subMerName</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393" w:type="dxa"/>
            <w:vAlign w:val="top"/>
          </w:tcPr>
          <w:p>
            <w:pPr>
              <w:numPr>
                <w:ilvl w:val="0"/>
                <w:numId w:val="0"/>
              </w:numPr>
              <w:jc w:val="center"/>
              <w:rPr>
                <w:szCs w:val="21"/>
              </w:rPr>
            </w:pPr>
            <w:r>
              <w:rPr>
                <w:szCs w:val="21"/>
              </w:rPr>
              <w:t>subMerAbbr</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393" w:type="dxa"/>
            <w:vAlign w:val="top"/>
          </w:tcPr>
          <w:p>
            <w:pPr>
              <w:numPr>
                <w:ilvl w:val="0"/>
                <w:numId w:val="0"/>
              </w:numPr>
              <w:jc w:val="center"/>
              <w:rPr>
                <w:szCs w:val="21"/>
              </w:rPr>
            </w:pPr>
            <w:r>
              <w:rPr>
                <w:szCs w:val="21"/>
              </w:rPr>
              <w:t>orderId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宋体" w:hAnsi="宋体" w:cs="宋体"/>
                <w:szCs w:val="21"/>
              </w:rPr>
            </w:pPr>
            <w:r>
              <w:rPr>
                <w:rFonts w:hint="eastAsia"/>
                <w:szCs w:val="21"/>
              </w:rPr>
              <w:t>预授权</w:t>
            </w:r>
            <w:ins w:id="6205" w:author="齐宁" w:date="2014-09-28T19:37:00Z">
              <w:r>
                <w:rPr>
                  <w:rFonts w:hint="eastAsia"/>
                  <w:szCs w:val="21"/>
                </w:rPr>
                <w:t>完成</w:t>
              </w:r>
            </w:ins>
            <w:r>
              <w:rPr>
                <w:rFonts w:hint="eastAsia"/>
                <w:szCs w:val="21"/>
              </w:rPr>
              <w:t>撤销的订单号，由商户生成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原始交易流水号</w:t>
            </w:r>
          </w:p>
        </w:tc>
        <w:tc>
          <w:tcPr>
            <w:tcW w:w="2393" w:type="dxa"/>
            <w:vAlign w:val="top"/>
          </w:tcPr>
          <w:p>
            <w:pPr>
              <w:numPr>
                <w:ilvl w:val="0"/>
                <w:numId w:val="0"/>
              </w:numPr>
              <w:jc w:val="center"/>
              <w:rPr>
                <w:szCs w:val="21"/>
              </w:rPr>
            </w:pPr>
            <w:r>
              <w:rPr>
                <w:szCs w:val="21"/>
              </w:rPr>
              <w:t>origQryId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原始预授权</w:t>
            </w:r>
            <w:ins w:id="6206" w:author="齐宁" w:date="2014-09-28T19:37:00Z">
              <w:r>
                <w:rPr>
                  <w:rFonts w:hint="eastAsia" w:ascii="楷体" w:hAnsi="楷体"/>
                  <w:szCs w:val="21"/>
                </w:rPr>
                <w:t>完成</w:t>
              </w:r>
            </w:ins>
            <w:r>
              <w:rPr>
                <w:rFonts w:hint="eastAsia" w:ascii="楷体" w:hAnsi="楷体"/>
                <w:szCs w:val="21"/>
              </w:rPr>
              <w:t>交易的</w:t>
            </w:r>
            <w:r>
              <w:rPr>
                <w:szCs w:val="21"/>
              </w:rP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393" w:type="dxa"/>
            <w:vAlign w:val="top"/>
          </w:tcPr>
          <w:p>
            <w:pPr>
              <w:numPr>
                <w:ilvl w:val="0"/>
                <w:numId w:val="0"/>
              </w:numPr>
              <w:jc w:val="center"/>
              <w:rPr>
                <w:szCs w:val="21"/>
              </w:rPr>
            </w:pPr>
            <w:r>
              <w:rPr>
                <w:szCs w:val="21"/>
              </w:rPr>
              <w:t>txnTime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393" w:type="dxa"/>
            <w:vAlign w:val="top"/>
          </w:tcPr>
          <w:p>
            <w:pPr>
              <w:numPr>
                <w:ilvl w:val="0"/>
                <w:numId w:val="0"/>
              </w:numPr>
              <w:jc w:val="center"/>
              <w:rPr>
                <w:szCs w:val="21"/>
              </w:rPr>
            </w:pPr>
            <w:r>
              <w:rPr>
                <w:szCs w:val="21"/>
              </w:rPr>
              <w:t>txnAmt</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与原始预授权</w:t>
            </w:r>
            <w:ins w:id="6207" w:author="齐宁" w:date="2014-09-28T19:37:00Z">
              <w:r>
                <w:rPr>
                  <w:rFonts w:hint="eastAsia" w:ascii="楷体" w:hAnsi="楷体"/>
                  <w:szCs w:val="21"/>
                </w:rPr>
                <w:t>完成</w:t>
              </w:r>
            </w:ins>
            <w:r>
              <w:rPr>
                <w:rFonts w:hint="eastAsia" w:ascii="楷体" w:hAnsi="楷体"/>
                <w:szCs w:val="21"/>
              </w:rPr>
              <w:t>交易一致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终端号</w:t>
            </w:r>
          </w:p>
        </w:tc>
        <w:tc>
          <w:tcPr>
            <w:tcW w:w="2393" w:type="dxa"/>
            <w:vAlign w:val="top"/>
          </w:tcPr>
          <w:p>
            <w:pPr>
              <w:numPr>
                <w:ilvl w:val="0"/>
                <w:numId w:val="0"/>
              </w:numPr>
              <w:jc w:val="center"/>
              <w:rPr>
                <w:szCs w:val="21"/>
              </w:rPr>
            </w:pPr>
            <w:r>
              <w:rPr>
                <w:szCs w:val="21"/>
              </w:rPr>
              <w:t>termId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请求方保留域</w:t>
            </w:r>
          </w:p>
        </w:tc>
        <w:tc>
          <w:tcPr>
            <w:tcW w:w="2393" w:type="dxa"/>
            <w:vAlign w:val="top"/>
          </w:tcPr>
          <w:p>
            <w:pPr>
              <w:numPr>
                <w:ilvl w:val="0"/>
                <w:numId w:val="0"/>
              </w:numPr>
              <w:jc w:val="center"/>
              <w:rPr>
                <w:szCs w:val="21"/>
              </w:rPr>
            </w:pPr>
            <w:r>
              <w:rPr>
                <w:szCs w:val="21"/>
              </w:rPr>
              <w:t>reqReserved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楷体" w:hAnsi="楷体" w:cs="宋体"/>
                <w:szCs w:val="21"/>
              </w:rPr>
            </w:pPr>
            <w:r>
              <w:rPr>
                <w:rFonts w:hint="eastAsia" w:ascii="楷体" w:hAnsi="楷体"/>
                <w:szCs w:val="21"/>
              </w:rPr>
              <w:t>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保留域</w:t>
            </w:r>
          </w:p>
        </w:tc>
        <w:tc>
          <w:tcPr>
            <w:tcW w:w="2393" w:type="dxa"/>
            <w:vAlign w:val="top"/>
          </w:tcPr>
          <w:p>
            <w:pPr>
              <w:numPr>
                <w:ilvl w:val="0"/>
                <w:numId w:val="0"/>
              </w:numPr>
              <w:jc w:val="center"/>
              <w:rPr>
                <w:szCs w:val="21"/>
              </w:rPr>
            </w:pPr>
            <w:r>
              <w:rPr>
                <w:szCs w:val="21"/>
              </w:rPr>
              <w:t>reserved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rFonts w:ascii="宋体" w:hAnsi="宋体" w:cs="宋体"/>
                <w:szCs w:val="21"/>
              </w:rPr>
            </w:pPr>
            <w:del w:id="6208" w:author="吴潇" w:date="2014-12-19T15:31:00Z">
              <w:r>
                <w:rPr>
                  <w:rFonts w:hint="eastAsia"/>
                  <w:szCs w:val="21"/>
                </w:rPr>
                <w:delText>格式如下：</w:delText>
              </w:r>
            </w:del>
            <w:del w:id="6209" w:author="吴潇" w:date="2014-12-19T15:31:00Z">
              <w:r>
                <w:rPr>
                  <w:szCs w:val="21"/>
                </w:rPr>
                <w:delText>{</w:delText>
              </w:r>
            </w:del>
            <w:del w:id="6210" w:author="吴潇" w:date="2014-12-19T15:31:00Z">
              <w:r>
                <w:rPr>
                  <w:rFonts w:hint="eastAsia"/>
                  <w:szCs w:val="21"/>
                </w:rPr>
                <w:delText>子域名</w:delText>
              </w:r>
            </w:del>
            <w:del w:id="6211" w:author="吴潇" w:date="2014-12-19T15:31:00Z">
              <w:r>
                <w:rPr>
                  <w:szCs w:val="21"/>
                </w:rPr>
                <w:delText>1=</w:delText>
              </w:r>
            </w:del>
            <w:del w:id="6212" w:author="吴潇" w:date="2014-12-19T15:31:00Z">
              <w:r>
                <w:rPr>
                  <w:rFonts w:hint="eastAsia"/>
                  <w:szCs w:val="21"/>
                </w:rPr>
                <w:delText>值</w:delText>
              </w:r>
            </w:del>
            <w:del w:id="6213" w:author="吴潇" w:date="2014-12-19T15:31:00Z">
              <w:r>
                <w:rPr>
                  <w:szCs w:val="21"/>
                </w:rPr>
                <w:delText>&amp;</w:delText>
              </w:r>
            </w:del>
            <w:del w:id="6214" w:author="吴潇" w:date="2014-12-19T15:31:00Z">
              <w:r>
                <w:rPr>
                  <w:rFonts w:hint="eastAsia"/>
                  <w:szCs w:val="21"/>
                </w:rPr>
                <w:delText>子域名</w:delText>
              </w:r>
            </w:del>
            <w:del w:id="6215" w:author="吴潇" w:date="2014-12-19T15:31:00Z">
              <w:r>
                <w:rPr>
                  <w:szCs w:val="21"/>
                </w:rPr>
                <w:delText>2=</w:delText>
              </w:r>
            </w:del>
            <w:del w:id="6216" w:author="吴潇" w:date="2014-12-19T15:31:00Z">
              <w:r>
                <w:rPr>
                  <w:rFonts w:hint="eastAsia"/>
                  <w:szCs w:val="21"/>
                </w:rPr>
                <w:delText>值</w:delText>
              </w:r>
            </w:del>
            <w:del w:id="6217" w:author="吴潇" w:date="2014-12-19T15:31:00Z">
              <w:r>
                <w:rPr>
                  <w:szCs w:val="21"/>
                </w:rPr>
                <w:delText>&amp;</w:delText>
              </w:r>
            </w:del>
            <w:del w:id="6218" w:author="吴潇" w:date="2014-12-19T15:31:00Z">
              <w:r>
                <w:rPr>
                  <w:rFonts w:hint="eastAsia"/>
                  <w:szCs w:val="21"/>
                </w:rPr>
                <w:delText>子域名</w:delText>
              </w:r>
            </w:del>
            <w:del w:id="6219" w:author="吴潇" w:date="2014-12-19T15:31:00Z">
              <w:r>
                <w:rPr>
                  <w:szCs w:val="21"/>
                </w:rPr>
                <w:delText>3=</w:delText>
              </w:r>
            </w:del>
            <w:del w:id="6220" w:author="吴潇" w:date="2014-12-19T15:31:00Z">
              <w:r>
                <w:rPr>
                  <w:rFonts w:hint="eastAsia"/>
                  <w:szCs w:val="21"/>
                </w:rPr>
                <w:delText>值</w:delText>
              </w:r>
            </w:del>
            <w:del w:id="6221" w:author="吴潇" w:date="2014-12-19T15:31:00Z">
              <w:r>
                <w:rPr>
                  <w:szCs w:val="21"/>
                </w:rPr>
                <w:delText xml:space="preserve">} </w:delText>
              </w:r>
            </w:del>
            <w:del w:id="6222" w:author="吴潇" w:date="2014-12-19T15:31:00Z">
              <w:r>
                <w:rPr>
                  <w:rFonts w:hint="eastAsia"/>
                  <w:szCs w:val="21"/>
                </w:rPr>
                <w:delText>移动支付参考消费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1"/>
              </w:numPr>
              <w:tabs>
                <w:tab w:val="left" w:pos="360"/>
              </w:tabs>
              <w:ind w:firstLineChars="0"/>
              <w:jc w:val="center"/>
              <w:rPr>
                <w:bCs/>
                <w:sz w:val="22"/>
              </w:rPr>
            </w:pPr>
          </w:p>
        </w:tc>
        <w:tc>
          <w:tcPr>
            <w:tcW w:w="1849" w:type="dxa"/>
            <w:vAlign w:val="top"/>
          </w:tcPr>
          <w:p>
            <w:pPr>
              <w:numPr>
                <w:ilvl w:val="0"/>
                <w:numId w:val="0"/>
              </w:numPr>
              <w:jc w:val="center"/>
              <w:rPr>
                <w:rFonts w:ascii="楷体" w:hAnsi="楷体" w:cs="宋体"/>
                <w:szCs w:val="21"/>
              </w:rPr>
            </w:pPr>
            <w:r>
              <w:rPr>
                <w:rFonts w:hint="eastAsia" w:ascii="楷体" w:hAnsi="楷体"/>
                <w:szCs w:val="21"/>
              </w:rPr>
              <w:t>VPC交易信息域</w:t>
            </w:r>
          </w:p>
        </w:tc>
        <w:tc>
          <w:tcPr>
            <w:tcW w:w="2393" w:type="dxa"/>
            <w:vAlign w:val="top"/>
          </w:tcPr>
          <w:p>
            <w:pPr>
              <w:numPr>
                <w:ilvl w:val="0"/>
                <w:numId w:val="0"/>
              </w:numPr>
              <w:jc w:val="center"/>
              <w:rPr>
                <w:rFonts w:ascii="楷体" w:hAnsi="楷体" w:cs="宋体"/>
                <w:szCs w:val="21"/>
              </w:rPr>
            </w:pPr>
            <w:r>
              <w:rPr>
                <w:rFonts w:hint="eastAsia" w:ascii="楷体" w:hAnsi="楷体"/>
                <w:szCs w:val="21"/>
              </w:rPr>
              <w:t>vpcTransData</w:t>
            </w:r>
          </w:p>
        </w:tc>
        <w:tc>
          <w:tcPr>
            <w:tcW w:w="1493" w:type="dxa"/>
            <w:vAlign w:val="top"/>
          </w:tcPr>
          <w:p>
            <w:pPr>
              <w:numPr>
                <w:ilvl w:val="0"/>
                <w:numId w:val="0"/>
              </w:numPr>
              <w:jc w:val="center"/>
              <w:rPr>
                <w:rFonts w:ascii="楷体" w:hAnsi="楷体" w:cs="宋体"/>
                <w:szCs w:val="21"/>
              </w:rPr>
            </w:pPr>
            <w:r>
              <w:rPr>
                <w:rFonts w:hint="eastAsia" w:ascii="楷体" w:hAnsi="楷体"/>
                <w:szCs w:val="21"/>
              </w:rPr>
              <w:t>C</w:t>
            </w:r>
          </w:p>
        </w:tc>
        <w:tc>
          <w:tcPr>
            <w:tcW w:w="3097" w:type="dxa"/>
            <w:vAlign w:val="top"/>
          </w:tcPr>
          <w:p>
            <w:pPr>
              <w:numPr>
                <w:ilvl w:val="0"/>
                <w:numId w:val="0"/>
              </w:numPr>
              <w:outlineLvl w:val="4"/>
              <w:rPr>
                <w:rFonts w:ascii="Times New Roman" w:hAnsi="Times New Roman" w:eastAsia="宋体" w:cs="Times New Roman"/>
                <w:szCs w:val="21"/>
                <w:rPrChange w:id="6223" w:author="吴潇" w:date="2014-12-23T09:08:00Z">
                  <w:rPr>
                    <w:rFonts w:ascii="楷体" w:hAnsi="楷体" w:eastAsia="黑体" w:cs="宋体"/>
                    <w:szCs w:val="21"/>
                  </w:rPr>
                </w:rPrChange>
              </w:rPr>
            </w:pPr>
            <w:r>
              <w:rPr>
                <w:rFonts w:hint="eastAsia" w:ascii="Times New Roman" w:hAnsi="Times New Roman"/>
                <w:szCs w:val="21"/>
                <w:rPrChange w:id="6224" w:author="吴潇" w:date="2014-12-23T09:08:00Z">
                  <w:rPr>
                    <w:rFonts w:hint="eastAsia" w:ascii="楷体" w:hAnsi="楷体"/>
                    <w:szCs w:val="21"/>
                  </w:rPr>
                </w:rPrChange>
              </w:rPr>
              <w:t>渠道类型为语音支付时使用</w:t>
            </w:r>
            <w:r>
              <w:rPr>
                <w:rFonts w:ascii="Times New Roman" w:hAnsi="Times New Roman"/>
                <w:szCs w:val="21"/>
                <w:rPrChange w:id="6225" w:author="吴潇" w:date="2014-12-23T09:08:00Z">
                  <w:rPr>
                    <w:rFonts w:ascii="楷体" w:hAnsi="楷体"/>
                    <w:szCs w:val="21"/>
                  </w:rPr>
                </w:rPrChange>
              </w:rPr>
              <w:br/>
            </w:r>
            <w:r>
              <w:rPr>
                <w:rFonts w:hint="eastAsia" w:ascii="Times New Roman" w:hAnsi="Times New Roman"/>
                <w:szCs w:val="21"/>
                <w:rPrChange w:id="6226" w:author="吴潇" w:date="2014-12-23T09:08:00Z">
                  <w:rPr>
                    <w:rFonts w:hint="eastAsia" w:ascii="楷体" w:hAnsi="楷体"/>
                    <w:szCs w:val="21"/>
                  </w:rPr>
                </w:rPrChange>
              </w:rPr>
              <w:t>用法见</w:t>
            </w:r>
            <w:r>
              <w:rPr>
                <w:rFonts w:ascii="Times New Roman" w:hAnsi="Times New Roman"/>
                <w:szCs w:val="21"/>
                <w:rPrChange w:id="6227" w:author="吴潇" w:date="2014-12-23T09:08:00Z">
                  <w:rPr>
                    <w:rFonts w:ascii="楷体" w:hAnsi="楷体"/>
                    <w:szCs w:val="21"/>
                  </w:rPr>
                </w:rPrChange>
              </w:rPr>
              <w:t>VPC</w:t>
            </w:r>
            <w:r>
              <w:rPr>
                <w:rFonts w:hint="eastAsia" w:ascii="Times New Roman" w:hAnsi="Times New Roman"/>
                <w:szCs w:val="21"/>
                <w:rPrChange w:id="6228" w:author="吴潇" w:date="2014-12-23T09:08:00Z">
                  <w:rPr>
                    <w:rFonts w:hint="eastAsia" w:ascii="楷体" w:hAnsi="楷体"/>
                    <w:szCs w:val="21"/>
                  </w:rPr>
                </w:rPrChange>
              </w:rPr>
              <w:t>交易信息组合域子域用法</w:t>
            </w:r>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应答报文（同步应答）</w:t>
      </w:r>
    </w:p>
    <w:p>
      <w:pPr>
        <w:pStyle w:val="66"/>
        <w:ind w:firstLine="420"/>
      </w:pPr>
      <w:r>
        <w:rPr>
          <w:rFonts w:hint="eastAsia"/>
        </w:rPr>
        <w:t>同消费撤销类交易同步应答报文。</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808" w:type="dxa"/>
            <w:shd w:val="clear" w:color="auto" w:fill="BFBFBF"/>
            <w:vAlign w:val="top"/>
          </w:tcPr>
          <w:p>
            <w:pPr>
              <w:numPr>
                <w:ilvl w:val="0"/>
                <w:numId w:val="0"/>
              </w:numPr>
            </w:pPr>
            <w:r>
              <w:rPr>
                <w:rFonts w:hint="eastAsia"/>
              </w:rPr>
              <w:t>序号</w:t>
            </w:r>
          </w:p>
        </w:tc>
        <w:tc>
          <w:tcPr>
            <w:tcW w:w="1920" w:type="dxa"/>
            <w:shd w:val="clear" w:color="auto" w:fill="BFBFBF"/>
            <w:vAlign w:val="top"/>
          </w:tcPr>
          <w:p>
            <w:pPr>
              <w:numPr>
                <w:ilvl w:val="0"/>
                <w:numId w:val="0"/>
              </w:numPr>
            </w:pPr>
            <w:r>
              <w:rPr>
                <w:rFonts w:hint="eastAsia"/>
              </w:rPr>
              <w:t>域名</w:t>
            </w:r>
          </w:p>
        </w:tc>
        <w:tc>
          <w:tcPr>
            <w:tcW w:w="2115" w:type="dxa"/>
            <w:shd w:val="clear" w:color="auto" w:fill="BFBFBF"/>
            <w:vAlign w:val="top"/>
          </w:tcPr>
          <w:p>
            <w:pPr>
              <w:numPr>
                <w:ilvl w:val="0"/>
                <w:numId w:val="0"/>
              </w:numPr>
            </w:pPr>
            <w:r>
              <w:rPr>
                <w:rFonts w:hint="eastAsia"/>
              </w:rPr>
              <w:t>变量名</w:t>
            </w:r>
          </w:p>
        </w:tc>
        <w:tc>
          <w:tcPr>
            <w:tcW w:w="1564" w:type="dxa"/>
            <w:shd w:val="clear" w:color="auto" w:fill="BFBFBF"/>
            <w:vAlign w:val="top"/>
          </w:tcPr>
          <w:p>
            <w:pPr>
              <w:numPr>
                <w:ilvl w:val="0"/>
                <w:numId w:val="0"/>
              </w:numPr>
            </w:pPr>
            <w:r>
              <w:rPr>
                <w:rFonts w:hint="eastAsia"/>
              </w:rPr>
              <w:t>出现要求</w:t>
            </w:r>
          </w:p>
        </w:tc>
        <w:tc>
          <w:tcPr>
            <w:tcW w:w="3164" w:type="dxa"/>
            <w:shd w:val="clear" w:color="auto" w:fill="BFBFBF"/>
            <w:vAlign w:val="top"/>
          </w:tcPr>
          <w:p>
            <w:pPr>
              <w:numPr>
                <w:ilvl w:val="0"/>
                <w:numId w:val="0"/>
              </w:num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版本号</w:t>
            </w:r>
          </w:p>
        </w:tc>
        <w:tc>
          <w:tcPr>
            <w:tcW w:w="2115" w:type="dxa"/>
            <w:vAlign w:val="center"/>
          </w:tcPr>
          <w:p>
            <w:pPr>
              <w:numPr>
                <w:ilvl w:val="0"/>
                <w:numId w:val="0"/>
              </w:numPr>
              <w:jc w:val="center"/>
            </w:pPr>
            <w:r>
              <w:t>version</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编码方式</w:t>
            </w:r>
          </w:p>
        </w:tc>
        <w:tc>
          <w:tcPr>
            <w:tcW w:w="2115" w:type="dxa"/>
            <w:vAlign w:val="center"/>
          </w:tcPr>
          <w:p>
            <w:pPr>
              <w:numPr>
                <w:ilvl w:val="0"/>
                <w:numId w:val="0"/>
              </w:numPr>
              <w:jc w:val="center"/>
            </w:pPr>
            <w:r>
              <w:t>encoding</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证书</w:t>
            </w:r>
            <w:r>
              <w:t>ID</w:t>
            </w:r>
          </w:p>
        </w:tc>
        <w:tc>
          <w:tcPr>
            <w:tcW w:w="2115" w:type="dxa"/>
            <w:vAlign w:val="center"/>
          </w:tcPr>
          <w:p>
            <w:pPr>
              <w:numPr>
                <w:ilvl w:val="0"/>
                <w:numId w:val="0"/>
              </w:numPr>
              <w:jc w:val="center"/>
            </w:pPr>
            <w:r>
              <w:t>certId</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w:t>
            </w:r>
          </w:p>
        </w:tc>
        <w:tc>
          <w:tcPr>
            <w:tcW w:w="2115" w:type="dxa"/>
            <w:vAlign w:val="center"/>
          </w:tcPr>
          <w:p>
            <w:pPr>
              <w:numPr>
                <w:ilvl w:val="0"/>
                <w:numId w:val="0"/>
              </w:numPr>
              <w:jc w:val="center"/>
            </w:pPr>
            <w:r>
              <w:t>signature</w:t>
            </w:r>
          </w:p>
        </w:tc>
        <w:tc>
          <w:tcPr>
            <w:tcW w:w="1564" w:type="dxa"/>
            <w:vAlign w:val="center"/>
          </w:tcPr>
          <w:p>
            <w:pPr>
              <w:numPr>
                <w:ilvl w:val="0"/>
                <w:numId w:val="0"/>
              </w:numPr>
              <w:jc w:val="center"/>
            </w:pPr>
            <w: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签名方法</w:t>
            </w:r>
          </w:p>
        </w:tc>
        <w:tc>
          <w:tcPr>
            <w:tcW w:w="2115" w:type="dxa"/>
            <w:vAlign w:val="center"/>
          </w:tcPr>
          <w:p>
            <w:pPr>
              <w:numPr>
                <w:ilvl w:val="0"/>
                <w:numId w:val="0"/>
              </w:numPr>
              <w:jc w:val="center"/>
            </w:pPr>
            <w:r>
              <w:t>signMethod</w:t>
            </w:r>
          </w:p>
        </w:tc>
        <w:tc>
          <w:tcPr>
            <w:tcW w:w="1564" w:type="dxa"/>
            <w:vAlign w:val="center"/>
          </w:tcPr>
          <w:p>
            <w:pPr>
              <w:numPr>
                <w:ilvl w:val="0"/>
                <w:numId w:val="0"/>
              </w:numPr>
              <w:jc w:val="center"/>
            </w:pPr>
            <w:r>
              <w:rPr>
                <w:rFonts w:hint="eastAsia"/>
              </w:rPr>
              <w:t>M</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交易类型</w:t>
            </w:r>
          </w:p>
        </w:tc>
        <w:tc>
          <w:tcPr>
            <w:tcW w:w="2115" w:type="dxa"/>
            <w:vAlign w:val="center"/>
          </w:tcPr>
          <w:p>
            <w:pPr>
              <w:numPr>
                <w:ilvl w:val="0"/>
                <w:numId w:val="0"/>
              </w:numPr>
              <w:jc w:val="center"/>
            </w:pPr>
            <w:r>
              <w:t>txnType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交易子类</w:t>
            </w:r>
          </w:p>
        </w:tc>
        <w:tc>
          <w:tcPr>
            <w:tcW w:w="2115" w:type="dxa"/>
            <w:vAlign w:val="center"/>
          </w:tcPr>
          <w:p>
            <w:pPr>
              <w:numPr>
                <w:ilvl w:val="0"/>
                <w:numId w:val="0"/>
              </w:numPr>
              <w:jc w:val="center"/>
            </w:pPr>
            <w:r>
              <w:t>txnSubType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产品类型</w:t>
            </w:r>
          </w:p>
        </w:tc>
        <w:tc>
          <w:tcPr>
            <w:tcW w:w="2115" w:type="dxa"/>
            <w:vAlign w:val="center"/>
          </w:tcPr>
          <w:p>
            <w:pPr>
              <w:numPr>
                <w:ilvl w:val="0"/>
                <w:numId w:val="0"/>
              </w:numPr>
              <w:jc w:val="center"/>
            </w:pPr>
            <w:r>
              <w:t>bizType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接入类型</w:t>
            </w:r>
          </w:p>
        </w:tc>
        <w:tc>
          <w:tcPr>
            <w:tcW w:w="2115" w:type="dxa"/>
            <w:vAlign w:val="center"/>
          </w:tcPr>
          <w:p>
            <w:pPr>
              <w:numPr>
                <w:ilvl w:val="0"/>
                <w:numId w:val="0"/>
              </w:numPr>
              <w:jc w:val="center"/>
            </w:pPr>
            <w:r>
              <w:t>accessType</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229" w:author="齐宁" w:date="2014-09-28T19:25:00Z"/>
        </w:trPr>
        <w:tc>
          <w:tcPr>
            <w:tcW w:w="808" w:type="dxa"/>
            <w:vAlign w:val="center"/>
          </w:tcPr>
          <w:p>
            <w:pPr>
              <w:pStyle w:val="120"/>
              <w:numPr>
                <w:ilvl w:val="0"/>
                <w:numId w:val="62"/>
              </w:numPr>
              <w:tabs>
                <w:tab w:val="left" w:pos="360"/>
              </w:tabs>
              <w:ind w:firstLineChars="0"/>
              <w:jc w:val="center"/>
              <w:rPr>
                <w:del w:id="6230" w:author="齐宁" w:date="2014-09-28T19:25:00Z"/>
                <w:bCs/>
                <w:sz w:val="22"/>
              </w:rPr>
            </w:pPr>
          </w:p>
        </w:tc>
        <w:tc>
          <w:tcPr>
            <w:tcW w:w="1920" w:type="dxa"/>
            <w:vAlign w:val="center"/>
          </w:tcPr>
          <w:p>
            <w:pPr>
              <w:numPr>
                <w:ilvl w:val="0"/>
                <w:numId w:val="0"/>
              </w:numPr>
              <w:jc w:val="center"/>
              <w:rPr>
                <w:del w:id="6231" w:author="齐宁" w:date="2014-09-28T19:25:00Z"/>
              </w:rPr>
            </w:pPr>
            <w:del w:id="6232" w:author="齐宁" w:date="2014-09-28T19:25:00Z">
              <w:r>
                <w:rPr>
                  <w:rFonts w:hint="eastAsia"/>
                </w:rPr>
                <w:delText>收单机构代码</w:delText>
              </w:r>
            </w:del>
          </w:p>
        </w:tc>
        <w:tc>
          <w:tcPr>
            <w:tcW w:w="2115" w:type="dxa"/>
            <w:vAlign w:val="center"/>
          </w:tcPr>
          <w:p>
            <w:pPr>
              <w:numPr>
                <w:ilvl w:val="0"/>
                <w:numId w:val="0"/>
              </w:numPr>
              <w:jc w:val="center"/>
              <w:rPr>
                <w:del w:id="6233" w:author="齐宁" w:date="2014-09-28T19:25:00Z"/>
              </w:rPr>
            </w:pPr>
            <w:del w:id="6234" w:author="齐宁" w:date="2014-09-28T19:25:00Z">
              <w:r>
                <w:rPr/>
                <w:delText>acqInsCode</w:delText>
              </w:r>
            </w:del>
          </w:p>
        </w:tc>
        <w:tc>
          <w:tcPr>
            <w:tcW w:w="1564" w:type="dxa"/>
            <w:vAlign w:val="center"/>
          </w:tcPr>
          <w:p>
            <w:pPr>
              <w:numPr>
                <w:ilvl w:val="0"/>
                <w:numId w:val="0"/>
              </w:numPr>
              <w:jc w:val="center"/>
              <w:rPr>
                <w:del w:id="6235" w:author="齐宁" w:date="2014-09-28T19:25:00Z"/>
              </w:rPr>
            </w:pPr>
            <w:del w:id="6236" w:author="齐宁" w:date="2014-09-28T19:25:00Z">
              <w:r>
                <w:rPr/>
                <w:delText>R</w:delText>
              </w:r>
            </w:del>
          </w:p>
        </w:tc>
        <w:tc>
          <w:tcPr>
            <w:tcW w:w="3164" w:type="dxa"/>
            <w:vAlign w:val="center"/>
          </w:tcPr>
          <w:p>
            <w:pPr>
              <w:numPr>
                <w:ilvl w:val="0"/>
                <w:numId w:val="0"/>
              </w:numPr>
              <w:rPr>
                <w:del w:id="6237" w:author="齐宁" w:date="2014-09-28T19:25: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商户代码</w:t>
            </w:r>
          </w:p>
        </w:tc>
        <w:tc>
          <w:tcPr>
            <w:tcW w:w="2115" w:type="dxa"/>
            <w:vAlign w:val="center"/>
          </w:tcPr>
          <w:p>
            <w:pPr>
              <w:numPr>
                <w:ilvl w:val="0"/>
                <w:numId w:val="0"/>
              </w:numPr>
              <w:jc w:val="center"/>
            </w:pPr>
            <w:r>
              <w:t>merId</w:t>
            </w:r>
          </w:p>
        </w:tc>
        <w:tc>
          <w:tcPr>
            <w:tcW w:w="1564" w:type="dxa"/>
            <w:vAlign w:val="center"/>
          </w:tcPr>
          <w:p>
            <w:pPr>
              <w:numPr>
                <w:ilvl w:val="0"/>
                <w:numId w:val="0"/>
              </w:numPr>
              <w:jc w:val="center"/>
            </w:pPr>
            <w:r>
              <w:t>R</w:t>
            </w:r>
          </w:p>
        </w:tc>
        <w:tc>
          <w:tcPr>
            <w:tcW w:w="3164" w:type="dxa"/>
            <w:vAlign w:val="center"/>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商户订单号</w:t>
            </w:r>
          </w:p>
        </w:tc>
        <w:tc>
          <w:tcPr>
            <w:tcW w:w="2115" w:type="dxa"/>
            <w:vAlign w:val="center"/>
          </w:tcPr>
          <w:p>
            <w:pPr>
              <w:numPr>
                <w:ilvl w:val="0"/>
                <w:numId w:val="0"/>
              </w:numPr>
              <w:jc w:val="center"/>
            </w:pPr>
            <w:r>
              <w:t>orderId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原始交易流水号</w:t>
            </w:r>
          </w:p>
        </w:tc>
        <w:tc>
          <w:tcPr>
            <w:tcW w:w="2115" w:type="dxa"/>
            <w:vAlign w:val="center"/>
          </w:tcPr>
          <w:p>
            <w:pPr>
              <w:numPr>
                <w:ilvl w:val="0"/>
                <w:numId w:val="0"/>
              </w:numPr>
              <w:jc w:val="center"/>
            </w:pPr>
            <w:r>
              <w:t>origQryId</w:t>
            </w:r>
          </w:p>
        </w:tc>
        <w:tc>
          <w:tcPr>
            <w:tcW w:w="1564" w:type="dxa"/>
            <w:vAlign w:val="center"/>
          </w:tcPr>
          <w:p>
            <w:pPr>
              <w:numPr>
                <w:ilvl w:val="0"/>
                <w:numId w:val="0"/>
              </w:numPr>
              <w:jc w:val="center"/>
            </w:pPr>
            <w:r>
              <w:t>R</w:t>
            </w:r>
          </w:p>
        </w:tc>
        <w:tc>
          <w:tcPr>
            <w:tcW w:w="3164" w:type="dxa"/>
            <w:vAlign w:val="center"/>
          </w:tcPr>
          <w:p>
            <w:pPr>
              <w:numPr>
                <w:ilvl w:val="0"/>
                <w:numId w:val="0"/>
              </w:numPr>
            </w:pPr>
            <w:r>
              <w:rPr>
                <w:rFonts w:hint="eastAsia"/>
              </w:rPr>
              <w:t>原始</w:t>
            </w:r>
            <w:del w:id="6238" w:author="齐宁" w:date="2014-09-28T19:37:00Z">
              <w:r>
                <w:rPr>
                  <w:rFonts w:hint="eastAsia"/>
                </w:rPr>
                <w:delText>消费</w:delText>
              </w:r>
            </w:del>
            <w:ins w:id="6239" w:author="齐宁" w:date="2014-09-28T19:38:00Z">
              <w:r>
                <w:rPr>
                  <w:rFonts w:hint="eastAsia"/>
                </w:rPr>
                <w:t>预授权完成</w:t>
              </w:r>
            </w:ins>
            <w:r>
              <w:rPr>
                <w:rFonts w:hint="eastAsia"/>
              </w:rPr>
              <w:t>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订单发送时间</w:t>
            </w:r>
          </w:p>
        </w:tc>
        <w:tc>
          <w:tcPr>
            <w:tcW w:w="2115" w:type="dxa"/>
            <w:vAlign w:val="center"/>
          </w:tcPr>
          <w:p>
            <w:pPr>
              <w:numPr>
                <w:ilvl w:val="0"/>
                <w:numId w:val="0"/>
              </w:numPr>
              <w:jc w:val="center"/>
            </w:pPr>
            <w:r>
              <w:t>txnTime</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交易金额</w:t>
            </w:r>
          </w:p>
        </w:tc>
        <w:tc>
          <w:tcPr>
            <w:tcW w:w="2115" w:type="dxa"/>
            <w:vAlign w:val="center"/>
          </w:tcPr>
          <w:p>
            <w:pPr>
              <w:numPr>
                <w:ilvl w:val="0"/>
                <w:numId w:val="0"/>
              </w:numPr>
              <w:jc w:val="center"/>
            </w:pPr>
            <w:r>
              <w:t>txnAmt</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请求方保留域</w:t>
            </w:r>
          </w:p>
        </w:tc>
        <w:tc>
          <w:tcPr>
            <w:tcW w:w="2115" w:type="dxa"/>
            <w:vAlign w:val="center"/>
          </w:tcPr>
          <w:p>
            <w:pPr>
              <w:numPr>
                <w:ilvl w:val="0"/>
                <w:numId w:val="0"/>
              </w:numPr>
              <w:jc w:val="center"/>
            </w:pPr>
            <w:r>
              <w:t>reqReserved</w:t>
            </w:r>
          </w:p>
        </w:tc>
        <w:tc>
          <w:tcPr>
            <w:tcW w:w="1564" w:type="dxa"/>
            <w:vAlign w:val="center"/>
          </w:tcPr>
          <w:p>
            <w:pPr>
              <w:numPr>
                <w:ilvl w:val="0"/>
                <w:numId w:val="0"/>
              </w:numPr>
              <w:jc w:val="center"/>
            </w:pPr>
            <w:r>
              <w:t>R</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保留域</w:t>
            </w:r>
          </w:p>
        </w:tc>
        <w:tc>
          <w:tcPr>
            <w:tcW w:w="2115" w:type="dxa"/>
            <w:vAlign w:val="center"/>
          </w:tcPr>
          <w:p>
            <w:pPr>
              <w:numPr>
                <w:ilvl w:val="0"/>
                <w:numId w:val="0"/>
              </w:numPr>
              <w:jc w:val="center"/>
            </w:pPr>
            <w:r>
              <w:t>reserved</w:t>
            </w:r>
          </w:p>
        </w:tc>
        <w:tc>
          <w:tcPr>
            <w:tcW w:w="1564" w:type="dxa"/>
            <w:vAlign w:val="center"/>
          </w:tcPr>
          <w:p>
            <w:pPr>
              <w:numPr>
                <w:ilvl w:val="0"/>
                <w:numId w:val="0"/>
              </w:numPr>
              <w:jc w:val="center"/>
            </w:pPr>
            <w:r>
              <w:t>O</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银联交易流水号</w:t>
            </w:r>
          </w:p>
        </w:tc>
        <w:tc>
          <w:tcPr>
            <w:tcW w:w="2115" w:type="dxa"/>
            <w:vAlign w:val="center"/>
          </w:tcPr>
          <w:p>
            <w:pPr>
              <w:numPr>
                <w:ilvl w:val="0"/>
                <w:numId w:val="0"/>
              </w:numPr>
              <w:jc w:val="center"/>
            </w:pPr>
            <w:r>
              <w:t>queryId</w:t>
            </w:r>
          </w:p>
        </w:tc>
        <w:tc>
          <w:tcPr>
            <w:tcW w:w="1564" w:type="dxa"/>
            <w:vAlign w:val="center"/>
          </w:tcPr>
          <w:p>
            <w:pPr>
              <w:numPr>
                <w:ilvl w:val="0"/>
                <w:numId w:val="0"/>
              </w:numPr>
              <w:jc w:val="center"/>
            </w:pPr>
            <w:r>
              <w:t>M</w:t>
            </w:r>
          </w:p>
        </w:tc>
        <w:tc>
          <w:tcPr>
            <w:tcW w:w="3164" w:type="dxa"/>
            <w:vAlign w:val="center"/>
          </w:tcPr>
          <w:p>
            <w:pPr>
              <w:numPr>
                <w:ilvl w:val="0"/>
                <w:numId w:val="0"/>
              </w:numPr>
              <w:tabs>
                <w:tab w:val="left" w:pos="360"/>
                <w:tab w:val="left" w:pos="784"/>
              </w:tabs>
              <w:outlineLvl w:val="4"/>
              <w:rPr>
                <w:rFonts w:eastAsia="黑体"/>
              </w:rPr>
              <w:pPrChange w:id="6240" w:author="吴潇" w:date="2014-12-23T09:08:00Z">
                <w:pPr>
                  <w:numPr>
                    <w:ilvl w:val="0"/>
                    <w:numId w:val="0"/>
                  </w:numPr>
                  <w:tabs>
                    <w:tab w:val="clear" w:pos="360"/>
                    <w:tab w:val="clear" w:pos="784"/>
                  </w:tabs>
                  <w:outlineLvl w:val="4"/>
                </w:pPr>
              </w:pPrChange>
            </w:pPr>
            <w:del w:id="6241" w:author="齐宁" w:date="2014-09-28T19:38:00Z">
              <w:r>
                <w:rPr>
                  <w:rFonts w:hint="eastAsia"/>
                </w:rPr>
                <w:delText>消费</w:delText>
              </w:r>
            </w:del>
            <w:ins w:id="6242" w:author="齐宁" w:date="2014-09-28T19:38:00Z">
              <w:r>
                <w:rPr>
                  <w:rFonts w:hint="eastAsia"/>
                </w:rPr>
                <w:t>预授权完成</w:t>
              </w:r>
            </w:ins>
            <w:r>
              <w:rPr>
                <w:rFonts w:hint="eastAsia"/>
              </w:rPr>
              <w:t>撤销交易的交易流水号</w:t>
            </w:r>
            <w:del w:id="6243" w:author="吴潇" w:date="2014-12-23T09:08:00Z">
              <w:r>
                <w:rPr/>
                <w:delText xml:space="preserve"> </w:delText>
              </w:r>
            </w:del>
            <w:ins w:id="6244" w:author="吴潇" w:date="2014-12-23T09:08:00Z">
              <w:r>
                <w:rPr>
                  <w:rFonts w:hint="eastAsia"/>
                </w:rPr>
                <w:t>，</w:t>
              </w:r>
            </w:ins>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center"/>
          </w:tcPr>
          <w:p>
            <w:pPr>
              <w:numPr>
                <w:ilvl w:val="0"/>
                <w:numId w:val="0"/>
              </w:numPr>
              <w:jc w:val="center"/>
            </w:pPr>
            <w:r>
              <w:rPr>
                <w:rFonts w:hint="eastAsia"/>
              </w:rPr>
              <w:t>响应码</w:t>
            </w:r>
          </w:p>
        </w:tc>
        <w:tc>
          <w:tcPr>
            <w:tcW w:w="2115" w:type="dxa"/>
            <w:vAlign w:val="center"/>
          </w:tcPr>
          <w:p>
            <w:pPr>
              <w:numPr>
                <w:ilvl w:val="0"/>
                <w:numId w:val="0"/>
              </w:numPr>
              <w:jc w:val="center"/>
            </w:pPr>
            <w:r>
              <w:t>respCode</w:t>
            </w:r>
          </w:p>
        </w:tc>
        <w:tc>
          <w:tcPr>
            <w:tcW w:w="1564" w:type="dxa"/>
            <w:vAlign w:val="center"/>
          </w:tcPr>
          <w:p>
            <w:pPr>
              <w:numPr>
                <w:ilvl w:val="0"/>
                <w:numId w:val="0"/>
              </w:numPr>
              <w:jc w:val="center"/>
            </w:pPr>
            <w:r>
              <w:t>M</w:t>
            </w:r>
          </w:p>
        </w:tc>
        <w:tc>
          <w:tcPr>
            <w:tcW w:w="3164" w:type="dxa"/>
            <w:vAlign w:val="center"/>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08" w:type="dxa"/>
            <w:vAlign w:val="center"/>
          </w:tcPr>
          <w:p>
            <w:pPr>
              <w:pStyle w:val="120"/>
              <w:numPr>
                <w:ilvl w:val="0"/>
                <w:numId w:val="62"/>
              </w:numPr>
              <w:tabs>
                <w:tab w:val="left" w:pos="360"/>
              </w:tabs>
              <w:ind w:firstLineChars="0"/>
              <w:jc w:val="center"/>
              <w:rPr>
                <w:bCs/>
                <w:sz w:val="22"/>
              </w:rPr>
            </w:pPr>
          </w:p>
        </w:tc>
        <w:tc>
          <w:tcPr>
            <w:tcW w:w="1920" w:type="dxa"/>
            <w:vAlign w:val="top"/>
          </w:tcPr>
          <w:p>
            <w:pPr>
              <w:numPr>
                <w:ilvl w:val="0"/>
                <w:numId w:val="0"/>
              </w:numPr>
              <w:jc w:val="center"/>
            </w:pPr>
            <w:r>
              <w:rPr>
                <w:rFonts w:hint="eastAsia"/>
              </w:rPr>
              <w:t>应答信息</w:t>
            </w:r>
          </w:p>
        </w:tc>
        <w:tc>
          <w:tcPr>
            <w:tcW w:w="2115" w:type="dxa"/>
            <w:vAlign w:val="top"/>
          </w:tcPr>
          <w:p>
            <w:pPr>
              <w:numPr>
                <w:ilvl w:val="0"/>
                <w:numId w:val="0"/>
              </w:numPr>
              <w:jc w:val="center"/>
            </w:pPr>
            <w:r>
              <w:t>respMsg</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bl>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商户通知（异步应答）</w:t>
      </w:r>
    </w:p>
    <w:p>
      <w:pPr>
        <w:pStyle w:val="66"/>
        <w:ind w:firstLine="420"/>
      </w:pPr>
      <w:r>
        <w:rPr>
          <w:rFonts w:hint="eastAsia"/>
        </w:rPr>
        <w:t>同消费撤销类交易异步应答报文。</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08"/>
        <w:gridCol w:w="1920"/>
        <w:gridCol w:w="2115"/>
        <w:gridCol w:w="1564"/>
        <w:gridCol w:w="3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shd w:val="clear" w:color="auto" w:fill="BFBFBF"/>
            <w:vAlign w:val="top"/>
          </w:tcPr>
          <w:p>
            <w:pPr>
              <w:numPr>
                <w:ilvl w:val="0"/>
                <w:numId w:val="0"/>
              </w:numPr>
              <w:jc w:val="center"/>
            </w:pPr>
            <w:r>
              <w:rPr>
                <w:rFonts w:hint="eastAsia"/>
              </w:rPr>
              <w:t>序号</w:t>
            </w:r>
          </w:p>
        </w:tc>
        <w:tc>
          <w:tcPr>
            <w:tcW w:w="1920" w:type="dxa"/>
            <w:shd w:val="clear" w:color="auto" w:fill="BFBFBF"/>
            <w:vAlign w:val="top"/>
          </w:tcPr>
          <w:p>
            <w:pPr>
              <w:numPr>
                <w:ilvl w:val="0"/>
                <w:numId w:val="0"/>
              </w:numPr>
              <w:jc w:val="center"/>
            </w:pPr>
            <w:r>
              <w:rPr>
                <w:rFonts w:hint="eastAsia"/>
              </w:rPr>
              <w:t>域名</w:t>
            </w:r>
          </w:p>
        </w:tc>
        <w:tc>
          <w:tcPr>
            <w:tcW w:w="2115" w:type="dxa"/>
            <w:shd w:val="clear" w:color="auto" w:fill="BFBFBF"/>
            <w:vAlign w:val="top"/>
          </w:tcPr>
          <w:p>
            <w:pPr>
              <w:numPr>
                <w:ilvl w:val="0"/>
                <w:numId w:val="0"/>
              </w:numPr>
              <w:jc w:val="center"/>
            </w:pPr>
            <w:r>
              <w:rPr>
                <w:rFonts w:hint="eastAsia"/>
              </w:rPr>
              <w:t>变量名</w:t>
            </w:r>
          </w:p>
        </w:tc>
        <w:tc>
          <w:tcPr>
            <w:tcW w:w="1564" w:type="dxa"/>
            <w:shd w:val="clear" w:color="auto" w:fill="BFBFBF"/>
            <w:vAlign w:val="top"/>
          </w:tcPr>
          <w:p>
            <w:pPr>
              <w:numPr>
                <w:ilvl w:val="0"/>
                <w:numId w:val="0"/>
              </w:numPr>
              <w:jc w:val="center"/>
            </w:pPr>
            <w:r>
              <w:rPr>
                <w:rFonts w:hint="eastAsia"/>
              </w:rPr>
              <w:t>出现要求</w:t>
            </w:r>
          </w:p>
        </w:tc>
        <w:tc>
          <w:tcPr>
            <w:tcW w:w="3164"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版本号</w:t>
            </w:r>
          </w:p>
        </w:tc>
        <w:tc>
          <w:tcPr>
            <w:tcW w:w="2115" w:type="dxa"/>
            <w:vAlign w:val="top"/>
          </w:tcPr>
          <w:p>
            <w:pPr>
              <w:numPr>
                <w:ilvl w:val="0"/>
                <w:numId w:val="0"/>
              </w:numPr>
              <w:jc w:val="center"/>
            </w:pPr>
            <w:r>
              <w:t>version</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编码方式</w:t>
            </w:r>
          </w:p>
        </w:tc>
        <w:tc>
          <w:tcPr>
            <w:tcW w:w="2115" w:type="dxa"/>
            <w:vAlign w:val="top"/>
          </w:tcPr>
          <w:p>
            <w:pPr>
              <w:numPr>
                <w:ilvl w:val="0"/>
                <w:numId w:val="0"/>
              </w:numPr>
              <w:jc w:val="center"/>
            </w:pPr>
            <w:r>
              <w:t>encoding</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证书</w:t>
            </w:r>
            <w:r>
              <w:t>ID</w:t>
            </w:r>
          </w:p>
        </w:tc>
        <w:tc>
          <w:tcPr>
            <w:tcW w:w="2115" w:type="dxa"/>
            <w:vAlign w:val="top"/>
          </w:tcPr>
          <w:p>
            <w:pPr>
              <w:numPr>
                <w:ilvl w:val="0"/>
                <w:numId w:val="0"/>
              </w:numPr>
              <w:jc w:val="center"/>
            </w:pPr>
            <w:r>
              <w:t>certId</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w:t>
            </w:r>
          </w:p>
        </w:tc>
        <w:tc>
          <w:tcPr>
            <w:tcW w:w="2115" w:type="dxa"/>
            <w:vAlign w:val="top"/>
          </w:tcPr>
          <w:p>
            <w:pPr>
              <w:numPr>
                <w:ilvl w:val="0"/>
                <w:numId w:val="0"/>
              </w:numPr>
              <w:jc w:val="center"/>
            </w:pPr>
            <w:r>
              <w:t>signature</w:t>
            </w:r>
          </w:p>
        </w:tc>
        <w:tc>
          <w:tcPr>
            <w:tcW w:w="1564" w:type="dxa"/>
            <w:vAlign w:val="top"/>
          </w:tcPr>
          <w:p>
            <w:pPr>
              <w:numPr>
                <w:ilvl w:val="0"/>
                <w:numId w:val="0"/>
              </w:numPr>
              <w:jc w:val="center"/>
            </w:pPr>
            <w: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签名方法</w:t>
            </w:r>
          </w:p>
        </w:tc>
        <w:tc>
          <w:tcPr>
            <w:tcW w:w="2115" w:type="dxa"/>
            <w:vAlign w:val="top"/>
          </w:tcPr>
          <w:p>
            <w:pPr>
              <w:numPr>
                <w:ilvl w:val="0"/>
                <w:numId w:val="0"/>
              </w:numPr>
              <w:jc w:val="center"/>
            </w:pPr>
            <w:r>
              <w:t>signMethod</w:t>
            </w:r>
          </w:p>
        </w:tc>
        <w:tc>
          <w:tcPr>
            <w:tcW w:w="1564" w:type="dxa"/>
            <w:vAlign w:val="top"/>
          </w:tcPr>
          <w:p>
            <w:pPr>
              <w:numPr>
                <w:ilvl w:val="0"/>
                <w:numId w:val="0"/>
              </w:numPr>
              <w:jc w:val="center"/>
            </w:pPr>
            <w:r>
              <w:rPr>
                <w:rFonts w:hint="eastAsia"/>
              </w:rPr>
              <w:t>M</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交易类型</w:t>
            </w:r>
          </w:p>
        </w:tc>
        <w:tc>
          <w:tcPr>
            <w:tcW w:w="2115" w:type="dxa"/>
            <w:vAlign w:val="top"/>
          </w:tcPr>
          <w:p>
            <w:pPr>
              <w:numPr>
                <w:ilvl w:val="0"/>
                <w:numId w:val="0"/>
              </w:numPr>
              <w:jc w:val="center"/>
            </w:pPr>
            <w:r>
              <w:t>txnType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交易子类</w:t>
            </w:r>
          </w:p>
        </w:tc>
        <w:tc>
          <w:tcPr>
            <w:tcW w:w="2115" w:type="dxa"/>
            <w:vAlign w:val="top"/>
          </w:tcPr>
          <w:p>
            <w:pPr>
              <w:numPr>
                <w:ilvl w:val="0"/>
                <w:numId w:val="0"/>
              </w:numPr>
              <w:jc w:val="center"/>
            </w:pPr>
            <w:r>
              <w:t>txnSubType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产品类型</w:t>
            </w:r>
          </w:p>
        </w:tc>
        <w:tc>
          <w:tcPr>
            <w:tcW w:w="2115" w:type="dxa"/>
            <w:vAlign w:val="top"/>
          </w:tcPr>
          <w:p>
            <w:pPr>
              <w:numPr>
                <w:ilvl w:val="0"/>
                <w:numId w:val="0"/>
              </w:numPr>
              <w:jc w:val="center"/>
            </w:pPr>
            <w:r>
              <w:t>bizType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接入类型</w:t>
            </w:r>
          </w:p>
        </w:tc>
        <w:tc>
          <w:tcPr>
            <w:tcW w:w="2115" w:type="dxa"/>
            <w:vAlign w:val="top"/>
          </w:tcPr>
          <w:p>
            <w:pPr>
              <w:numPr>
                <w:ilvl w:val="0"/>
                <w:numId w:val="0"/>
              </w:numPr>
              <w:jc w:val="center"/>
            </w:pPr>
            <w:r>
              <w:t>accessType</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6245" w:author="齐宁" w:date="2014-09-28T19:25:00Z"/>
        </w:trPr>
        <w:tc>
          <w:tcPr>
            <w:tcW w:w="808" w:type="dxa"/>
            <w:vAlign w:val="top"/>
          </w:tcPr>
          <w:p>
            <w:pPr>
              <w:pStyle w:val="120"/>
              <w:numPr>
                <w:ilvl w:val="0"/>
                <w:numId w:val="63"/>
              </w:numPr>
              <w:tabs>
                <w:tab w:val="left" w:pos="360"/>
              </w:tabs>
              <w:ind w:firstLineChars="0"/>
              <w:jc w:val="center"/>
              <w:rPr>
                <w:del w:id="6246" w:author="齐宁" w:date="2014-09-28T19:25:00Z"/>
                <w:bCs/>
                <w:sz w:val="22"/>
              </w:rPr>
            </w:pPr>
          </w:p>
        </w:tc>
        <w:tc>
          <w:tcPr>
            <w:tcW w:w="1920" w:type="dxa"/>
            <w:vAlign w:val="top"/>
          </w:tcPr>
          <w:p>
            <w:pPr>
              <w:numPr>
                <w:ilvl w:val="0"/>
                <w:numId w:val="0"/>
              </w:numPr>
              <w:jc w:val="center"/>
              <w:rPr>
                <w:del w:id="6247" w:author="齐宁" w:date="2014-09-28T19:25:00Z"/>
              </w:rPr>
            </w:pPr>
            <w:del w:id="6248" w:author="齐宁" w:date="2014-09-28T19:25:00Z">
              <w:r>
                <w:rPr>
                  <w:rFonts w:hint="eastAsia"/>
                </w:rPr>
                <w:delText>收单机构代码</w:delText>
              </w:r>
            </w:del>
          </w:p>
        </w:tc>
        <w:tc>
          <w:tcPr>
            <w:tcW w:w="2115" w:type="dxa"/>
            <w:vAlign w:val="top"/>
          </w:tcPr>
          <w:p>
            <w:pPr>
              <w:numPr>
                <w:ilvl w:val="0"/>
                <w:numId w:val="0"/>
              </w:numPr>
              <w:jc w:val="center"/>
              <w:rPr>
                <w:del w:id="6249" w:author="齐宁" w:date="2014-09-28T19:25:00Z"/>
              </w:rPr>
            </w:pPr>
            <w:del w:id="6250" w:author="齐宁" w:date="2014-09-28T19:25:00Z">
              <w:r>
                <w:rPr/>
                <w:delText>acqInsCode</w:delText>
              </w:r>
            </w:del>
          </w:p>
        </w:tc>
        <w:tc>
          <w:tcPr>
            <w:tcW w:w="1564" w:type="dxa"/>
            <w:vAlign w:val="top"/>
          </w:tcPr>
          <w:p>
            <w:pPr>
              <w:numPr>
                <w:ilvl w:val="0"/>
                <w:numId w:val="0"/>
              </w:numPr>
              <w:jc w:val="center"/>
              <w:rPr>
                <w:del w:id="6251" w:author="齐宁" w:date="2014-09-28T19:25:00Z"/>
              </w:rPr>
            </w:pPr>
            <w:del w:id="6252" w:author="齐宁" w:date="2014-09-28T19:25:00Z">
              <w:r>
                <w:rPr/>
                <w:delText>R</w:delText>
              </w:r>
            </w:del>
          </w:p>
        </w:tc>
        <w:tc>
          <w:tcPr>
            <w:tcW w:w="3164" w:type="dxa"/>
            <w:vAlign w:val="top"/>
          </w:tcPr>
          <w:p>
            <w:pPr>
              <w:numPr>
                <w:ilvl w:val="0"/>
                <w:numId w:val="0"/>
              </w:numPr>
              <w:rPr>
                <w:del w:id="6253" w:author="齐宁" w:date="2014-09-28T19:25: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商户代码</w:t>
            </w:r>
          </w:p>
        </w:tc>
        <w:tc>
          <w:tcPr>
            <w:tcW w:w="2115" w:type="dxa"/>
            <w:vAlign w:val="top"/>
          </w:tcPr>
          <w:p>
            <w:pPr>
              <w:numPr>
                <w:ilvl w:val="0"/>
                <w:numId w:val="0"/>
              </w:numPr>
              <w:jc w:val="center"/>
            </w:pPr>
            <w:r>
              <w:t>merId</w:t>
            </w:r>
          </w:p>
        </w:tc>
        <w:tc>
          <w:tcPr>
            <w:tcW w:w="1564" w:type="dxa"/>
            <w:vAlign w:val="top"/>
          </w:tcPr>
          <w:p>
            <w:pPr>
              <w:numPr>
                <w:ilvl w:val="0"/>
                <w:numId w:val="0"/>
              </w:numPr>
              <w:jc w:val="center"/>
            </w:pPr>
            <w:r>
              <w:t>R</w:t>
            </w:r>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商户订单号</w:t>
            </w:r>
          </w:p>
        </w:tc>
        <w:tc>
          <w:tcPr>
            <w:tcW w:w="2115" w:type="dxa"/>
            <w:vAlign w:val="top"/>
          </w:tcPr>
          <w:p>
            <w:pPr>
              <w:numPr>
                <w:ilvl w:val="0"/>
                <w:numId w:val="0"/>
              </w:numPr>
              <w:jc w:val="center"/>
            </w:pPr>
            <w:r>
              <w:t>orderId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原始交易流水号</w:t>
            </w:r>
          </w:p>
        </w:tc>
        <w:tc>
          <w:tcPr>
            <w:tcW w:w="2115" w:type="dxa"/>
            <w:vAlign w:val="top"/>
          </w:tcPr>
          <w:p>
            <w:pPr>
              <w:numPr>
                <w:ilvl w:val="0"/>
                <w:numId w:val="0"/>
              </w:numPr>
              <w:jc w:val="center"/>
            </w:pPr>
            <w:r>
              <w:t>origQryId</w:t>
            </w:r>
          </w:p>
        </w:tc>
        <w:tc>
          <w:tcPr>
            <w:tcW w:w="1564" w:type="dxa"/>
            <w:vAlign w:val="top"/>
          </w:tcPr>
          <w:p>
            <w:pPr>
              <w:numPr>
                <w:ilvl w:val="0"/>
                <w:numId w:val="0"/>
              </w:numPr>
              <w:jc w:val="center"/>
            </w:pPr>
            <w:r>
              <w:t>R</w:t>
            </w:r>
          </w:p>
        </w:tc>
        <w:tc>
          <w:tcPr>
            <w:tcW w:w="3164" w:type="dxa"/>
            <w:vAlign w:val="top"/>
          </w:tcPr>
          <w:p>
            <w:pPr>
              <w:numPr>
                <w:ilvl w:val="0"/>
                <w:numId w:val="0"/>
              </w:numPr>
            </w:pPr>
            <w:r>
              <w:rPr>
                <w:rFonts w:hint="eastAsia"/>
              </w:rPr>
              <w:t>原始</w:t>
            </w:r>
            <w:del w:id="6254" w:author="齐宁" w:date="2014-09-28T19:38:00Z">
              <w:r>
                <w:rPr>
                  <w:rFonts w:hint="eastAsia"/>
                </w:rPr>
                <w:delText>消费</w:delText>
              </w:r>
            </w:del>
            <w:ins w:id="6255" w:author="齐宁" w:date="2014-09-28T19:38:00Z">
              <w:r>
                <w:rPr>
                  <w:rFonts w:hint="eastAsia"/>
                </w:rPr>
                <w:t>预授权完成</w:t>
              </w:r>
            </w:ins>
            <w:r>
              <w:rPr>
                <w:rFonts w:hint="eastAsia"/>
              </w:rPr>
              <w:t>交易的</w:t>
            </w:r>
            <w: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订单发送时间</w:t>
            </w:r>
          </w:p>
        </w:tc>
        <w:tc>
          <w:tcPr>
            <w:tcW w:w="2115" w:type="dxa"/>
            <w:vAlign w:val="top"/>
          </w:tcPr>
          <w:p>
            <w:pPr>
              <w:numPr>
                <w:ilvl w:val="0"/>
                <w:numId w:val="0"/>
              </w:numPr>
              <w:jc w:val="center"/>
            </w:pPr>
            <w:r>
              <w:t>txnTime</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交易币种</w:t>
            </w:r>
          </w:p>
        </w:tc>
        <w:tc>
          <w:tcPr>
            <w:tcW w:w="2115" w:type="dxa"/>
            <w:vAlign w:val="top"/>
          </w:tcPr>
          <w:p>
            <w:pPr>
              <w:numPr>
                <w:ilvl w:val="0"/>
                <w:numId w:val="0"/>
              </w:numPr>
              <w:jc w:val="center"/>
            </w:pPr>
            <w:r>
              <w:t>currencyCode</w:t>
            </w:r>
          </w:p>
        </w:tc>
        <w:tc>
          <w:tcPr>
            <w:tcW w:w="1564" w:type="dxa"/>
            <w:vAlign w:val="top"/>
          </w:tcPr>
          <w:p>
            <w:pPr>
              <w:numPr>
                <w:ilvl w:val="0"/>
                <w:numId w:val="0"/>
              </w:numPr>
              <w:jc w:val="center"/>
            </w:pPr>
            <w:del w:id="6256" w:author="齐宁" w:date="2014-09-28T19:34:00Z">
              <w:r>
                <w:rPr/>
                <w:delText>R</w:delText>
              </w:r>
            </w:del>
            <w:ins w:id="6257" w:author="齐宁" w:date="2014-09-28T19:34:00Z">
              <w:r>
                <w:rPr>
                  <w:rFonts w:hint="eastAsia"/>
                </w:rPr>
                <w:t>M</w:t>
              </w:r>
            </w:ins>
          </w:p>
        </w:tc>
        <w:tc>
          <w:tcPr>
            <w:tcW w:w="3164" w:type="dxa"/>
            <w:vAlign w:val="top"/>
          </w:tcPr>
          <w:p>
            <w:pPr>
              <w:numPr>
                <w:ilvl w:val="0"/>
                <w:numId w:val="0"/>
              </w:num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交易金额</w:t>
            </w:r>
          </w:p>
        </w:tc>
        <w:tc>
          <w:tcPr>
            <w:tcW w:w="2115" w:type="dxa"/>
            <w:vAlign w:val="top"/>
          </w:tcPr>
          <w:p>
            <w:pPr>
              <w:numPr>
                <w:ilvl w:val="0"/>
                <w:numId w:val="0"/>
              </w:numPr>
              <w:jc w:val="center"/>
            </w:pPr>
            <w:r>
              <w:t>txnAmt</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请求方保留域</w:t>
            </w:r>
          </w:p>
        </w:tc>
        <w:tc>
          <w:tcPr>
            <w:tcW w:w="2115" w:type="dxa"/>
            <w:vAlign w:val="top"/>
          </w:tcPr>
          <w:p>
            <w:pPr>
              <w:numPr>
                <w:ilvl w:val="0"/>
                <w:numId w:val="0"/>
              </w:numPr>
              <w:jc w:val="center"/>
            </w:pPr>
            <w:r>
              <w:t>reqReserved</w:t>
            </w:r>
          </w:p>
        </w:tc>
        <w:tc>
          <w:tcPr>
            <w:tcW w:w="1564" w:type="dxa"/>
            <w:vAlign w:val="top"/>
          </w:tcPr>
          <w:p>
            <w:pPr>
              <w:numPr>
                <w:ilvl w:val="0"/>
                <w:numId w:val="0"/>
              </w:numPr>
              <w:jc w:val="center"/>
            </w:pPr>
            <w:r>
              <w:t>R</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保留域</w:t>
            </w:r>
          </w:p>
        </w:tc>
        <w:tc>
          <w:tcPr>
            <w:tcW w:w="2115" w:type="dxa"/>
            <w:vAlign w:val="top"/>
          </w:tcPr>
          <w:p>
            <w:pPr>
              <w:numPr>
                <w:ilvl w:val="0"/>
                <w:numId w:val="0"/>
              </w:numPr>
              <w:jc w:val="center"/>
            </w:pPr>
            <w:r>
              <w:t>reserved</w:t>
            </w:r>
          </w:p>
        </w:tc>
        <w:tc>
          <w:tcPr>
            <w:tcW w:w="1564" w:type="dxa"/>
            <w:vAlign w:val="top"/>
          </w:tcPr>
          <w:p>
            <w:pPr>
              <w:numPr>
                <w:ilvl w:val="0"/>
                <w:numId w:val="0"/>
              </w:numPr>
              <w:jc w:val="center"/>
            </w:pPr>
            <w:r>
              <w:t>O</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银联交易流水号</w:t>
            </w:r>
          </w:p>
        </w:tc>
        <w:tc>
          <w:tcPr>
            <w:tcW w:w="2115" w:type="dxa"/>
            <w:vAlign w:val="top"/>
          </w:tcPr>
          <w:p>
            <w:pPr>
              <w:numPr>
                <w:ilvl w:val="0"/>
                <w:numId w:val="0"/>
              </w:numPr>
              <w:jc w:val="center"/>
            </w:pPr>
            <w:r>
              <w:t>queryId</w:t>
            </w:r>
          </w:p>
        </w:tc>
        <w:tc>
          <w:tcPr>
            <w:tcW w:w="1564" w:type="dxa"/>
            <w:vAlign w:val="top"/>
          </w:tcPr>
          <w:p>
            <w:pPr>
              <w:numPr>
                <w:ilvl w:val="0"/>
                <w:numId w:val="0"/>
              </w:numPr>
              <w:jc w:val="center"/>
            </w:pPr>
            <w:r>
              <w:t>M</w:t>
            </w:r>
          </w:p>
        </w:tc>
        <w:tc>
          <w:tcPr>
            <w:tcW w:w="3164" w:type="dxa"/>
            <w:vAlign w:val="top"/>
          </w:tcPr>
          <w:p>
            <w:pPr>
              <w:numPr>
                <w:ilvl w:val="0"/>
                <w:numId w:val="0"/>
              </w:numPr>
              <w:tabs>
                <w:tab w:val="left" w:pos="360"/>
                <w:tab w:val="left" w:pos="784"/>
              </w:tabs>
              <w:outlineLvl w:val="4"/>
              <w:rPr>
                <w:rFonts w:eastAsia="黑体"/>
              </w:rPr>
              <w:pPrChange w:id="6258" w:author="吴潇" w:date="2014-12-23T09:08:00Z">
                <w:pPr>
                  <w:numPr>
                    <w:ilvl w:val="0"/>
                    <w:numId w:val="0"/>
                  </w:numPr>
                  <w:tabs>
                    <w:tab w:val="clear" w:pos="360"/>
                    <w:tab w:val="clear" w:pos="784"/>
                  </w:tabs>
                  <w:outlineLvl w:val="4"/>
                </w:pPr>
              </w:pPrChange>
            </w:pPr>
            <w:del w:id="6259" w:author="齐宁" w:date="2014-09-28T19:38:00Z">
              <w:r>
                <w:rPr>
                  <w:rFonts w:hint="eastAsia"/>
                </w:rPr>
                <w:delText>消费</w:delText>
              </w:r>
            </w:del>
            <w:ins w:id="6260" w:author="齐宁" w:date="2014-09-28T19:38:00Z">
              <w:r>
                <w:rPr>
                  <w:rFonts w:hint="eastAsia"/>
                </w:rPr>
                <w:t>预授权完成</w:t>
              </w:r>
            </w:ins>
            <w:r>
              <w:rPr>
                <w:rFonts w:hint="eastAsia"/>
              </w:rPr>
              <w:t>撤销交易的交易流水号</w:t>
            </w:r>
            <w:del w:id="6261" w:author="吴潇" w:date="2014-12-23T09:08:00Z">
              <w:r>
                <w:rPr/>
                <w:delText xml:space="preserve"> </w:delText>
              </w:r>
            </w:del>
            <w:ins w:id="6262" w:author="吴潇" w:date="2014-12-23T09:08:00Z">
              <w:r>
                <w:rPr>
                  <w:rFonts w:hint="eastAsia"/>
                </w:rPr>
                <w:t>，</w:t>
              </w:r>
            </w:ins>
            <w:r>
              <w:rPr>
                <w:rFonts w:hint="eastAsia"/>
              </w:rPr>
              <w:t>供查询用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vAlign w:val="top"/>
          </w:tcPr>
          <w:p>
            <w:pPr>
              <w:pStyle w:val="120"/>
              <w:numPr>
                <w:ilvl w:val="0"/>
                <w:numId w:val="63"/>
              </w:numPr>
              <w:tabs>
                <w:tab w:val="left" w:pos="360"/>
              </w:tabs>
              <w:ind w:firstLineChars="0"/>
              <w:jc w:val="center"/>
              <w:rPr>
                <w:bCs/>
                <w:sz w:val="22"/>
              </w:rPr>
            </w:pPr>
          </w:p>
        </w:tc>
        <w:tc>
          <w:tcPr>
            <w:tcW w:w="1920" w:type="dxa"/>
            <w:vAlign w:val="top"/>
          </w:tcPr>
          <w:p>
            <w:pPr>
              <w:numPr>
                <w:ilvl w:val="0"/>
                <w:numId w:val="0"/>
              </w:numPr>
              <w:jc w:val="center"/>
            </w:pPr>
            <w:r>
              <w:rPr>
                <w:rFonts w:hint="eastAsia"/>
              </w:rPr>
              <w:t>响应码</w:t>
            </w:r>
          </w:p>
        </w:tc>
        <w:tc>
          <w:tcPr>
            <w:tcW w:w="2115" w:type="dxa"/>
            <w:vAlign w:val="top"/>
          </w:tcPr>
          <w:p>
            <w:pPr>
              <w:numPr>
                <w:ilvl w:val="0"/>
                <w:numId w:val="0"/>
              </w:numPr>
              <w:jc w:val="center"/>
            </w:pPr>
            <w:r>
              <w:t>respCode</w:t>
            </w:r>
          </w:p>
        </w:tc>
        <w:tc>
          <w:tcPr>
            <w:tcW w:w="1564" w:type="dxa"/>
            <w:vAlign w:val="top"/>
          </w:tcPr>
          <w:p>
            <w:pPr>
              <w:numPr>
                <w:ilvl w:val="0"/>
                <w:numId w:val="0"/>
              </w:numPr>
              <w:jc w:val="center"/>
            </w:pPr>
            <w:r>
              <w:t>M</w:t>
            </w:r>
          </w:p>
        </w:tc>
        <w:tc>
          <w:tcPr>
            <w:tcW w:w="3164" w:type="dxa"/>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响应信息</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respMsg</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del w:id="6263" w:author="吴潇" w:date="2014-12-23T15:17:00Z"/>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del w:id="6264" w:author="吴潇" w:date="2014-12-23T15:17:00Z"/>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265" w:author="吴潇" w:date="2014-12-23T15:17:00Z"/>
              </w:rPr>
            </w:pPr>
            <w:del w:id="6266" w:author="吴潇" w:date="2014-12-23T15:17:00Z">
              <w:r>
                <w:rPr>
                  <w:rFonts w:hint="eastAsia"/>
                </w:rPr>
                <w:delText>响应时间</w:delText>
              </w:r>
            </w:del>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267" w:author="吴潇" w:date="2014-12-23T15:17:00Z"/>
              </w:rPr>
            </w:pPr>
            <w:del w:id="6268" w:author="吴潇" w:date="2014-12-23T15:17:00Z">
              <w:r>
                <w:rPr/>
                <w:delText>respTime</w:delText>
              </w:r>
            </w:del>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del w:id="6269" w:author="吴潇" w:date="2014-12-23T15:17:00Z"/>
              </w:rPr>
            </w:pPr>
            <w:del w:id="6270" w:author="吴潇" w:date="2014-12-23T15:17:00Z">
              <w:r>
                <w:rPr/>
                <w:delText>M</w:delText>
              </w:r>
            </w:del>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rPr>
                <w:del w:id="6271" w:author="吴潇" w:date="2014-12-23T15:17:00Z"/>
              </w:rPr>
            </w:pPr>
            <w:del w:id="6272" w:author="吴潇" w:date="2014-12-23T15:17:00Z">
              <w:r>
                <w:rPr>
                  <w:rFonts w:hint="eastAsia"/>
                </w:rPr>
                <w:delText>去掉</w:delText>
              </w:r>
            </w:del>
            <w:del w:id="6273" w:author="吴潇" w:date="2014-12-23T15:17:00Z">
              <w:r>
                <w:rPr/>
                <w:delText xml:space="preserve"> YYYYMMDDhhmmss</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清算金额</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settleAmt</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清算币种</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settleCurrencyCode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清算日期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settleDate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系统跟踪号</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traceNo</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交易传输时间</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traceTime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M</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兑换日期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exchangeDate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汇率</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exchangeRate</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808" w:type="dxa"/>
            <w:tcBorders>
              <w:top w:val="single" w:color="auto" w:sz="4" w:space="0"/>
              <w:left w:val="single" w:color="auto" w:sz="4" w:space="0"/>
              <w:bottom w:val="single" w:color="auto" w:sz="4" w:space="0"/>
              <w:right w:val="single" w:color="auto" w:sz="4" w:space="0"/>
            </w:tcBorders>
            <w:vAlign w:val="top"/>
          </w:tcPr>
          <w:p>
            <w:pPr>
              <w:pStyle w:val="120"/>
              <w:numPr>
                <w:ilvl w:val="0"/>
                <w:numId w:val="63"/>
              </w:numPr>
              <w:tabs>
                <w:tab w:val="left" w:pos="360"/>
              </w:tabs>
              <w:ind w:firstLineChars="0"/>
              <w:jc w:val="center"/>
              <w:rPr>
                <w:bCs/>
                <w:sz w:val="22"/>
              </w:rPr>
            </w:pPr>
          </w:p>
        </w:tc>
        <w:tc>
          <w:tcPr>
            <w:tcW w:w="1920"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VPC交易信息域</w:t>
            </w:r>
          </w:p>
        </w:tc>
        <w:tc>
          <w:tcPr>
            <w:tcW w:w="211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VpcTransData</w:t>
            </w:r>
          </w:p>
        </w:tc>
        <w:tc>
          <w:tcPr>
            <w:tcW w:w="1564"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pPr>
            <w:r>
              <w:rPr>
                <w:rFonts w:hint="eastAsia"/>
              </w:rPr>
              <w:t>C</w:t>
            </w:r>
          </w:p>
        </w:tc>
        <w:tc>
          <w:tcPr>
            <w:tcW w:w="3164" w:type="dxa"/>
            <w:tcBorders>
              <w:top w:val="single" w:color="auto" w:sz="4" w:space="0"/>
              <w:left w:val="single" w:color="auto" w:sz="4" w:space="0"/>
              <w:bottom w:val="single" w:color="auto" w:sz="4" w:space="0"/>
              <w:right w:val="single" w:color="auto" w:sz="4" w:space="0"/>
            </w:tcBorders>
            <w:vAlign w:val="top"/>
          </w:tcPr>
          <w:p>
            <w:pPr>
              <w:numPr>
                <w:ilvl w:val="0"/>
                <w:numId w:val="0"/>
              </w:numPr>
            </w:pPr>
            <w:r>
              <w:rPr>
                <w:rFonts w:hint="eastAsia"/>
              </w:rPr>
              <w:t>渠道类型为语音支付时使用</w:t>
            </w:r>
            <w:r>
              <w:rPr>
                <w:rFonts w:hint="eastAsia"/>
              </w:rPr>
              <w:br/>
            </w:r>
            <w:r>
              <w:rPr>
                <w:rFonts w:hint="eastAsia"/>
              </w:rPr>
              <w:t>用法见VPC交易信息组合域子域用法</w:t>
            </w:r>
            <w:r>
              <w:t xml:space="preserve"> </w:t>
            </w:r>
          </w:p>
        </w:tc>
      </w:tr>
    </w:tbl>
    <w:p>
      <w:pPr>
        <w:pStyle w:val="66"/>
        <w:ind w:firstLine="420"/>
      </w:pPr>
    </w:p>
    <w:p>
      <w:pPr>
        <w:pStyle w:val="68"/>
        <w:ind w:left="0"/>
      </w:pPr>
      <w:r>
        <w:rPr>
          <w:rFonts w:hint="eastAsia"/>
        </w:rPr>
        <w:t>其他</w:t>
      </w:r>
    </w:p>
    <w:p>
      <w:pPr>
        <w:pStyle w:val="69"/>
      </w:pPr>
      <w:r>
        <w:rPr>
          <w:rFonts w:hint="eastAsia"/>
        </w:rPr>
        <w:t>概述</w:t>
      </w:r>
    </w:p>
    <w:p>
      <w:pPr>
        <w:pStyle w:val="66"/>
        <w:ind w:firstLine="420"/>
      </w:pPr>
      <w:r>
        <w:rPr>
          <w:rFonts w:hint="eastAsia"/>
        </w:rPr>
        <w:t>以下交易商户可根据协议或产品范围，选择性进行支持。</w:t>
      </w:r>
    </w:p>
    <w:p>
      <w:pPr>
        <w:pStyle w:val="66"/>
        <w:ind w:firstLine="420"/>
      </w:pPr>
      <w:r>
        <w:rPr>
          <w:rFonts w:hint="eastAsia"/>
        </w:rPr>
        <w:t>本部分仅描述相关交易的定义以及请求、应答报文，交易流程可参考《全渠道平台接入接口规范 第一部分 交易处理说明》。</w:t>
      </w:r>
    </w:p>
    <w:p>
      <w:pPr>
        <w:pStyle w:val="66"/>
        <w:ind w:firstLine="420"/>
      </w:pPr>
    </w:p>
    <w:p>
      <w:pPr>
        <w:pStyle w:val="69"/>
      </w:pPr>
      <w:r>
        <w:rPr>
          <w:rFonts w:hint="eastAsia"/>
        </w:rPr>
        <w:t>银行卡余额查询</w:t>
      </w:r>
    </w:p>
    <w:p>
      <w:pPr>
        <w:pStyle w:val="97"/>
        <w:framePr w:h="473" w:wrap="around" w:vAnchor="margin" w:hAnchor="text" w:yAlign="top"/>
        <w:ind w:left="0"/>
        <w:jc w:val="left"/>
        <w:outlineLvl w:val="4"/>
        <w:rPr>
          <w:sz w:val="21"/>
          <w:szCs w:val="21"/>
        </w:rPr>
      </w:pPr>
      <w:r>
        <w:rPr>
          <w:rFonts w:hint="eastAsia"/>
          <w:sz w:val="21"/>
          <w:szCs w:val="21"/>
        </w:rPr>
        <w:t>概述</w:t>
      </w:r>
    </w:p>
    <w:p>
      <w:pPr>
        <w:pStyle w:val="66"/>
        <w:ind w:firstLine="420"/>
      </w:pPr>
      <w:r>
        <w:rPr>
          <w:rFonts w:hint="eastAsia"/>
        </w:rPr>
        <w:t>银行卡余额查询是指境内外持卡人通过商户网站向银联全渠道支付交易平台发起余额查询交易。银联全渠道支付交易平台通过相应渠道查询相应卡号的余额信息后返回商户展示给持卡人。</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请求报文</w:t>
      </w:r>
    </w:p>
    <w:p>
      <w:pPr>
        <w:pStyle w:val="97"/>
        <w:framePr w:h="473" w:wrap="around" w:vAnchor="margin" w:hAnchor="text" w:yAlign="top"/>
        <w:numPr>
          <w:ilvl w:val="4"/>
          <w:numId w:val="0"/>
        </w:numPr>
        <w:jc w:val="left"/>
        <w:rPr>
          <w:sz w:val="21"/>
          <w:szCs w:val="21"/>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849"/>
        <w:gridCol w:w="2393"/>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739" w:type="dxa"/>
            <w:shd w:val="clear" w:color="auto" w:fill="BFBFBF"/>
            <w:vAlign w:val="top"/>
          </w:tcPr>
          <w:p>
            <w:pPr>
              <w:numPr>
                <w:ilvl w:val="0"/>
                <w:numId w:val="0"/>
              </w:numPr>
              <w:jc w:val="center"/>
            </w:pPr>
            <w:r>
              <w:rPr>
                <w:rFonts w:hint="eastAsia"/>
              </w:rPr>
              <w:t>序号</w:t>
            </w:r>
          </w:p>
        </w:tc>
        <w:tc>
          <w:tcPr>
            <w:tcW w:w="1849" w:type="dxa"/>
            <w:shd w:val="clear" w:color="auto" w:fill="BFBFBF"/>
            <w:vAlign w:val="top"/>
          </w:tcPr>
          <w:p>
            <w:pPr>
              <w:numPr>
                <w:ilvl w:val="0"/>
                <w:numId w:val="0"/>
              </w:numPr>
              <w:jc w:val="center"/>
            </w:pPr>
            <w:r>
              <w:rPr>
                <w:rFonts w:hint="eastAsia"/>
              </w:rPr>
              <w:t>域名</w:t>
            </w:r>
          </w:p>
        </w:tc>
        <w:tc>
          <w:tcPr>
            <w:tcW w:w="2393"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pPr>
            <w:r>
              <w:rPr>
                <w:rFonts w:hint="eastAsia"/>
              </w:rPr>
              <w:t>版本号</w:t>
            </w:r>
          </w:p>
        </w:tc>
        <w:tc>
          <w:tcPr>
            <w:tcW w:w="2393" w:type="dxa"/>
            <w:vAlign w:val="center"/>
          </w:tcPr>
          <w:p>
            <w:pPr>
              <w:numPr>
                <w:ilvl w:val="0"/>
                <w:numId w:val="0"/>
              </w:numPr>
              <w:jc w:val="center"/>
            </w:pPr>
            <w:r>
              <w:t>version</w:t>
            </w:r>
          </w:p>
        </w:tc>
        <w:tc>
          <w:tcPr>
            <w:tcW w:w="1493" w:type="dxa"/>
            <w:vAlign w:val="center"/>
          </w:tcPr>
          <w:p>
            <w:pPr>
              <w:numPr>
                <w:ilvl w:val="0"/>
                <w:numId w:val="0"/>
              </w:numPr>
              <w:jc w:val="center"/>
            </w:pPr>
            <w:r>
              <w:t>M</w:t>
            </w:r>
          </w:p>
        </w:tc>
        <w:tc>
          <w:tcPr>
            <w:tcW w:w="3097" w:type="dxa"/>
            <w:vAlign w:val="center"/>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pPr>
            <w:r>
              <w:rPr>
                <w:rFonts w:hint="eastAsia"/>
              </w:rPr>
              <w:t>编码方式</w:t>
            </w:r>
          </w:p>
        </w:tc>
        <w:tc>
          <w:tcPr>
            <w:tcW w:w="2393" w:type="dxa"/>
            <w:vAlign w:val="center"/>
          </w:tcPr>
          <w:p>
            <w:pPr>
              <w:numPr>
                <w:ilvl w:val="0"/>
                <w:numId w:val="0"/>
              </w:numPr>
              <w:jc w:val="center"/>
            </w:pPr>
            <w:r>
              <w:t>encoding</w:t>
            </w:r>
          </w:p>
        </w:tc>
        <w:tc>
          <w:tcPr>
            <w:tcW w:w="1493" w:type="dxa"/>
            <w:vAlign w:val="center"/>
          </w:tcPr>
          <w:p>
            <w:pPr>
              <w:numPr>
                <w:ilvl w:val="0"/>
                <w:numId w:val="0"/>
              </w:numPr>
              <w:jc w:val="center"/>
            </w:pPr>
            <w:r>
              <w:rPr>
                <w:rFonts w:hint="eastAsia"/>
              </w:rPr>
              <w:t>M</w:t>
            </w:r>
          </w:p>
        </w:tc>
        <w:tc>
          <w:tcPr>
            <w:tcW w:w="3097" w:type="dxa"/>
            <w:vAlign w:val="center"/>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pPr>
            <w:r>
              <w:rPr>
                <w:rFonts w:hint="eastAsia"/>
              </w:rPr>
              <w:t>证书</w:t>
            </w:r>
            <w:r>
              <w:t>ID</w:t>
            </w:r>
          </w:p>
        </w:tc>
        <w:tc>
          <w:tcPr>
            <w:tcW w:w="2393" w:type="dxa"/>
            <w:vAlign w:val="center"/>
          </w:tcPr>
          <w:p>
            <w:pPr>
              <w:numPr>
                <w:ilvl w:val="0"/>
                <w:numId w:val="0"/>
              </w:numPr>
              <w:jc w:val="center"/>
            </w:pPr>
            <w:r>
              <w:t>certId</w:t>
            </w:r>
          </w:p>
        </w:tc>
        <w:tc>
          <w:tcPr>
            <w:tcW w:w="1493" w:type="dxa"/>
            <w:vAlign w:val="center"/>
          </w:tcPr>
          <w:p>
            <w:pPr>
              <w:numPr>
                <w:ilvl w:val="0"/>
                <w:numId w:val="0"/>
              </w:numPr>
              <w:jc w:val="center"/>
            </w:pPr>
            <w:r>
              <w:t>M</w:t>
            </w:r>
          </w:p>
        </w:tc>
        <w:tc>
          <w:tcPr>
            <w:tcW w:w="3097" w:type="dxa"/>
            <w:vAlign w:val="center"/>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pPr>
            <w:r>
              <w:rPr>
                <w:rFonts w:hint="eastAsia"/>
              </w:rPr>
              <w:t>签名</w:t>
            </w:r>
          </w:p>
        </w:tc>
        <w:tc>
          <w:tcPr>
            <w:tcW w:w="2393" w:type="dxa"/>
            <w:vAlign w:val="center"/>
          </w:tcPr>
          <w:p>
            <w:pPr>
              <w:numPr>
                <w:ilvl w:val="0"/>
                <w:numId w:val="0"/>
              </w:numPr>
              <w:jc w:val="center"/>
            </w:pPr>
            <w:r>
              <w:t>signature</w:t>
            </w:r>
          </w:p>
        </w:tc>
        <w:tc>
          <w:tcPr>
            <w:tcW w:w="1493" w:type="dxa"/>
            <w:vAlign w:val="center"/>
          </w:tcPr>
          <w:p>
            <w:pPr>
              <w:numPr>
                <w:ilvl w:val="0"/>
                <w:numId w:val="0"/>
              </w:numPr>
              <w:jc w:val="center"/>
            </w:pPr>
            <w:r>
              <w:t>M</w:t>
            </w:r>
          </w:p>
        </w:tc>
        <w:tc>
          <w:tcPr>
            <w:tcW w:w="3097" w:type="dxa"/>
            <w:vAlign w:val="center"/>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pPr>
            <w:r>
              <w:rPr>
                <w:rFonts w:hint="eastAsia"/>
              </w:rPr>
              <w:t>签名方法</w:t>
            </w:r>
          </w:p>
        </w:tc>
        <w:tc>
          <w:tcPr>
            <w:tcW w:w="2393" w:type="dxa"/>
            <w:vAlign w:val="center"/>
          </w:tcPr>
          <w:p>
            <w:pPr>
              <w:numPr>
                <w:ilvl w:val="0"/>
                <w:numId w:val="0"/>
              </w:numPr>
              <w:jc w:val="center"/>
            </w:pPr>
            <w:r>
              <w:t>signMethod</w:t>
            </w:r>
          </w:p>
        </w:tc>
        <w:tc>
          <w:tcPr>
            <w:tcW w:w="1493" w:type="dxa"/>
            <w:vAlign w:val="center"/>
          </w:tcPr>
          <w:p>
            <w:pPr>
              <w:numPr>
                <w:ilvl w:val="0"/>
                <w:numId w:val="0"/>
              </w:numPr>
              <w:spacing w:line="0" w:lineRule="atLeast"/>
              <w:jc w:val="center"/>
            </w:pPr>
            <w:r>
              <w:t>M</w:t>
            </w:r>
          </w:p>
        </w:tc>
        <w:tc>
          <w:tcPr>
            <w:tcW w:w="3097" w:type="dxa"/>
            <w:vAlign w:val="center"/>
          </w:tcPr>
          <w:p>
            <w:pPr>
              <w:numPr>
                <w:ilvl w:val="0"/>
                <w:numId w:val="0"/>
              </w:numPr>
              <w:spacing w:line="0" w:lineRule="atLeast"/>
            </w:pPr>
            <w:ins w:id="6274" w:author="吴潇" w:date="2014-12-18T17:24:00Z">
              <w:r>
                <w:rPr>
                  <w:rFonts w:hint="eastAsia"/>
                </w:rPr>
                <w:t>取值：01（表示采用RSA）</w:t>
              </w:r>
            </w:ins>
            <w:del w:id="6275" w:author="吴潇" w:date="2014-12-18T17:24:00Z">
              <w:r>
                <w:rPr/>
                <w:delText>01RSA</w:delText>
              </w:r>
            </w:del>
            <w:del w:id="6276" w:author="吴潇" w:date="2014-12-18T17:24:00Z">
              <w:r>
                <w:rPr/>
                <w:br/>
              </w:r>
            </w:del>
            <w:del w:id="6277" w:author="吴潇" w:date="2014-12-18T17:24:00Z">
              <w:r>
                <w:rPr/>
                <w:delText>02 MD5 (</w:delText>
              </w:r>
            </w:del>
            <w:del w:id="6278" w:author="吴潇" w:date="2014-12-18T17:24:00Z">
              <w:r>
                <w:rPr>
                  <w:rFonts w:hint="eastAsia"/>
                </w:rPr>
                <w:delText>暂不支持</w:delText>
              </w:r>
            </w:del>
            <w:del w:id="6279"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93" w:type="dxa"/>
            <w:vAlign w:val="center"/>
          </w:tcPr>
          <w:p>
            <w:pPr>
              <w:numPr>
                <w:ilvl w:val="0"/>
                <w:numId w:val="0"/>
              </w:numPr>
              <w:jc w:val="center"/>
              <w:rPr>
                <w:szCs w:val="21"/>
              </w:rPr>
            </w:pPr>
            <w:r>
              <w:rPr>
                <w:szCs w:val="21"/>
              </w:rPr>
              <w:t>txnType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tabs>
                <w:tab w:val="left" w:pos="360"/>
                <w:tab w:val="left" w:pos="784"/>
              </w:tabs>
              <w:outlineLvl w:val="4"/>
              <w:rPr>
                <w:rFonts w:ascii="楷体" w:hAnsi="楷体" w:eastAsia="黑体" w:cs="宋体"/>
                <w:szCs w:val="21"/>
              </w:rPr>
              <w:pPrChange w:id="6280" w:author="吴潇" w:date="2014-12-23T09:08:00Z">
                <w:pPr>
                  <w:numPr>
                    <w:ilvl w:val="0"/>
                    <w:numId w:val="0"/>
                  </w:numPr>
                  <w:tabs>
                    <w:tab w:val="clear" w:pos="360"/>
                    <w:tab w:val="clear" w:pos="784"/>
                  </w:tabs>
                  <w:outlineLvl w:val="4"/>
                </w:pPr>
              </w:pPrChange>
            </w:pPr>
            <w:r>
              <w:rPr>
                <w:rFonts w:hint="eastAsia" w:ascii="楷体" w:hAnsi="楷体"/>
                <w:szCs w:val="21"/>
              </w:rPr>
              <w:t>取值</w:t>
            </w:r>
            <w:del w:id="6281" w:author="吴潇" w:date="2014-12-23T09:08:00Z">
              <w:r>
                <w:rPr>
                  <w:szCs w:val="21"/>
                </w:rPr>
                <w:delText>:</w:delText>
              </w:r>
            </w:del>
            <w:ins w:id="6282" w:author="吴潇" w:date="2014-12-23T09:08:00Z">
              <w:r>
                <w:rPr>
                  <w:rFonts w:hint="eastAsia"/>
                  <w:szCs w:val="21"/>
                </w:rPr>
                <w:t>：</w:t>
              </w:r>
            </w:ins>
            <w:r>
              <w:rPr>
                <w:szCs w:val="21"/>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93" w:type="dxa"/>
            <w:vAlign w:val="center"/>
          </w:tcPr>
          <w:p>
            <w:pPr>
              <w:numPr>
                <w:ilvl w:val="0"/>
                <w:numId w:val="0"/>
              </w:numPr>
              <w:jc w:val="center"/>
              <w:rPr>
                <w:szCs w:val="21"/>
              </w:rPr>
            </w:pPr>
            <w:r>
              <w:rPr>
                <w:szCs w:val="21"/>
              </w:rPr>
              <w:t>txnSubType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rFonts w:ascii="楷体" w:hAnsi="楷体" w:cs="宋体"/>
                <w:szCs w:val="21"/>
              </w:rPr>
            </w:pPr>
            <w:r>
              <w:rPr>
                <w:rFonts w:hint="eastAsia" w:ascii="楷体" w:hAnsi="楷体"/>
                <w:szCs w:val="21"/>
              </w:rPr>
              <w:t>默认：</w:t>
            </w:r>
            <w:r>
              <w:rPr>
                <w:szCs w:val="21"/>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93" w:type="dxa"/>
            <w:vAlign w:val="center"/>
          </w:tcPr>
          <w:p>
            <w:pPr>
              <w:numPr>
                <w:ilvl w:val="0"/>
                <w:numId w:val="0"/>
              </w:numPr>
              <w:jc w:val="center"/>
              <w:rPr>
                <w:szCs w:val="21"/>
              </w:rPr>
            </w:pPr>
            <w:r>
              <w:rPr>
                <w:szCs w:val="21"/>
              </w:rPr>
              <w:t>bizType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rFonts w:ascii="楷体" w:hAnsi="楷体" w:cs="宋体"/>
                <w:szCs w:val="21"/>
              </w:rPr>
            </w:pPr>
            <w:ins w:id="6283" w:author="吴潇" w:date="2014-12-18T17:03: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渠道类型</w:t>
            </w:r>
          </w:p>
        </w:tc>
        <w:tc>
          <w:tcPr>
            <w:tcW w:w="2393" w:type="dxa"/>
            <w:vAlign w:val="center"/>
          </w:tcPr>
          <w:p>
            <w:pPr>
              <w:numPr>
                <w:ilvl w:val="0"/>
                <w:numId w:val="0"/>
              </w:numPr>
              <w:jc w:val="center"/>
              <w:rPr>
                <w:szCs w:val="21"/>
              </w:rPr>
            </w:pPr>
            <w:r>
              <w:rPr>
                <w:szCs w:val="21"/>
              </w:rPr>
              <w:t>channelType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前台通知地址</w:t>
            </w:r>
          </w:p>
        </w:tc>
        <w:tc>
          <w:tcPr>
            <w:tcW w:w="2393" w:type="dxa"/>
            <w:vAlign w:val="center"/>
          </w:tcPr>
          <w:p>
            <w:pPr>
              <w:numPr>
                <w:ilvl w:val="0"/>
                <w:numId w:val="0"/>
              </w:numPr>
              <w:jc w:val="center"/>
              <w:rPr>
                <w:szCs w:val="21"/>
              </w:rPr>
            </w:pPr>
            <w:r>
              <w:rPr>
                <w:szCs w:val="21"/>
              </w:rPr>
              <w:t>frontUrl</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前台交易需填写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93" w:type="dxa"/>
            <w:vAlign w:val="center"/>
          </w:tcPr>
          <w:p>
            <w:pPr>
              <w:numPr>
                <w:ilvl w:val="0"/>
                <w:numId w:val="0"/>
              </w:numPr>
              <w:jc w:val="center"/>
              <w:rPr>
                <w:szCs w:val="21"/>
              </w:rPr>
            </w:pPr>
            <w:r>
              <w:rPr>
                <w:szCs w:val="21"/>
              </w:rPr>
              <w:t>accessType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0</w:t>
            </w:r>
            <w:r>
              <w:rPr>
                <w:rFonts w:hint="eastAsia"/>
                <w:szCs w:val="21"/>
              </w:rPr>
              <w:t>：普通商户直连接入</w:t>
            </w:r>
            <w:r>
              <w:rPr>
                <w:rFonts w:hint="eastAsia"/>
                <w:szCs w:val="21"/>
              </w:rPr>
              <w:br/>
            </w: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93" w:type="dxa"/>
            <w:vAlign w:val="center"/>
          </w:tcPr>
          <w:p>
            <w:pPr>
              <w:numPr>
                <w:ilvl w:val="0"/>
                <w:numId w:val="0"/>
              </w:numPr>
              <w:jc w:val="center"/>
              <w:rPr>
                <w:szCs w:val="21"/>
              </w:rPr>
            </w:pPr>
            <w:r>
              <w:rPr>
                <w:szCs w:val="21"/>
              </w:rPr>
              <w:t>merId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284" w:author="齐宁" w:date="2014-09-28T19:26:00Z"/>
        </w:trPr>
        <w:tc>
          <w:tcPr>
            <w:tcW w:w="739" w:type="dxa"/>
            <w:vAlign w:val="center"/>
          </w:tcPr>
          <w:p>
            <w:pPr>
              <w:pStyle w:val="120"/>
              <w:numPr>
                <w:ilvl w:val="0"/>
                <w:numId w:val="64"/>
              </w:numPr>
              <w:tabs>
                <w:tab w:val="left" w:pos="360"/>
              </w:tabs>
              <w:ind w:firstLineChars="0"/>
              <w:jc w:val="center"/>
              <w:rPr>
                <w:del w:id="6285" w:author="齐宁" w:date="2014-09-28T19:26:00Z"/>
                <w:bCs/>
                <w:sz w:val="22"/>
              </w:rPr>
            </w:pPr>
          </w:p>
        </w:tc>
        <w:tc>
          <w:tcPr>
            <w:tcW w:w="1849" w:type="dxa"/>
            <w:vAlign w:val="center"/>
          </w:tcPr>
          <w:p>
            <w:pPr>
              <w:numPr>
                <w:ilvl w:val="0"/>
                <w:numId w:val="0"/>
              </w:numPr>
              <w:jc w:val="center"/>
              <w:rPr>
                <w:del w:id="6286" w:author="齐宁" w:date="2014-09-28T19:26:00Z"/>
                <w:rFonts w:ascii="楷体" w:hAnsi="楷体" w:cs="宋体"/>
                <w:szCs w:val="21"/>
              </w:rPr>
            </w:pPr>
            <w:del w:id="6287" w:author="齐宁" w:date="2014-09-28T19:26:00Z">
              <w:r>
                <w:rPr>
                  <w:rFonts w:hint="eastAsia" w:ascii="楷体" w:hAnsi="楷体"/>
                  <w:szCs w:val="21"/>
                </w:rPr>
                <w:delText>收单机构代码</w:delText>
              </w:r>
            </w:del>
          </w:p>
        </w:tc>
        <w:tc>
          <w:tcPr>
            <w:tcW w:w="2393" w:type="dxa"/>
            <w:vAlign w:val="center"/>
          </w:tcPr>
          <w:p>
            <w:pPr>
              <w:numPr>
                <w:ilvl w:val="0"/>
                <w:numId w:val="0"/>
              </w:numPr>
              <w:jc w:val="center"/>
              <w:rPr>
                <w:del w:id="6288" w:author="齐宁" w:date="2014-09-28T19:26:00Z"/>
                <w:szCs w:val="21"/>
              </w:rPr>
            </w:pPr>
            <w:del w:id="6289" w:author="齐宁" w:date="2014-09-28T19:26:00Z">
              <w:r>
                <w:rPr>
                  <w:szCs w:val="21"/>
                </w:rPr>
                <w:delText>acqInsCode</w:delText>
              </w:r>
            </w:del>
          </w:p>
        </w:tc>
        <w:tc>
          <w:tcPr>
            <w:tcW w:w="1493" w:type="dxa"/>
            <w:vAlign w:val="center"/>
          </w:tcPr>
          <w:p>
            <w:pPr>
              <w:numPr>
                <w:ilvl w:val="0"/>
                <w:numId w:val="0"/>
              </w:numPr>
              <w:jc w:val="center"/>
              <w:rPr>
                <w:del w:id="6290" w:author="齐宁" w:date="2014-09-28T19:26:00Z"/>
                <w:szCs w:val="21"/>
              </w:rPr>
            </w:pPr>
            <w:del w:id="6291" w:author="齐宁" w:date="2014-09-28T19:26:00Z">
              <w:r>
                <w:rPr>
                  <w:szCs w:val="21"/>
                </w:rPr>
                <w:delText>C</w:delText>
              </w:r>
            </w:del>
          </w:p>
        </w:tc>
        <w:tc>
          <w:tcPr>
            <w:tcW w:w="3097" w:type="dxa"/>
            <w:vAlign w:val="center"/>
          </w:tcPr>
          <w:p>
            <w:pPr>
              <w:numPr>
                <w:ilvl w:val="0"/>
                <w:numId w:val="0"/>
              </w:numPr>
              <w:rPr>
                <w:del w:id="6292" w:author="齐宁" w:date="2014-09-28T19:26:00Z"/>
                <w:rFonts w:ascii="楷体" w:hAnsi="楷体" w:cs="宋体"/>
                <w:szCs w:val="21"/>
              </w:rPr>
            </w:pPr>
            <w:del w:id="6293" w:author="齐宁" w:date="2014-09-28T19:26:00Z">
              <w:r>
                <w:rPr>
                  <w:rFonts w:hint="eastAsia" w:ascii="楷体" w:hAnsi="楷体"/>
                  <w:szCs w:val="21"/>
                </w:rPr>
                <w:delText>接入类型为收单机构接入时需上送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294" w:author="齐宁" w:date="2014-09-28T19:26:00Z"/>
        </w:trPr>
        <w:tc>
          <w:tcPr>
            <w:tcW w:w="739" w:type="dxa"/>
            <w:vAlign w:val="center"/>
          </w:tcPr>
          <w:p>
            <w:pPr>
              <w:pStyle w:val="120"/>
              <w:numPr>
                <w:ilvl w:val="0"/>
                <w:numId w:val="64"/>
              </w:numPr>
              <w:tabs>
                <w:tab w:val="left" w:pos="360"/>
              </w:tabs>
              <w:ind w:firstLineChars="0"/>
              <w:jc w:val="center"/>
              <w:rPr>
                <w:del w:id="6295" w:author="齐宁" w:date="2014-09-28T19:26:00Z"/>
                <w:bCs/>
                <w:sz w:val="22"/>
              </w:rPr>
            </w:pPr>
          </w:p>
        </w:tc>
        <w:tc>
          <w:tcPr>
            <w:tcW w:w="1849" w:type="dxa"/>
            <w:vAlign w:val="center"/>
          </w:tcPr>
          <w:p>
            <w:pPr>
              <w:numPr>
                <w:ilvl w:val="0"/>
                <w:numId w:val="0"/>
              </w:numPr>
              <w:jc w:val="center"/>
              <w:rPr>
                <w:del w:id="6296" w:author="齐宁" w:date="2014-09-28T19:26:00Z"/>
                <w:rFonts w:ascii="楷体" w:hAnsi="楷体" w:cs="宋体"/>
                <w:szCs w:val="21"/>
              </w:rPr>
            </w:pPr>
            <w:del w:id="6297" w:author="齐宁" w:date="2014-09-28T19:26:00Z">
              <w:r>
                <w:rPr>
                  <w:rFonts w:hint="eastAsia" w:ascii="楷体" w:hAnsi="楷体"/>
                  <w:szCs w:val="21"/>
                </w:rPr>
                <w:delText>商户类别</w:delText>
              </w:r>
            </w:del>
          </w:p>
        </w:tc>
        <w:tc>
          <w:tcPr>
            <w:tcW w:w="2393" w:type="dxa"/>
            <w:vAlign w:val="center"/>
          </w:tcPr>
          <w:p>
            <w:pPr>
              <w:numPr>
                <w:ilvl w:val="0"/>
                <w:numId w:val="0"/>
              </w:numPr>
              <w:jc w:val="center"/>
              <w:rPr>
                <w:del w:id="6298" w:author="齐宁" w:date="2014-09-28T19:26:00Z"/>
                <w:szCs w:val="21"/>
              </w:rPr>
            </w:pPr>
            <w:del w:id="6299" w:author="齐宁" w:date="2014-09-28T19:26:00Z">
              <w:r>
                <w:rPr>
                  <w:szCs w:val="21"/>
                </w:rPr>
                <w:delText>merCatCode</w:delText>
              </w:r>
            </w:del>
          </w:p>
        </w:tc>
        <w:tc>
          <w:tcPr>
            <w:tcW w:w="1493" w:type="dxa"/>
            <w:vAlign w:val="center"/>
          </w:tcPr>
          <w:p>
            <w:pPr>
              <w:numPr>
                <w:ilvl w:val="0"/>
                <w:numId w:val="0"/>
              </w:numPr>
              <w:jc w:val="center"/>
              <w:rPr>
                <w:del w:id="6300" w:author="齐宁" w:date="2014-09-28T19:26:00Z"/>
                <w:szCs w:val="21"/>
              </w:rPr>
            </w:pPr>
            <w:del w:id="6301" w:author="齐宁" w:date="2014-09-28T19:26:00Z">
              <w:r>
                <w:rPr>
                  <w:szCs w:val="21"/>
                </w:rPr>
                <w:delText>C</w:delText>
              </w:r>
            </w:del>
          </w:p>
        </w:tc>
        <w:tc>
          <w:tcPr>
            <w:tcW w:w="3097" w:type="dxa"/>
            <w:vAlign w:val="center"/>
          </w:tcPr>
          <w:p>
            <w:pPr>
              <w:numPr>
                <w:ilvl w:val="0"/>
                <w:numId w:val="0"/>
              </w:numPr>
              <w:rPr>
                <w:del w:id="6302" w:author="齐宁" w:date="2014-09-28T19:26:00Z"/>
                <w:szCs w:val="21"/>
              </w:rPr>
            </w:pPr>
            <w:del w:id="6303" w:author="齐宁" w:date="2014-09-28T19:26:00Z">
              <w:r>
                <w:rPr>
                  <w:rFonts w:hint="eastAsia" w:ascii="楷体" w:hAnsi="楷体"/>
                  <w:szCs w:val="21"/>
                </w:rPr>
                <w:delText>交易</w:delText>
              </w:r>
            </w:del>
            <w:del w:id="6304" w:author="齐宁" w:date="2014-09-28T19:26:00Z">
              <w:r>
                <w:rPr>
                  <w:rFonts w:hint="eastAsia" w:ascii="楷体" w:hAnsi="楷体"/>
                  <w:szCs w:val="21"/>
                </w:rPr>
                <w:br/>
              </w:r>
            </w:del>
            <w:del w:id="6305" w:author="齐宁" w:date="2014-09-28T19:26:00Z">
              <w:r>
                <w:rPr>
                  <w:rFonts w:hint="eastAsia" w:ascii="楷体" w:hAnsi="楷体"/>
                  <w:szCs w:val="21"/>
                </w:rPr>
                <w:delText>填写</w:delText>
              </w:r>
            </w:del>
            <w:del w:id="6306" w:author="齐宁" w:date="2014-09-28T19:26:00Z">
              <w:r>
                <w:rPr>
                  <w:szCs w:val="21"/>
                </w:rPr>
                <w:delText>MCC</w:delText>
              </w:r>
            </w:del>
            <w:del w:id="6307" w:author="齐宁" w:date="2014-09-28T19:26:00Z">
              <w:r>
                <w:rPr>
                  <w:rFonts w:hint="eastAsia" w:ascii="楷体" w:hAnsi="楷体"/>
                  <w:szCs w:val="21"/>
                </w:rPr>
                <w:delText>码，接入类型为收单机构接入时需上送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二级商户代码</w:t>
            </w:r>
          </w:p>
        </w:tc>
        <w:tc>
          <w:tcPr>
            <w:tcW w:w="2393" w:type="dxa"/>
            <w:vAlign w:val="center"/>
          </w:tcPr>
          <w:p>
            <w:pPr>
              <w:numPr>
                <w:ilvl w:val="0"/>
                <w:numId w:val="0"/>
              </w:numPr>
              <w:jc w:val="center"/>
              <w:rPr>
                <w:szCs w:val="21"/>
              </w:rPr>
            </w:pPr>
            <w:r>
              <w:rPr>
                <w:szCs w:val="21"/>
              </w:rPr>
              <w:t>subMerId</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二级商户名称</w:t>
            </w:r>
          </w:p>
        </w:tc>
        <w:tc>
          <w:tcPr>
            <w:tcW w:w="2393" w:type="dxa"/>
            <w:vAlign w:val="center"/>
          </w:tcPr>
          <w:p>
            <w:pPr>
              <w:numPr>
                <w:ilvl w:val="0"/>
                <w:numId w:val="0"/>
              </w:numPr>
              <w:jc w:val="center"/>
              <w:rPr>
                <w:szCs w:val="21"/>
              </w:rPr>
            </w:pPr>
            <w:r>
              <w:rPr>
                <w:szCs w:val="21"/>
              </w:rPr>
              <w:t>subMerName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szCs w:val="21"/>
              </w:rPr>
            </w:pPr>
            <w:r>
              <w:rPr>
                <w:rFonts w:hint="eastAsia" w:ascii="楷体" w:hAnsi="楷体"/>
                <w:szCs w:val="21"/>
              </w:rPr>
              <w:t>二级商户简称</w:t>
            </w:r>
          </w:p>
        </w:tc>
        <w:tc>
          <w:tcPr>
            <w:tcW w:w="2393" w:type="dxa"/>
            <w:vAlign w:val="center"/>
          </w:tcPr>
          <w:p>
            <w:pPr>
              <w:numPr>
                <w:ilvl w:val="0"/>
                <w:numId w:val="0"/>
              </w:numPr>
              <w:jc w:val="center"/>
              <w:rPr>
                <w:szCs w:val="21"/>
              </w:rPr>
            </w:pPr>
            <w:r>
              <w:rPr>
                <w:szCs w:val="21"/>
              </w:rPr>
              <w:t>subMer</w:t>
            </w:r>
            <w:r>
              <w:rPr>
                <w:rFonts w:hint="eastAsia"/>
                <w:szCs w:val="21"/>
              </w:rPr>
              <w:t>Abbr</w:t>
            </w:r>
          </w:p>
        </w:tc>
        <w:tc>
          <w:tcPr>
            <w:tcW w:w="1493" w:type="dxa"/>
            <w:vAlign w:val="center"/>
          </w:tcPr>
          <w:p>
            <w:pPr>
              <w:numPr>
                <w:ilvl w:val="0"/>
                <w:numId w:val="0"/>
              </w:numPr>
              <w:jc w:val="center"/>
              <w:rPr>
                <w:szCs w:val="21"/>
              </w:rPr>
            </w:pPr>
            <w:r>
              <w:rPr>
                <w:rFonts w:hint="eastAsia"/>
                <w:szCs w:val="21"/>
              </w:rPr>
              <w:t>C</w:t>
            </w:r>
          </w:p>
        </w:tc>
        <w:tc>
          <w:tcPr>
            <w:tcW w:w="3097" w:type="dxa"/>
            <w:vAlign w:val="center"/>
          </w:tcPr>
          <w:p>
            <w:pPr>
              <w:numPr>
                <w:ilvl w:val="0"/>
                <w:numId w:val="0"/>
              </w:numPr>
              <w:rPr>
                <w:rFonts w:ascii="楷体" w:hAnsi="楷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93" w:type="dxa"/>
            <w:vAlign w:val="center"/>
          </w:tcPr>
          <w:p>
            <w:pPr>
              <w:numPr>
                <w:ilvl w:val="0"/>
                <w:numId w:val="0"/>
              </w:numPr>
              <w:jc w:val="center"/>
              <w:rPr>
                <w:szCs w:val="21"/>
              </w:rPr>
            </w:pPr>
            <w:r>
              <w:rPr>
                <w:szCs w:val="21"/>
              </w:rPr>
              <w:t>orderId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93" w:type="dxa"/>
            <w:vAlign w:val="center"/>
          </w:tcPr>
          <w:p>
            <w:pPr>
              <w:numPr>
                <w:ilvl w:val="0"/>
                <w:numId w:val="0"/>
              </w:numPr>
              <w:jc w:val="center"/>
              <w:rPr>
                <w:szCs w:val="21"/>
              </w:rPr>
            </w:pPr>
            <w:r>
              <w:rPr>
                <w:szCs w:val="21"/>
              </w:rPr>
              <w:t>txnTime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93" w:type="dxa"/>
            <w:vAlign w:val="center"/>
          </w:tcPr>
          <w:p>
            <w:pPr>
              <w:numPr>
                <w:ilvl w:val="0"/>
                <w:numId w:val="0"/>
              </w:numPr>
              <w:jc w:val="center"/>
              <w:rPr>
                <w:szCs w:val="21"/>
              </w:rPr>
            </w:pPr>
            <w:r>
              <w:rPr>
                <w:szCs w:val="21"/>
              </w:rPr>
              <w:t>currencyCode</w:t>
            </w:r>
          </w:p>
        </w:tc>
        <w:tc>
          <w:tcPr>
            <w:tcW w:w="1493" w:type="dxa"/>
            <w:vAlign w:val="center"/>
          </w:tcPr>
          <w:p>
            <w:pPr>
              <w:numPr>
                <w:ilvl w:val="0"/>
                <w:numId w:val="0"/>
              </w:numPr>
              <w:jc w:val="center"/>
              <w:rPr>
                <w:szCs w:val="21"/>
              </w:rPr>
            </w:pPr>
            <w:r>
              <w:rPr>
                <w:rFonts w:hint="eastAsia"/>
                <w:szCs w:val="21"/>
              </w:rPr>
              <w:t>M</w:t>
            </w:r>
          </w:p>
        </w:tc>
        <w:tc>
          <w:tcPr>
            <w:tcW w:w="3097" w:type="dxa"/>
            <w:vAlign w:val="center"/>
          </w:tcPr>
          <w:p>
            <w:pPr>
              <w:numPr>
                <w:ilvl w:val="0"/>
                <w:numId w:val="0"/>
              </w:numPr>
              <w:rPr>
                <w:rFonts w:ascii="楷体" w:hAnsi="楷体" w:cs="宋体"/>
                <w:szCs w:val="21"/>
              </w:rPr>
            </w:pPr>
            <w:r>
              <w:rPr>
                <w:rFonts w:hint="eastAsia" w:ascii="楷体" w:hAnsi="楷体"/>
                <w:szCs w:val="21"/>
              </w:rPr>
              <w:t>默认</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帐号类型</w:t>
            </w:r>
          </w:p>
        </w:tc>
        <w:tc>
          <w:tcPr>
            <w:tcW w:w="2393" w:type="dxa"/>
            <w:vAlign w:val="center"/>
          </w:tcPr>
          <w:p>
            <w:pPr>
              <w:numPr>
                <w:ilvl w:val="0"/>
                <w:numId w:val="0"/>
              </w:numPr>
              <w:jc w:val="center"/>
              <w:rPr>
                <w:szCs w:val="21"/>
              </w:rPr>
            </w:pPr>
            <w:r>
              <w:rPr>
                <w:szCs w:val="21"/>
              </w:rPr>
              <w:t>accType</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IC</w:t>
            </w:r>
            <w:r>
              <w:rPr>
                <w:rFonts w:hint="eastAsia" w:ascii="楷体" w:hAnsi="楷体"/>
                <w:szCs w:val="21"/>
              </w:rPr>
              <w:t>卡交易填写“</w:t>
            </w:r>
            <w:r>
              <w:rPr>
                <w:szCs w:val="21"/>
              </w:rPr>
              <w:t>03</w:t>
            </w:r>
            <w:r>
              <w:rPr>
                <w:rFonts w:hint="eastAsia" w:ascii="楷体" w:hAnsi="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93" w:type="dxa"/>
            <w:vAlign w:val="center"/>
          </w:tcPr>
          <w:p>
            <w:pPr>
              <w:numPr>
                <w:ilvl w:val="0"/>
                <w:numId w:val="0"/>
              </w:numPr>
              <w:jc w:val="center"/>
              <w:rPr>
                <w:szCs w:val="21"/>
              </w:rPr>
            </w:pPr>
            <w:r>
              <w:rPr>
                <w:szCs w:val="21"/>
              </w:rPr>
              <w:t>accNo</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银行卡验证信息及身份信息</w:t>
            </w:r>
          </w:p>
        </w:tc>
        <w:tc>
          <w:tcPr>
            <w:tcW w:w="2393" w:type="dxa"/>
            <w:vAlign w:val="center"/>
          </w:tcPr>
          <w:p>
            <w:pPr>
              <w:numPr>
                <w:ilvl w:val="0"/>
                <w:numId w:val="0"/>
              </w:numPr>
              <w:jc w:val="center"/>
              <w:rPr>
                <w:szCs w:val="21"/>
              </w:rPr>
            </w:pPr>
            <w:r>
              <w:rPr>
                <w:szCs w:val="21"/>
              </w:rPr>
              <w:t>customerInfo</w:t>
            </w:r>
          </w:p>
        </w:tc>
        <w:tc>
          <w:tcPr>
            <w:tcW w:w="1493" w:type="dxa"/>
            <w:vAlign w:val="center"/>
          </w:tcPr>
          <w:p>
            <w:pPr>
              <w:numPr>
                <w:ilvl w:val="0"/>
                <w:numId w:val="0"/>
              </w:numPr>
              <w:jc w:val="center"/>
              <w:rPr>
                <w:szCs w:val="21"/>
              </w:rPr>
            </w:pPr>
            <w:r>
              <w:rPr>
                <w:rFonts w:hint="eastAsia"/>
                <w:szCs w:val="21"/>
              </w:rPr>
              <w:t>C</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93" w:type="dxa"/>
            <w:vAlign w:val="center"/>
          </w:tcPr>
          <w:p>
            <w:pPr>
              <w:numPr>
                <w:ilvl w:val="0"/>
                <w:numId w:val="0"/>
              </w:numPr>
              <w:jc w:val="center"/>
              <w:rPr>
                <w:szCs w:val="21"/>
              </w:rPr>
            </w:pPr>
            <w:r>
              <w:rPr>
                <w:szCs w:val="21"/>
              </w:rPr>
              <w:t>reqReserved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93" w:type="dxa"/>
            <w:vAlign w:val="center"/>
          </w:tcPr>
          <w:p>
            <w:pPr>
              <w:numPr>
                <w:ilvl w:val="0"/>
                <w:numId w:val="0"/>
              </w:numPr>
              <w:jc w:val="center"/>
              <w:rPr>
                <w:szCs w:val="21"/>
              </w:rPr>
            </w:pPr>
            <w:r>
              <w:rPr>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加密证书</w:t>
            </w:r>
            <w:r>
              <w:rPr>
                <w:szCs w:val="21"/>
              </w:rPr>
              <w:t>ID</w:t>
            </w:r>
          </w:p>
        </w:tc>
        <w:tc>
          <w:tcPr>
            <w:tcW w:w="2393" w:type="dxa"/>
            <w:vAlign w:val="center"/>
          </w:tcPr>
          <w:p>
            <w:pPr>
              <w:numPr>
                <w:ilvl w:val="0"/>
                <w:numId w:val="0"/>
              </w:numPr>
              <w:jc w:val="center"/>
              <w:rPr>
                <w:szCs w:val="21"/>
              </w:rPr>
            </w:pPr>
            <w:r>
              <w:rPr>
                <w:szCs w:val="21"/>
              </w:rPr>
              <w:t>encryptCertId</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当使用银联公钥加密密码等信息时，需上送加密证书的</w:t>
            </w:r>
            <w:r>
              <w:rPr>
                <w:szCs w:val="21"/>
              </w:rPr>
              <w:t>CertID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终端信息域</w:t>
            </w:r>
          </w:p>
        </w:tc>
        <w:tc>
          <w:tcPr>
            <w:tcW w:w="2393" w:type="dxa"/>
            <w:vAlign w:val="center"/>
          </w:tcPr>
          <w:p>
            <w:pPr>
              <w:numPr>
                <w:ilvl w:val="0"/>
                <w:numId w:val="0"/>
              </w:numPr>
              <w:jc w:val="center"/>
              <w:rPr>
                <w:szCs w:val="21"/>
              </w:rPr>
            </w:pPr>
            <w:r>
              <w:rPr>
                <w:szCs w:val="21"/>
              </w:rPr>
              <w:t>userMac</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rFonts w:ascii="楷体" w:hAnsi="楷体" w:cs="宋体"/>
                <w:szCs w:val="21"/>
              </w:rPr>
            </w:pPr>
            <w:r>
              <w:rPr>
                <w:rFonts w:hint="eastAsia" w:ascii="楷体" w:hAnsi="楷体"/>
                <w:szCs w:val="21"/>
              </w:rPr>
              <w:t>移动支付业务需要上送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安全类型</w:t>
            </w:r>
          </w:p>
        </w:tc>
        <w:tc>
          <w:tcPr>
            <w:tcW w:w="2393" w:type="dxa"/>
            <w:vAlign w:val="center"/>
          </w:tcPr>
          <w:p>
            <w:pPr>
              <w:numPr>
                <w:ilvl w:val="0"/>
                <w:numId w:val="0"/>
              </w:numPr>
              <w:jc w:val="center"/>
              <w:rPr>
                <w:szCs w:val="21"/>
              </w:rPr>
            </w:pPr>
            <w:r>
              <w:rPr>
                <w:szCs w:val="21"/>
              </w:rPr>
              <w:t>securityType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szCs w:val="21"/>
              </w:rPr>
            </w:pPr>
            <w:r>
              <w:rPr>
                <w:szCs w:val="21"/>
              </w:rPr>
              <w:t>移动支付特殊使用</w:t>
            </w:r>
            <w:r>
              <w:rPr>
                <w:szCs w:val="21"/>
              </w:rPr>
              <w:br/>
            </w:r>
            <w:r>
              <w:rPr>
                <w:szCs w:val="21"/>
              </w:rPr>
              <w:t>标识支付要素使用的加密方式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4"/>
              </w:numPr>
              <w:tabs>
                <w:tab w:val="left" w:pos="360"/>
              </w:tabs>
              <w:ind w:firstLineChars="0"/>
              <w:jc w:val="center"/>
              <w:rPr>
                <w:bCs/>
                <w:sz w:val="22"/>
              </w:rPr>
            </w:pPr>
          </w:p>
        </w:tc>
        <w:tc>
          <w:tcPr>
            <w:tcW w:w="1849" w:type="dxa"/>
            <w:vAlign w:val="center"/>
          </w:tcPr>
          <w:p>
            <w:pPr>
              <w:numPr>
                <w:ilvl w:val="0"/>
                <w:numId w:val="0"/>
              </w:numPr>
              <w:jc w:val="center"/>
              <w:rPr>
                <w:rFonts w:ascii="楷体" w:hAnsi="楷体" w:cs="宋体"/>
                <w:szCs w:val="21"/>
              </w:rPr>
            </w:pPr>
            <w:r>
              <w:rPr>
                <w:rFonts w:hint="eastAsia" w:ascii="楷体" w:hAnsi="楷体"/>
                <w:szCs w:val="21"/>
              </w:rPr>
              <w:t>有卡交易信息域</w:t>
            </w:r>
          </w:p>
        </w:tc>
        <w:tc>
          <w:tcPr>
            <w:tcW w:w="2393" w:type="dxa"/>
            <w:vAlign w:val="center"/>
          </w:tcPr>
          <w:p>
            <w:pPr>
              <w:numPr>
                <w:ilvl w:val="0"/>
                <w:numId w:val="0"/>
              </w:numPr>
              <w:jc w:val="center"/>
              <w:rPr>
                <w:rFonts w:ascii="楷体" w:hAnsi="楷体" w:cs="宋体"/>
                <w:szCs w:val="21"/>
              </w:rPr>
            </w:pPr>
            <w:r>
              <w:rPr>
                <w:rFonts w:hint="eastAsia" w:ascii="楷体" w:hAnsi="楷体"/>
                <w:szCs w:val="21"/>
              </w:rPr>
              <w:t>cardTransData</w:t>
            </w:r>
          </w:p>
        </w:tc>
        <w:tc>
          <w:tcPr>
            <w:tcW w:w="1493" w:type="dxa"/>
            <w:vAlign w:val="center"/>
          </w:tcPr>
          <w:p>
            <w:pPr>
              <w:numPr>
                <w:ilvl w:val="0"/>
                <w:numId w:val="0"/>
              </w:numPr>
              <w:jc w:val="center"/>
              <w:rPr>
                <w:rFonts w:ascii="楷体" w:hAnsi="楷体" w:cs="宋体"/>
                <w:szCs w:val="21"/>
              </w:rPr>
            </w:pPr>
            <w:r>
              <w:rPr>
                <w:rFonts w:hint="eastAsia" w:ascii="楷体" w:hAnsi="楷体"/>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有卡交易必填</w:t>
            </w:r>
            <w:r>
              <w:rPr>
                <w:rFonts w:hint="eastAsia" w:ascii="楷体" w:hAnsi="楷体"/>
                <w:szCs w:val="21"/>
              </w:rPr>
              <w:br/>
            </w:r>
            <w:r>
              <w:rPr>
                <w:rFonts w:hint="eastAsia" w:ascii="楷体" w:hAnsi="楷体"/>
                <w:szCs w:val="21"/>
              </w:rPr>
              <w:t>有卡交易信息域（组合域，用法详见数据字典）</w:t>
            </w:r>
          </w:p>
        </w:tc>
      </w:tr>
    </w:tbl>
    <w:p>
      <w:pPr>
        <w:pStyle w:val="66"/>
        <w:ind w:firstLine="0" w:firstLineChars="0"/>
      </w:pPr>
    </w:p>
    <w:p>
      <w:pPr>
        <w:pStyle w:val="97"/>
        <w:framePr w:h="473" w:wrap="around" w:vAnchor="margin" w:hAnchor="text" w:yAlign="top"/>
        <w:ind w:left="0"/>
        <w:jc w:val="left"/>
        <w:outlineLvl w:val="4"/>
        <w:rPr>
          <w:sz w:val="21"/>
          <w:szCs w:val="21"/>
        </w:rPr>
      </w:pPr>
      <w:r>
        <w:rPr>
          <w:rFonts w:hint="eastAsia"/>
          <w:sz w:val="21"/>
          <w:szCs w:val="21"/>
        </w:rPr>
        <w:t>应答报文</w:t>
      </w:r>
    </w:p>
    <w:p>
      <w:pPr>
        <w:pStyle w:val="66"/>
        <w:ind w:firstLine="420"/>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版本号</w:t>
            </w:r>
          </w:p>
        </w:tc>
        <w:tc>
          <w:tcPr>
            <w:tcW w:w="2312" w:type="dxa"/>
            <w:vAlign w:val="center"/>
          </w:tcPr>
          <w:p>
            <w:pPr>
              <w:numPr>
                <w:ilvl w:val="0"/>
                <w:numId w:val="0"/>
              </w:numPr>
              <w:jc w:val="center"/>
              <w:rPr>
                <w:szCs w:val="21"/>
              </w:rPr>
            </w:pPr>
            <w:r>
              <w:rPr>
                <w:szCs w:val="21"/>
              </w:rPr>
              <w:t>version</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证书</w:t>
            </w:r>
            <w:r>
              <w:rPr>
                <w:szCs w:val="21"/>
              </w:rPr>
              <w:t>ID</w:t>
            </w:r>
          </w:p>
        </w:tc>
        <w:tc>
          <w:tcPr>
            <w:tcW w:w="2312" w:type="dxa"/>
            <w:vAlign w:val="center"/>
          </w:tcPr>
          <w:p>
            <w:pPr>
              <w:numPr>
                <w:ilvl w:val="0"/>
                <w:numId w:val="0"/>
              </w:numPr>
              <w:jc w:val="center"/>
              <w:rPr>
                <w:szCs w:val="21"/>
              </w:rPr>
            </w:pPr>
            <w:r>
              <w:rPr>
                <w:szCs w:val="21"/>
              </w:rPr>
              <w:t>certId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签名</w:t>
            </w:r>
          </w:p>
        </w:tc>
        <w:tc>
          <w:tcPr>
            <w:tcW w:w="2312" w:type="dxa"/>
            <w:vAlign w:val="center"/>
          </w:tcPr>
          <w:p>
            <w:pPr>
              <w:numPr>
                <w:ilvl w:val="0"/>
                <w:numId w:val="0"/>
              </w:numPr>
              <w:jc w:val="center"/>
              <w:rPr>
                <w:szCs w:val="21"/>
              </w:rPr>
            </w:pPr>
            <w:r>
              <w:rPr>
                <w:szCs w:val="21"/>
              </w:rPr>
              <w:t>signature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编码方式</w:t>
            </w:r>
          </w:p>
        </w:tc>
        <w:tc>
          <w:tcPr>
            <w:tcW w:w="2312" w:type="dxa"/>
            <w:vAlign w:val="center"/>
          </w:tcPr>
          <w:p>
            <w:pPr>
              <w:numPr>
                <w:ilvl w:val="0"/>
                <w:numId w:val="0"/>
              </w:numPr>
              <w:jc w:val="center"/>
              <w:rPr>
                <w:szCs w:val="21"/>
              </w:rPr>
            </w:pPr>
            <w:r>
              <w:rPr>
                <w:szCs w:val="21"/>
              </w:rPr>
              <w:t>encoding</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szCs w:val="21"/>
              </w:rPr>
            </w:pPr>
            <w:r>
              <w:rPr>
                <w:rFonts w:hint="eastAsia"/>
              </w:rPr>
              <w:t>签名方法</w:t>
            </w:r>
          </w:p>
        </w:tc>
        <w:tc>
          <w:tcPr>
            <w:tcW w:w="2312" w:type="dxa"/>
            <w:vAlign w:val="center"/>
          </w:tcPr>
          <w:p>
            <w:pPr>
              <w:numPr>
                <w:ilvl w:val="0"/>
                <w:numId w:val="0"/>
              </w:numPr>
              <w:jc w:val="center"/>
              <w:rPr>
                <w:szCs w:val="21"/>
              </w:rPr>
            </w:pPr>
            <w:r>
              <w:t>signMethod</w:t>
            </w:r>
          </w:p>
        </w:tc>
        <w:tc>
          <w:tcPr>
            <w:tcW w:w="1493" w:type="dxa"/>
            <w:vAlign w:val="center"/>
          </w:tcPr>
          <w:p>
            <w:pPr>
              <w:numPr>
                <w:ilvl w:val="0"/>
                <w:numId w:val="0"/>
              </w:numPr>
              <w:jc w:val="center"/>
              <w:rPr>
                <w:szCs w:val="21"/>
              </w:rPr>
            </w:pPr>
            <w:r>
              <w:rPr>
                <w:rFonts w:hint="eastAsia"/>
              </w:rPr>
              <w:t>M</w:t>
            </w:r>
          </w:p>
        </w:tc>
        <w:tc>
          <w:tcPr>
            <w:tcW w:w="3097" w:type="dxa"/>
            <w:vAlign w:val="center"/>
          </w:tcPr>
          <w:p>
            <w:pPr>
              <w:numPr>
                <w:ilvl w:val="0"/>
                <w:numId w:val="0"/>
              </w:num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center"/>
          </w:tcPr>
          <w:p>
            <w:pPr>
              <w:numPr>
                <w:ilvl w:val="0"/>
                <w:numId w:val="0"/>
              </w:numPr>
              <w:jc w:val="center"/>
              <w:rPr>
                <w:szCs w:val="21"/>
              </w:rPr>
            </w:pPr>
            <w:r>
              <w:rPr>
                <w:szCs w:val="21"/>
              </w:rPr>
              <w:t>txnType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outlineLvl w:val="4"/>
              <w:rPr>
                <w:rFonts w:ascii="Times New Roman" w:hAnsi="Times New Roman" w:eastAsia="宋体" w:cs="Times New Roman"/>
                <w:szCs w:val="21"/>
                <w:rPrChange w:id="6308" w:author="吴潇" w:date="2014-12-18T17:03:00Z">
                  <w:rPr>
                    <w:rFonts w:ascii="楷体" w:hAnsi="楷体" w:eastAsia="黑体" w:cs="宋体"/>
                    <w:szCs w:val="21"/>
                  </w:rPr>
                </w:rPrChange>
              </w:rPr>
            </w:pPr>
            <w:del w:id="6309" w:author="吴潇" w:date="2014-12-18T17:03:00Z">
              <w:r>
                <w:rPr>
                  <w:rFonts w:hint="eastAsia" w:ascii="Times New Roman" w:hAnsi="Times New Roman"/>
                  <w:szCs w:val="21"/>
                  <w:rPrChange w:id="6310" w:author="吴潇" w:date="2014-12-18T17:03:00Z">
                    <w:rPr>
                      <w:rFonts w:hint="eastAsia" w:ascii="楷体" w:hAnsi="楷体"/>
                      <w:szCs w:val="21"/>
                    </w:rPr>
                  </w:rPrChange>
                </w:rPr>
                <w:delText>取值</w:delText>
              </w:r>
            </w:del>
            <w:del w:id="6311" w:author="吴潇" w:date="2014-12-18T17:03:00Z">
              <w:r>
                <w:rPr>
                  <w:rFonts w:hint="eastAsia"/>
                  <w:szCs w:val="21"/>
                </w:rPr>
                <w:delText>：</w:delText>
              </w:r>
            </w:del>
            <w:del w:id="6312" w:author="吴潇" w:date="2014-12-18T17:03:00Z">
              <w:r>
                <w:rPr>
                  <w:szCs w:val="21"/>
                </w:rPr>
                <w:delText>71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center"/>
          </w:tcPr>
          <w:p>
            <w:pPr>
              <w:numPr>
                <w:ilvl w:val="0"/>
                <w:numId w:val="0"/>
              </w:numPr>
              <w:jc w:val="center"/>
              <w:rPr>
                <w:szCs w:val="21"/>
              </w:rPr>
            </w:pPr>
            <w:r>
              <w:rPr>
                <w:szCs w:val="21"/>
              </w:rPr>
              <w:t>txnSubType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outlineLvl w:val="4"/>
              <w:rPr>
                <w:rFonts w:ascii="Times New Roman" w:hAnsi="Times New Roman" w:eastAsia="宋体" w:cs="Times New Roman"/>
                <w:szCs w:val="21"/>
                <w:rPrChange w:id="6313" w:author="吴潇" w:date="2014-12-18T17:03:00Z">
                  <w:rPr>
                    <w:rFonts w:ascii="楷体" w:hAnsi="楷体" w:eastAsia="黑体" w:cs="宋体"/>
                    <w:szCs w:val="21"/>
                  </w:rPr>
                </w:rPrChange>
              </w:rPr>
            </w:pPr>
            <w:del w:id="6314" w:author="吴潇" w:date="2014-12-18T17:03:00Z">
              <w:r>
                <w:rPr>
                  <w:rFonts w:hint="eastAsia" w:ascii="Times New Roman" w:hAnsi="Times New Roman"/>
                  <w:szCs w:val="21"/>
                  <w:rPrChange w:id="6315" w:author="吴潇" w:date="2014-12-18T17:03:00Z">
                    <w:rPr>
                      <w:rFonts w:hint="eastAsia" w:ascii="楷体" w:hAnsi="楷体"/>
                      <w:szCs w:val="21"/>
                    </w:rPr>
                  </w:rPrChange>
                </w:rPr>
                <w:delText>默认：</w:delText>
              </w:r>
            </w:del>
            <w:del w:id="6316" w:author="吴潇" w:date="2014-12-18T17:03:00Z">
              <w:r>
                <w:rPr>
                  <w:szCs w:val="21"/>
                </w:rPr>
                <w:delText>00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center"/>
          </w:tcPr>
          <w:p>
            <w:pPr>
              <w:numPr>
                <w:ilvl w:val="0"/>
                <w:numId w:val="0"/>
              </w:numPr>
              <w:jc w:val="center"/>
              <w:rPr>
                <w:szCs w:val="21"/>
              </w:rPr>
            </w:pPr>
            <w:r>
              <w:rPr>
                <w:szCs w:val="21"/>
              </w:rPr>
              <w:t>bizType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outlineLvl w:val="4"/>
              <w:rPr>
                <w:rFonts w:ascii="Times New Roman" w:hAnsi="Times New Roman" w:eastAsia="宋体" w:cs="Times New Roman"/>
                <w:szCs w:val="21"/>
                <w:rPrChange w:id="6317" w:author="吴潇" w:date="2014-12-18T17:03:00Z">
                  <w:rPr>
                    <w:rFonts w:ascii="楷体" w:hAnsi="楷体" w:eastAsia="黑体" w:cs="宋体"/>
                    <w:szCs w:val="21"/>
                  </w:rPr>
                </w:rPrChange>
              </w:rPr>
            </w:pPr>
            <w:del w:id="6318" w:author="吴潇" w:date="2014-12-18T17:03:00Z">
              <w:r>
                <w:rPr>
                  <w:rFonts w:hint="eastAsia" w:ascii="Times New Roman" w:hAnsi="Times New Roman"/>
                  <w:szCs w:val="21"/>
                  <w:rPrChange w:id="6319" w:author="吴潇" w:date="2014-12-18T17:03:00Z">
                    <w:rPr>
                      <w:rFonts w:hint="eastAsia" w:ascii="楷体" w:hAnsi="楷体"/>
                      <w:szCs w:val="21"/>
                    </w:rPr>
                  </w:rPrChange>
                </w:rPr>
                <w:delText>默认</w:delText>
              </w:r>
            </w:del>
            <w:del w:id="6320" w:author="吴潇" w:date="2014-12-18T17:03:00Z">
              <w:r>
                <w:rPr>
                  <w:rFonts w:hint="eastAsia"/>
                  <w:szCs w:val="21"/>
                </w:rPr>
                <w:delText>：</w:delText>
              </w:r>
            </w:del>
            <w:del w:id="6321" w:author="吴潇" w:date="2014-12-18T17:03:00Z">
              <w:r>
                <w:rPr>
                  <w:szCs w:val="21"/>
                </w:rPr>
                <w:delText xml:space="preserve">000000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center"/>
          </w:tcPr>
          <w:p>
            <w:pPr>
              <w:numPr>
                <w:ilvl w:val="0"/>
                <w:numId w:val="0"/>
              </w:numPr>
              <w:jc w:val="center"/>
              <w:rPr>
                <w:szCs w:val="21"/>
              </w:rPr>
            </w:pPr>
            <w:r>
              <w:rPr>
                <w:szCs w:val="21"/>
              </w:rPr>
              <w:t>accessType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322" w:author="齐宁" w:date="2014-09-28T19:26:00Z"/>
        </w:trPr>
        <w:tc>
          <w:tcPr>
            <w:tcW w:w="739" w:type="dxa"/>
            <w:vAlign w:val="center"/>
          </w:tcPr>
          <w:p>
            <w:pPr>
              <w:pStyle w:val="120"/>
              <w:numPr>
                <w:ilvl w:val="0"/>
                <w:numId w:val="65"/>
              </w:numPr>
              <w:tabs>
                <w:tab w:val="left" w:pos="360"/>
              </w:tabs>
              <w:ind w:firstLineChars="0"/>
              <w:jc w:val="center"/>
              <w:rPr>
                <w:del w:id="6323" w:author="齐宁" w:date="2014-09-28T19:26:00Z"/>
                <w:bCs/>
                <w:sz w:val="22"/>
              </w:rPr>
            </w:pPr>
          </w:p>
        </w:tc>
        <w:tc>
          <w:tcPr>
            <w:tcW w:w="1930" w:type="dxa"/>
            <w:vAlign w:val="center"/>
          </w:tcPr>
          <w:p>
            <w:pPr>
              <w:numPr>
                <w:ilvl w:val="0"/>
                <w:numId w:val="0"/>
              </w:numPr>
              <w:jc w:val="center"/>
              <w:rPr>
                <w:del w:id="6324" w:author="齐宁" w:date="2014-09-28T19:26:00Z"/>
                <w:rFonts w:ascii="楷体" w:hAnsi="楷体" w:cs="宋体"/>
                <w:szCs w:val="21"/>
              </w:rPr>
            </w:pPr>
            <w:del w:id="6325" w:author="齐宁" w:date="2014-09-28T19:26:00Z">
              <w:r>
                <w:rPr>
                  <w:rFonts w:hint="eastAsia" w:ascii="楷体" w:hAnsi="楷体"/>
                  <w:szCs w:val="21"/>
                </w:rPr>
                <w:delText>收单机构代码</w:delText>
              </w:r>
            </w:del>
          </w:p>
        </w:tc>
        <w:tc>
          <w:tcPr>
            <w:tcW w:w="2312" w:type="dxa"/>
            <w:vAlign w:val="center"/>
          </w:tcPr>
          <w:p>
            <w:pPr>
              <w:numPr>
                <w:ilvl w:val="0"/>
                <w:numId w:val="0"/>
              </w:numPr>
              <w:jc w:val="center"/>
              <w:rPr>
                <w:del w:id="6326" w:author="齐宁" w:date="2014-09-28T19:26:00Z"/>
                <w:szCs w:val="21"/>
              </w:rPr>
            </w:pPr>
            <w:del w:id="6327" w:author="齐宁" w:date="2014-09-28T19:26:00Z">
              <w:r>
                <w:rPr>
                  <w:szCs w:val="21"/>
                </w:rPr>
                <w:delText>acqInsCode</w:delText>
              </w:r>
            </w:del>
          </w:p>
        </w:tc>
        <w:tc>
          <w:tcPr>
            <w:tcW w:w="1493" w:type="dxa"/>
            <w:vAlign w:val="center"/>
          </w:tcPr>
          <w:p>
            <w:pPr>
              <w:numPr>
                <w:ilvl w:val="0"/>
                <w:numId w:val="0"/>
              </w:numPr>
              <w:jc w:val="center"/>
              <w:rPr>
                <w:del w:id="6328" w:author="齐宁" w:date="2014-09-28T19:26:00Z"/>
                <w:szCs w:val="21"/>
              </w:rPr>
            </w:pPr>
            <w:del w:id="6329" w:author="齐宁" w:date="2014-09-28T19:26:00Z">
              <w:r>
                <w:rPr>
                  <w:rFonts w:hint="eastAsia"/>
                  <w:szCs w:val="21"/>
                </w:rPr>
                <w:delText>R</w:delText>
              </w:r>
            </w:del>
          </w:p>
        </w:tc>
        <w:tc>
          <w:tcPr>
            <w:tcW w:w="3097" w:type="dxa"/>
            <w:vAlign w:val="center"/>
          </w:tcPr>
          <w:p>
            <w:pPr>
              <w:numPr>
                <w:ilvl w:val="0"/>
                <w:numId w:val="0"/>
              </w:numPr>
              <w:rPr>
                <w:del w:id="6330" w:author="齐宁" w:date="2014-09-28T19:26:00Z"/>
                <w:szCs w:val="21"/>
              </w:rPr>
            </w:pPr>
            <w:del w:id="6331" w:author="齐宁" w:date="2014-09-28T19:26:00Z">
              <w:r>
                <w:rPr>
                  <w:szCs w:val="21"/>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center"/>
          </w:tcPr>
          <w:p>
            <w:pPr>
              <w:numPr>
                <w:ilvl w:val="0"/>
                <w:numId w:val="0"/>
              </w:numPr>
              <w:jc w:val="center"/>
              <w:rPr>
                <w:szCs w:val="21"/>
              </w:rPr>
            </w:pPr>
            <w:r>
              <w:rPr>
                <w:szCs w:val="21"/>
              </w:rPr>
              <w:t>merId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center"/>
          </w:tcPr>
          <w:p>
            <w:pPr>
              <w:numPr>
                <w:ilvl w:val="0"/>
                <w:numId w:val="0"/>
              </w:numPr>
              <w:jc w:val="center"/>
              <w:rPr>
                <w:szCs w:val="21"/>
              </w:rPr>
            </w:pPr>
            <w:r>
              <w:rPr>
                <w:szCs w:val="21"/>
              </w:rPr>
              <w:t>orderId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center"/>
          </w:tcPr>
          <w:p>
            <w:pPr>
              <w:numPr>
                <w:ilvl w:val="0"/>
                <w:numId w:val="0"/>
              </w:numPr>
              <w:jc w:val="center"/>
              <w:rPr>
                <w:szCs w:val="21"/>
              </w:rPr>
            </w:pPr>
            <w:r>
              <w:rPr>
                <w:szCs w:val="21"/>
              </w:rPr>
              <w:t>txnTime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center"/>
          </w:tcPr>
          <w:p>
            <w:pPr>
              <w:numPr>
                <w:ilvl w:val="0"/>
                <w:numId w:val="0"/>
              </w:numPr>
              <w:jc w:val="center"/>
              <w:rPr>
                <w:szCs w:val="21"/>
              </w:rPr>
            </w:pPr>
            <w:r>
              <w:rPr>
                <w:szCs w:val="21"/>
              </w:rPr>
              <w:t>currencyCode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outlineLvl w:val="4"/>
              <w:rPr>
                <w:rFonts w:ascii="Times New Roman" w:hAnsi="Times New Roman" w:eastAsia="宋体" w:cs="Times New Roman"/>
                <w:szCs w:val="21"/>
                <w:rPrChange w:id="6332" w:author="吴潇" w:date="2014-12-18T17:03:00Z">
                  <w:rPr>
                    <w:rFonts w:ascii="楷体" w:hAnsi="楷体" w:eastAsia="黑体" w:cs="宋体"/>
                    <w:szCs w:val="21"/>
                  </w:rPr>
                </w:rPrChange>
              </w:rPr>
            </w:pPr>
            <w:del w:id="6333" w:author="吴潇" w:date="2014-12-18T17:03:00Z">
              <w:r>
                <w:rPr>
                  <w:rFonts w:hint="eastAsia" w:ascii="Times New Roman" w:hAnsi="Times New Roman"/>
                  <w:szCs w:val="21"/>
                  <w:rPrChange w:id="6334" w:author="吴潇" w:date="2014-12-18T17:03:00Z">
                    <w:rPr>
                      <w:rFonts w:hint="eastAsia" w:ascii="楷体" w:hAnsi="楷体"/>
                      <w:szCs w:val="21"/>
                    </w:rPr>
                  </w:rPrChange>
                </w:rPr>
                <w:delText>默认</w:delText>
              </w:r>
            </w:del>
            <w:del w:id="6335" w:author="吴潇" w:date="2014-12-18T17:03:00Z">
              <w:r>
                <w:rPr>
                  <w:szCs w:val="21"/>
                </w:rPr>
                <w:delText>156</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12" w:type="dxa"/>
            <w:vAlign w:val="center"/>
          </w:tcPr>
          <w:p>
            <w:pPr>
              <w:numPr>
                <w:ilvl w:val="0"/>
                <w:numId w:val="0"/>
              </w:numPr>
              <w:jc w:val="center"/>
              <w:rPr>
                <w:szCs w:val="21"/>
              </w:rPr>
            </w:pPr>
            <w:r>
              <w:rPr>
                <w:szCs w:val="21"/>
              </w:rPr>
              <w:t>accNo</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余额</w:t>
            </w:r>
          </w:p>
        </w:tc>
        <w:tc>
          <w:tcPr>
            <w:tcW w:w="2312" w:type="dxa"/>
            <w:vAlign w:val="center"/>
          </w:tcPr>
          <w:p>
            <w:pPr>
              <w:numPr>
                <w:ilvl w:val="0"/>
                <w:numId w:val="0"/>
              </w:numPr>
              <w:jc w:val="center"/>
              <w:rPr>
                <w:szCs w:val="21"/>
              </w:rPr>
            </w:pPr>
            <w:r>
              <w:rPr>
                <w:szCs w:val="21"/>
              </w:rPr>
              <w:t>balance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12" w:type="dxa"/>
            <w:vAlign w:val="center"/>
          </w:tcPr>
          <w:p>
            <w:pPr>
              <w:numPr>
                <w:ilvl w:val="0"/>
                <w:numId w:val="0"/>
              </w:numPr>
              <w:jc w:val="center"/>
              <w:rPr>
                <w:szCs w:val="21"/>
              </w:rPr>
            </w:pPr>
            <w:r>
              <w:rPr>
                <w:szCs w:val="21"/>
              </w:rPr>
              <w:t>reqReserved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12" w:type="dxa"/>
            <w:vAlign w:val="center"/>
          </w:tcPr>
          <w:p>
            <w:pPr>
              <w:numPr>
                <w:ilvl w:val="0"/>
                <w:numId w:val="0"/>
              </w:numPr>
              <w:jc w:val="center"/>
              <w:rPr>
                <w:szCs w:val="21"/>
              </w:rPr>
            </w:pPr>
            <w:r>
              <w:rPr>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应答码</w:t>
            </w:r>
          </w:p>
        </w:tc>
        <w:tc>
          <w:tcPr>
            <w:tcW w:w="2312" w:type="dxa"/>
            <w:vAlign w:val="center"/>
          </w:tcPr>
          <w:p>
            <w:pPr>
              <w:numPr>
                <w:ilvl w:val="0"/>
                <w:numId w:val="0"/>
              </w:numPr>
              <w:jc w:val="center"/>
              <w:rPr>
                <w:szCs w:val="21"/>
              </w:rPr>
            </w:pPr>
            <w:r>
              <w:rPr>
                <w:szCs w:val="21"/>
              </w:rPr>
              <w:t>respCode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应答信息</w:t>
            </w:r>
          </w:p>
        </w:tc>
        <w:tc>
          <w:tcPr>
            <w:tcW w:w="2312" w:type="dxa"/>
            <w:vAlign w:val="center"/>
          </w:tcPr>
          <w:p>
            <w:pPr>
              <w:numPr>
                <w:ilvl w:val="0"/>
                <w:numId w:val="0"/>
              </w:numPr>
              <w:jc w:val="center"/>
              <w:rPr>
                <w:szCs w:val="21"/>
              </w:rPr>
            </w:pPr>
            <w:r>
              <w:rPr>
                <w:szCs w:val="21"/>
              </w:rPr>
              <w:t>respMsg</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5"/>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安全类型</w:t>
            </w:r>
          </w:p>
        </w:tc>
        <w:tc>
          <w:tcPr>
            <w:tcW w:w="2312" w:type="dxa"/>
            <w:vAlign w:val="center"/>
          </w:tcPr>
          <w:p>
            <w:pPr>
              <w:numPr>
                <w:ilvl w:val="0"/>
                <w:numId w:val="0"/>
              </w:numPr>
              <w:jc w:val="center"/>
              <w:rPr>
                <w:szCs w:val="21"/>
              </w:rPr>
            </w:pPr>
            <w:r>
              <w:rPr>
                <w:szCs w:val="21"/>
              </w:rPr>
              <w:t>securityType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宋体" w:hAnsi="宋体" w:cs="宋体"/>
                <w:szCs w:val="21"/>
              </w:rPr>
            </w:pPr>
            <w:r>
              <w:rPr>
                <w:rFonts w:hint="eastAsia"/>
                <w:szCs w:val="21"/>
              </w:rPr>
              <w:t>　</w:t>
            </w:r>
          </w:p>
        </w:tc>
      </w:tr>
    </w:tbl>
    <w:p>
      <w:pPr>
        <w:pStyle w:val="97"/>
        <w:framePr w:h="473" w:wrap="around" w:vAnchor="margin" w:hAnchor="text" w:yAlign="top"/>
        <w:numPr>
          <w:ilvl w:val="4"/>
          <w:numId w:val="0"/>
        </w:numPr>
        <w:ind w:left="424" w:leftChars="202"/>
        <w:jc w:val="both"/>
        <w:rPr>
          <w:rFonts w:ascii="宋体" w:eastAsia="宋体"/>
          <w:sz w:val="21"/>
        </w:rPr>
      </w:pPr>
    </w:p>
    <w:p>
      <w:pPr>
        <w:pStyle w:val="69"/>
      </w:pPr>
      <w:bookmarkStart w:id="55" w:name="_Toc393199753"/>
      <w:r>
        <w:rPr>
          <w:rFonts w:hint="eastAsia"/>
        </w:rPr>
        <w:t>IC卡脚本通知</w:t>
      </w:r>
      <w:bookmarkEnd w:id="55"/>
    </w:p>
    <w:p>
      <w:pPr>
        <w:pStyle w:val="97"/>
        <w:framePr w:h="473" w:wrap="around" w:vAnchor="margin" w:hAnchor="text" w:yAlign="top"/>
        <w:ind w:left="0"/>
        <w:jc w:val="left"/>
        <w:outlineLvl w:val="4"/>
        <w:rPr>
          <w:sz w:val="21"/>
          <w:szCs w:val="21"/>
        </w:rPr>
      </w:pPr>
      <w:r>
        <w:rPr>
          <w:rFonts w:hint="eastAsia"/>
          <w:sz w:val="21"/>
          <w:szCs w:val="21"/>
        </w:rPr>
        <w:t>请求报文</w:t>
      </w:r>
    </w:p>
    <w:p>
      <w:pPr>
        <w:pStyle w:val="66"/>
        <w:ind w:firstLine="0" w:firstLineChars="0"/>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Change w:id="6336" w:author="齐宁" w:date="2014-09-28T19:27:00Z">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PrChange>
      </w:tblPr>
      <w:tblGrid>
        <w:gridCol w:w="721"/>
        <w:gridCol w:w="1952"/>
        <w:gridCol w:w="2245"/>
        <w:gridCol w:w="1581"/>
        <w:gridCol w:w="3072"/>
        <w:tblGridChange w:id="6337">
          <w:tblGrid>
            <w:gridCol w:w="717"/>
            <w:gridCol w:w="1952"/>
            <w:gridCol w:w="2245"/>
            <w:gridCol w:w="1581"/>
            <w:gridCol w:w="3076"/>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38"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blHeader/>
          <w:jc w:val="center"/>
          <w:trPrChange w:id="6338" w:author="齐宁" w:date="2014-09-28T19:27:00Z">
            <w:trPr>
              <w:tblHeader/>
              <w:jc w:val="center"/>
            </w:trPr>
          </w:trPrChange>
        </w:trPr>
        <w:tc>
          <w:tcPr>
            <w:tcW w:w="721" w:type="dxa"/>
            <w:shd w:val="clear" w:color="auto" w:fill="BFBFBF"/>
            <w:vAlign w:val="top"/>
            <w:tcPrChange w:id="6339" w:author="齐宁" w:date="2014-09-28T19:27:00Z">
              <w:tcPr>
                <w:tcW w:w="717" w:type="dxa"/>
                <w:shd w:val="clear" w:color="auto" w:fill="BFBFBF"/>
                <w:vAlign w:val="top"/>
              </w:tcPr>
            </w:tcPrChange>
          </w:tcPr>
          <w:p>
            <w:pPr>
              <w:numPr>
                <w:ilvl w:val="0"/>
                <w:numId w:val="0"/>
              </w:numPr>
              <w:jc w:val="center"/>
            </w:pPr>
            <w:r>
              <w:rPr>
                <w:rFonts w:hint="eastAsia"/>
              </w:rPr>
              <w:t>序号</w:t>
            </w:r>
          </w:p>
        </w:tc>
        <w:tc>
          <w:tcPr>
            <w:tcW w:w="1952" w:type="dxa"/>
            <w:shd w:val="clear" w:color="auto" w:fill="BFBFBF"/>
            <w:vAlign w:val="top"/>
            <w:tcPrChange w:id="6340" w:author="齐宁" w:date="2014-09-28T19:27:00Z">
              <w:tcPr>
                <w:tcW w:w="1952" w:type="dxa"/>
                <w:shd w:val="clear" w:color="auto" w:fill="BFBFBF"/>
                <w:vAlign w:val="top"/>
              </w:tcPr>
            </w:tcPrChange>
          </w:tcPr>
          <w:p>
            <w:pPr>
              <w:numPr>
                <w:ilvl w:val="0"/>
                <w:numId w:val="0"/>
              </w:numPr>
              <w:jc w:val="center"/>
            </w:pPr>
            <w:r>
              <w:rPr>
                <w:rFonts w:hint="eastAsia"/>
              </w:rPr>
              <w:t>域名</w:t>
            </w:r>
          </w:p>
        </w:tc>
        <w:tc>
          <w:tcPr>
            <w:tcW w:w="2245" w:type="dxa"/>
            <w:shd w:val="clear" w:color="auto" w:fill="BFBFBF"/>
            <w:vAlign w:val="top"/>
            <w:tcPrChange w:id="6341" w:author="齐宁" w:date="2014-09-28T19:27:00Z">
              <w:tcPr>
                <w:tcW w:w="2245" w:type="dxa"/>
                <w:shd w:val="clear" w:color="auto" w:fill="BFBFBF"/>
                <w:vAlign w:val="top"/>
              </w:tcPr>
            </w:tcPrChange>
          </w:tcPr>
          <w:p>
            <w:pPr>
              <w:numPr>
                <w:ilvl w:val="0"/>
                <w:numId w:val="0"/>
              </w:numPr>
              <w:jc w:val="center"/>
            </w:pPr>
            <w:r>
              <w:rPr>
                <w:rFonts w:hint="eastAsia"/>
              </w:rPr>
              <w:t>变量名</w:t>
            </w:r>
          </w:p>
        </w:tc>
        <w:tc>
          <w:tcPr>
            <w:tcW w:w="1581" w:type="dxa"/>
            <w:shd w:val="clear" w:color="auto" w:fill="BFBFBF"/>
            <w:vAlign w:val="top"/>
            <w:tcPrChange w:id="6342" w:author="齐宁" w:date="2014-09-28T19:27:00Z">
              <w:tcPr>
                <w:tcW w:w="1581" w:type="dxa"/>
                <w:shd w:val="clear" w:color="auto" w:fill="BFBFBF"/>
                <w:vAlign w:val="top"/>
              </w:tcPr>
            </w:tcPrChange>
          </w:tcPr>
          <w:p>
            <w:pPr>
              <w:numPr>
                <w:ilvl w:val="0"/>
                <w:numId w:val="0"/>
              </w:numPr>
              <w:jc w:val="center"/>
            </w:pPr>
            <w:r>
              <w:rPr>
                <w:rFonts w:hint="eastAsia"/>
              </w:rPr>
              <w:t>出现要求</w:t>
            </w:r>
          </w:p>
        </w:tc>
        <w:tc>
          <w:tcPr>
            <w:tcW w:w="3072" w:type="dxa"/>
            <w:shd w:val="clear" w:color="auto" w:fill="BFBFBF"/>
            <w:vAlign w:val="top"/>
            <w:tcPrChange w:id="6343" w:author="齐宁" w:date="2014-09-28T19:27:00Z">
              <w:tcPr>
                <w:tcW w:w="3076" w:type="dxa"/>
                <w:shd w:val="clear" w:color="auto" w:fill="BFBFBF"/>
                <w:vAlign w:val="top"/>
              </w:tcPr>
            </w:tcPrChange>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44"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344" w:author="齐宁" w:date="2014-09-28T19:27:00Z">
            <w:trPr>
              <w:jc w:val="center"/>
            </w:trPr>
          </w:trPrChange>
        </w:trPr>
        <w:tc>
          <w:tcPr>
            <w:tcW w:w="721" w:type="dxa"/>
            <w:vAlign w:val="top"/>
            <w:tcPrChange w:id="6345"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w:t>
            </w:r>
          </w:p>
        </w:tc>
        <w:tc>
          <w:tcPr>
            <w:tcW w:w="1952" w:type="dxa"/>
            <w:vAlign w:val="top"/>
            <w:tcPrChange w:id="6346" w:author="齐宁" w:date="2014-09-28T19:27:00Z">
              <w:tcPr>
                <w:tcW w:w="1952" w:type="dxa"/>
                <w:vAlign w:val="top"/>
              </w:tcPr>
            </w:tcPrChange>
          </w:tcPr>
          <w:p>
            <w:pPr>
              <w:numPr>
                <w:ilvl w:val="0"/>
                <w:numId w:val="0"/>
              </w:numPr>
              <w:jc w:val="center"/>
            </w:pPr>
            <w:r>
              <w:rPr>
                <w:rFonts w:hint="eastAsia"/>
              </w:rPr>
              <w:t>版本号</w:t>
            </w:r>
          </w:p>
        </w:tc>
        <w:tc>
          <w:tcPr>
            <w:tcW w:w="2245" w:type="dxa"/>
            <w:vAlign w:val="top"/>
            <w:tcPrChange w:id="6347" w:author="齐宁" w:date="2014-09-28T19:27:00Z">
              <w:tcPr>
                <w:tcW w:w="2245" w:type="dxa"/>
                <w:vAlign w:val="top"/>
              </w:tcPr>
            </w:tcPrChange>
          </w:tcPr>
          <w:p>
            <w:pPr>
              <w:numPr>
                <w:ilvl w:val="0"/>
                <w:numId w:val="0"/>
              </w:numPr>
              <w:jc w:val="center"/>
            </w:pPr>
            <w:r>
              <w:t>version</w:t>
            </w:r>
          </w:p>
        </w:tc>
        <w:tc>
          <w:tcPr>
            <w:tcW w:w="1581" w:type="dxa"/>
            <w:vAlign w:val="top"/>
            <w:tcPrChange w:id="6348" w:author="齐宁" w:date="2014-09-28T19:27:00Z">
              <w:tcPr>
                <w:tcW w:w="1581" w:type="dxa"/>
                <w:vAlign w:val="top"/>
              </w:tcPr>
            </w:tcPrChange>
          </w:tcPr>
          <w:p>
            <w:pPr>
              <w:numPr>
                <w:ilvl w:val="0"/>
                <w:numId w:val="0"/>
              </w:numPr>
              <w:jc w:val="center"/>
            </w:pPr>
            <w:r>
              <w:t>M</w:t>
            </w:r>
          </w:p>
        </w:tc>
        <w:tc>
          <w:tcPr>
            <w:tcW w:w="3072" w:type="dxa"/>
            <w:vAlign w:val="top"/>
            <w:tcPrChange w:id="6349" w:author="齐宁" w:date="2014-09-28T19:27:00Z">
              <w:tcPr>
                <w:tcW w:w="3076" w:type="dxa"/>
                <w:vAlign w:val="top"/>
              </w:tcPr>
            </w:tcPrChange>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5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350" w:author="齐宁" w:date="2014-09-28T19:27:00Z">
            <w:trPr>
              <w:jc w:val="center"/>
            </w:trPr>
          </w:trPrChange>
        </w:trPr>
        <w:tc>
          <w:tcPr>
            <w:tcW w:w="721" w:type="dxa"/>
            <w:vAlign w:val="top"/>
            <w:tcPrChange w:id="6351"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w:t>
            </w:r>
          </w:p>
        </w:tc>
        <w:tc>
          <w:tcPr>
            <w:tcW w:w="1952" w:type="dxa"/>
            <w:vAlign w:val="top"/>
            <w:tcPrChange w:id="6352" w:author="齐宁" w:date="2014-09-28T19:27:00Z">
              <w:tcPr>
                <w:tcW w:w="1952" w:type="dxa"/>
                <w:vAlign w:val="top"/>
              </w:tcPr>
            </w:tcPrChange>
          </w:tcPr>
          <w:p>
            <w:pPr>
              <w:numPr>
                <w:ilvl w:val="0"/>
                <w:numId w:val="0"/>
              </w:numPr>
              <w:jc w:val="center"/>
            </w:pPr>
            <w:r>
              <w:rPr>
                <w:rFonts w:hint="eastAsia"/>
              </w:rPr>
              <w:t>编码方式</w:t>
            </w:r>
          </w:p>
        </w:tc>
        <w:tc>
          <w:tcPr>
            <w:tcW w:w="2245" w:type="dxa"/>
            <w:vAlign w:val="top"/>
            <w:tcPrChange w:id="6353" w:author="齐宁" w:date="2014-09-28T19:27:00Z">
              <w:tcPr>
                <w:tcW w:w="2245" w:type="dxa"/>
                <w:vAlign w:val="top"/>
              </w:tcPr>
            </w:tcPrChange>
          </w:tcPr>
          <w:p>
            <w:pPr>
              <w:numPr>
                <w:ilvl w:val="0"/>
                <w:numId w:val="0"/>
              </w:numPr>
              <w:jc w:val="center"/>
            </w:pPr>
            <w:r>
              <w:t>encoding</w:t>
            </w:r>
          </w:p>
        </w:tc>
        <w:tc>
          <w:tcPr>
            <w:tcW w:w="1581" w:type="dxa"/>
            <w:vAlign w:val="top"/>
            <w:tcPrChange w:id="6354" w:author="齐宁" w:date="2014-09-28T19:27:00Z">
              <w:tcPr>
                <w:tcW w:w="1581" w:type="dxa"/>
                <w:vAlign w:val="top"/>
              </w:tcPr>
            </w:tcPrChange>
          </w:tcPr>
          <w:p>
            <w:pPr>
              <w:numPr>
                <w:ilvl w:val="0"/>
                <w:numId w:val="0"/>
              </w:numPr>
              <w:jc w:val="center"/>
            </w:pPr>
            <w:r>
              <w:rPr>
                <w:rFonts w:hint="eastAsia"/>
              </w:rPr>
              <w:t>M</w:t>
            </w:r>
          </w:p>
        </w:tc>
        <w:tc>
          <w:tcPr>
            <w:tcW w:w="3072" w:type="dxa"/>
            <w:vAlign w:val="top"/>
            <w:tcPrChange w:id="6355" w:author="齐宁" w:date="2014-09-28T19:27:00Z">
              <w:tcPr>
                <w:tcW w:w="3076" w:type="dxa"/>
                <w:vAlign w:val="top"/>
              </w:tcPr>
            </w:tcPrChange>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5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356" w:author="齐宁" w:date="2014-09-28T19:27:00Z">
            <w:trPr>
              <w:jc w:val="center"/>
            </w:trPr>
          </w:trPrChange>
        </w:trPr>
        <w:tc>
          <w:tcPr>
            <w:tcW w:w="721" w:type="dxa"/>
            <w:vAlign w:val="top"/>
            <w:tcPrChange w:id="6357"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3</w:t>
            </w:r>
          </w:p>
        </w:tc>
        <w:tc>
          <w:tcPr>
            <w:tcW w:w="1952" w:type="dxa"/>
            <w:vAlign w:val="top"/>
            <w:tcPrChange w:id="6358" w:author="齐宁" w:date="2014-09-28T19:27:00Z">
              <w:tcPr>
                <w:tcW w:w="1952" w:type="dxa"/>
                <w:vAlign w:val="top"/>
              </w:tcPr>
            </w:tcPrChange>
          </w:tcPr>
          <w:p>
            <w:pPr>
              <w:numPr>
                <w:ilvl w:val="0"/>
                <w:numId w:val="0"/>
              </w:numPr>
              <w:jc w:val="center"/>
            </w:pPr>
            <w:r>
              <w:rPr>
                <w:rFonts w:hint="eastAsia"/>
              </w:rPr>
              <w:t>证书</w:t>
            </w:r>
            <w:r>
              <w:t>ID</w:t>
            </w:r>
          </w:p>
        </w:tc>
        <w:tc>
          <w:tcPr>
            <w:tcW w:w="2245" w:type="dxa"/>
            <w:vAlign w:val="top"/>
            <w:tcPrChange w:id="6359" w:author="齐宁" w:date="2014-09-28T19:27:00Z">
              <w:tcPr>
                <w:tcW w:w="2245" w:type="dxa"/>
                <w:vAlign w:val="top"/>
              </w:tcPr>
            </w:tcPrChange>
          </w:tcPr>
          <w:p>
            <w:pPr>
              <w:numPr>
                <w:ilvl w:val="0"/>
                <w:numId w:val="0"/>
              </w:numPr>
              <w:jc w:val="center"/>
            </w:pPr>
            <w:r>
              <w:t>certId</w:t>
            </w:r>
          </w:p>
        </w:tc>
        <w:tc>
          <w:tcPr>
            <w:tcW w:w="1581" w:type="dxa"/>
            <w:vAlign w:val="top"/>
            <w:tcPrChange w:id="6360" w:author="齐宁" w:date="2014-09-28T19:27:00Z">
              <w:tcPr>
                <w:tcW w:w="1581" w:type="dxa"/>
                <w:vAlign w:val="top"/>
              </w:tcPr>
            </w:tcPrChange>
          </w:tcPr>
          <w:p>
            <w:pPr>
              <w:numPr>
                <w:ilvl w:val="0"/>
                <w:numId w:val="0"/>
              </w:numPr>
              <w:jc w:val="center"/>
            </w:pPr>
            <w:r>
              <w:t>M</w:t>
            </w:r>
          </w:p>
        </w:tc>
        <w:tc>
          <w:tcPr>
            <w:tcW w:w="3072" w:type="dxa"/>
            <w:vAlign w:val="top"/>
            <w:tcPrChange w:id="6361" w:author="齐宁" w:date="2014-09-28T19:27:00Z">
              <w:tcPr>
                <w:tcW w:w="3076" w:type="dxa"/>
                <w:vAlign w:val="top"/>
              </w:tcPr>
            </w:tcPrChange>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62"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362" w:author="齐宁" w:date="2014-09-28T19:27:00Z">
            <w:trPr>
              <w:jc w:val="center"/>
            </w:trPr>
          </w:trPrChange>
        </w:trPr>
        <w:tc>
          <w:tcPr>
            <w:tcW w:w="721" w:type="dxa"/>
            <w:vAlign w:val="top"/>
            <w:tcPrChange w:id="6363"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4</w:t>
            </w:r>
          </w:p>
        </w:tc>
        <w:tc>
          <w:tcPr>
            <w:tcW w:w="1952" w:type="dxa"/>
            <w:vAlign w:val="top"/>
            <w:tcPrChange w:id="6364" w:author="齐宁" w:date="2014-09-28T19:27:00Z">
              <w:tcPr>
                <w:tcW w:w="1952" w:type="dxa"/>
                <w:vAlign w:val="top"/>
              </w:tcPr>
            </w:tcPrChange>
          </w:tcPr>
          <w:p>
            <w:pPr>
              <w:numPr>
                <w:ilvl w:val="0"/>
                <w:numId w:val="0"/>
              </w:numPr>
              <w:jc w:val="center"/>
            </w:pPr>
            <w:r>
              <w:rPr>
                <w:rFonts w:hint="eastAsia"/>
              </w:rPr>
              <w:t>签名</w:t>
            </w:r>
          </w:p>
        </w:tc>
        <w:tc>
          <w:tcPr>
            <w:tcW w:w="2245" w:type="dxa"/>
            <w:vAlign w:val="top"/>
            <w:tcPrChange w:id="6365" w:author="齐宁" w:date="2014-09-28T19:27:00Z">
              <w:tcPr>
                <w:tcW w:w="2245" w:type="dxa"/>
                <w:vAlign w:val="top"/>
              </w:tcPr>
            </w:tcPrChange>
          </w:tcPr>
          <w:p>
            <w:pPr>
              <w:numPr>
                <w:ilvl w:val="0"/>
                <w:numId w:val="0"/>
              </w:numPr>
              <w:jc w:val="center"/>
            </w:pPr>
            <w:r>
              <w:t>signature</w:t>
            </w:r>
          </w:p>
        </w:tc>
        <w:tc>
          <w:tcPr>
            <w:tcW w:w="1581" w:type="dxa"/>
            <w:vAlign w:val="top"/>
            <w:tcPrChange w:id="6366" w:author="齐宁" w:date="2014-09-28T19:27:00Z">
              <w:tcPr>
                <w:tcW w:w="1581" w:type="dxa"/>
                <w:vAlign w:val="top"/>
              </w:tcPr>
            </w:tcPrChange>
          </w:tcPr>
          <w:p>
            <w:pPr>
              <w:numPr>
                <w:ilvl w:val="0"/>
                <w:numId w:val="0"/>
              </w:numPr>
              <w:jc w:val="center"/>
            </w:pPr>
            <w:r>
              <w:t>M</w:t>
            </w:r>
          </w:p>
        </w:tc>
        <w:tc>
          <w:tcPr>
            <w:tcW w:w="3072" w:type="dxa"/>
            <w:vAlign w:val="top"/>
            <w:tcPrChange w:id="6367" w:author="齐宁" w:date="2014-09-28T19:27:00Z">
              <w:tcPr>
                <w:tcW w:w="3076" w:type="dxa"/>
                <w:vAlign w:val="top"/>
              </w:tcPr>
            </w:tcPrChange>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68"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368" w:author="齐宁" w:date="2014-09-28T19:27:00Z">
            <w:trPr>
              <w:jc w:val="center"/>
            </w:trPr>
          </w:trPrChange>
        </w:trPr>
        <w:tc>
          <w:tcPr>
            <w:tcW w:w="721" w:type="dxa"/>
            <w:vAlign w:val="top"/>
            <w:tcPrChange w:id="6369"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5</w:t>
            </w:r>
          </w:p>
        </w:tc>
        <w:tc>
          <w:tcPr>
            <w:tcW w:w="1952" w:type="dxa"/>
            <w:vAlign w:val="top"/>
            <w:tcPrChange w:id="6370" w:author="齐宁" w:date="2014-09-28T19:27:00Z">
              <w:tcPr>
                <w:tcW w:w="1952" w:type="dxa"/>
                <w:vAlign w:val="top"/>
              </w:tcPr>
            </w:tcPrChange>
          </w:tcPr>
          <w:p>
            <w:pPr>
              <w:numPr>
                <w:ilvl w:val="0"/>
                <w:numId w:val="0"/>
              </w:numPr>
              <w:jc w:val="center"/>
            </w:pPr>
            <w:r>
              <w:rPr>
                <w:rFonts w:hint="eastAsia"/>
              </w:rPr>
              <w:t>签名方法</w:t>
            </w:r>
          </w:p>
        </w:tc>
        <w:tc>
          <w:tcPr>
            <w:tcW w:w="2245" w:type="dxa"/>
            <w:vAlign w:val="top"/>
            <w:tcPrChange w:id="6371" w:author="齐宁" w:date="2014-09-28T19:27:00Z">
              <w:tcPr>
                <w:tcW w:w="2245" w:type="dxa"/>
                <w:vAlign w:val="top"/>
              </w:tcPr>
            </w:tcPrChange>
          </w:tcPr>
          <w:p>
            <w:pPr>
              <w:numPr>
                <w:ilvl w:val="0"/>
                <w:numId w:val="0"/>
              </w:numPr>
              <w:jc w:val="center"/>
            </w:pPr>
            <w:r>
              <w:t>signMethod</w:t>
            </w:r>
          </w:p>
        </w:tc>
        <w:tc>
          <w:tcPr>
            <w:tcW w:w="1581" w:type="dxa"/>
            <w:vAlign w:val="top"/>
            <w:tcPrChange w:id="6372" w:author="齐宁" w:date="2014-09-28T19:27:00Z">
              <w:tcPr>
                <w:tcW w:w="1581" w:type="dxa"/>
                <w:vAlign w:val="top"/>
              </w:tcPr>
            </w:tcPrChange>
          </w:tcPr>
          <w:p>
            <w:pPr>
              <w:numPr>
                <w:ilvl w:val="0"/>
                <w:numId w:val="0"/>
              </w:numPr>
              <w:spacing w:line="0" w:lineRule="atLeast"/>
              <w:jc w:val="center"/>
            </w:pPr>
            <w:r>
              <w:t>M</w:t>
            </w:r>
          </w:p>
        </w:tc>
        <w:tc>
          <w:tcPr>
            <w:tcW w:w="3072" w:type="dxa"/>
            <w:vAlign w:val="top"/>
            <w:tcPrChange w:id="6373" w:author="齐宁" w:date="2014-09-28T19:27:00Z">
              <w:tcPr>
                <w:tcW w:w="3076" w:type="dxa"/>
                <w:vAlign w:val="top"/>
              </w:tcPr>
            </w:tcPrChange>
          </w:tcPr>
          <w:p>
            <w:pPr>
              <w:numPr>
                <w:ilvl w:val="0"/>
                <w:numId w:val="0"/>
              </w:numPr>
              <w:spacing w:line="0" w:lineRule="atLeast"/>
              <w:rPr>
                <w:del w:id="6374" w:author="吴潇" w:date="2014-12-18T17:24:00Z"/>
              </w:rPr>
            </w:pPr>
            <w:ins w:id="6375" w:author="吴潇" w:date="2014-12-18T17:24:00Z">
              <w:r>
                <w:rPr>
                  <w:rFonts w:hint="eastAsia"/>
                </w:rPr>
                <w:t>取值：01（表示采用RSA）</w:t>
              </w:r>
            </w:ins>
            <w:del w:id="6376" w:author="吴潇" w:date="2014-12-18T17:24:00Z">
              <w:r>
                <w:rPr/>
                <w:delText>01RSA</w:delText>
              </w:r>
            </w:del>
          </w:p>
          <w:p>
            <w:pPr>
              <w:numPr>
                <w:ilvl w:val="0"/>
                <w:numId w:val="0"/>
              </w:numPr>
              <w:spacing w:line="0" w:lineRule="atLeast"/>
            </w:pPr>
            <w:del w:id="6377" w:author="吴潇" w:date="2014-12-18T17:24:00Z">
              <w:r>
                <w:rPr/>
                <w:delText>02 MD5 (</w:delText>
              </w:r>
            </w:del>
            <w:del w:id="6378" w:author="吴潇" w:date="2014-12-18T17:24:00Z">
              <w:r>
                <w:rPr>
                  <w:rFonts w:hint="eastAsia"/>
                </w:rPr>
                <w:delText>暂不支持</w:delText>
              </w:r>
            </w:del>
            <w:del w:id="6379"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8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380" w:author="齐宁" w:date="2014-09-28T19:27:00Z">
            <w:trPr>
              <w:jc w:val="center"/>
            </w:trPr>
          </w:trPrChange>
        </w:trPr>
        <w:tc>
          <w:tcPr>
            <w:tcW w:w="721" w:type="dxa"/>
            <w:vAlign w:val="top"/>
            <w:tcPrChange w:id="6381"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6</w:t>
            </w:r>
          </w:p>
        </w:tc>
        <w:tc>
          <w:tcPr>
            <w:tcW w:w="1952" w:type="dxa"/>
            <w:vAlign w:val="top"/>
            <w:tcPrChange w:id="6382"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交易类型</w:t>
            </w:r>
          </w:p>
        </w:tc>
        <w:tc>
          <w:tcPr>
            <w:tcW w:w="2245" w:type="dxa"/>
            <w:vAlign w:val="top"/>
            <w:tcPrChange w:id="6383" w:author="齐宁" w:date="2014-09-28T19:27:00Z">
              <w:tcPr>
                <w:tcW w:w="2245" w:type="dxa"/>
                <w:vAlign w:val="top"/>
              </w:tcPr>
            </w:tcPrChange>
          </w:tcPr>
          <w:p>
            <w:pPr>
              <w:numPr>
                <w:ilvl w:val="0"/>
                <w:numId w:val="0"/>
              </w:numPr>
              <w:jc w:val="center"/>
              <w:rPr>
                <w:szCs w:val="21"/>
              </w:rPr>
            </w:pPr>
            <w:r>
              <w:rPr>
                <w:szCs w:val="21"/>
              </w:rPr>
              <w:t>txnType</w:t>
            </w:r>
          </w:p>
        </w:tc>
        <w:tc>
          <w:tcPr>
            <w:tcW w:w="1581" w:type="dxa"/>
            <w:vAlign w:val="top"/>
            <w:tcPrChange w:id="6384"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385"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取值：</w:t>
            </w:r>
            <w:r>
              <w:rPr>
                <w:szCs w:val="21"/>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8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1159" w:hRule="atLeast"/>
          <w:jc w:val="center"/>
          <w:trPrChange w:id="6386" w:author="齐宁" w:date="2014-09-28T19:27:00Z">
            <w:trPr>
              <w:trHeight w:val="1159" w:hRule="atLeast"/>
              <w:jc w:val="center"/>
            </w:trPr>
          </w:trPrChange>
        </w:trPr>
        <w:tc>
          <w:tcPr>
            <w:tcW w:w="721" w:type="dxa"/>
            <w:vAlign w:val="top"/>
            <w:tcPrChange w:id="6387"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7</w:t>
            </w:r>
          </w:p>
        </w:tc>
        <w:tc>
          <w:tcPr>
            <w:tcW w:w="1952" w:type="dxa"/>
            <w:vAlign w:val="top"/>
            <w:tcPrChange w:id="6388"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交易子类</w:t>
            </w:r>
          </w:p>
        </w:tc>
        <w:tc>
          <w:tcPr>
            <w:tcW w:w="2245" w:type="dxa"/>
            <w:vAlign w:val="top"/>
            <w:tcPrChange w:id="6389" w:author="齐宁" w:date="2014-09-28T19:27:00Z">
              <w:tcPr>
                <w:tcW w:w="2245" w:type="dxa"/>
                <w:vAlign w:val="top"/>
              </w:tcPr>
            </w:tcPrChange>
          </w:tcPr>
          <w:p>
            <w:pPr>
              <w:numPr>
                <w:ilvl w:val="0"/>
                <w:numId w:val="0"/>
              </w:numPr>
              <w:jc w:val="center"/>
              <w:rPr>
                <w:szCs w:val="21"/>
              </w:rPr>
            </w:pPr>
            <w:r>
              <w:rPr>
                <w:szCs w:val="21"/>
              </w:rPr>
              <w:t>txnSubType</w:t>
            </w:r>
          </w:p>
        </w:tc>
        <w:tc>
          <w:tcPr>
            <w:tcW w:w="1581" w:type="dxa"/>
            <w:vAlign w:val="top"/>
            <w:tcPrChange w:id="6390"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391" w:author="齐宁" w:date="2014-09-28T19:27:00Z">
              <w:tcPr>
                <w:tcW w:w="3076" w:type="dxa"/>
                <w:vAlign w:val="top"/>
              </w:tcPr>
            </w:tcPrChange>
          </w:tcPr>
          <w:p>
            <w:pPr>
              <w:numPr>
                <w:ilvl w:val="0"/>
                <w:numId w:val="0"/>
              </w:numPr>
              <w:rPr>
                <w:szCs w:val="21"/>
              </w:rPr>
            </w:pPr>
            <w:r>
              <w:rPr>
                <w:szCs w:val="21"/>
              </w:rPr>
              <w:t>01</w:t>
            </w:r>
            <w:r>
              <w:rPr>
                <w:rFonts w:hint="eastAsia" w:ascii="楷体" w:hAnsi="楷体"/>
                <w:szCs w:val="21"/>
              </w:rPr>
              <w:t>：消费交易脚本通知</w:t>
            </w:r>
          </w:p>
          <w:p>
            <w:pPr>
              <w:numPr>
                <w:ilvl w:val="0"/>
                <w:numId w:val="0"/>
              </w:numPr>
              <w:rPr>
                <w:szCs w:val="21"/>
              </w:rPr>
            </w:pPr>
            <w:r>
              <w:rPr>
                <w:szCs w:val="21"/>
              </w:rPr>
              <w:t>02</w:t>
            </w:r>
            <w:r>
              <w:rPr>
                <w:rFonts w:hint="eastAsia" w:ascii="楷体" w:hAnsi="楷体"/>
                <w:szCs w:val="21"/>
              </w:rPr>
              <w:t>：余额查询交易脚本通知</w:t>
            </w:r>
          </w:p>
          <w:p>
            <w:pPr>
              <w:numPr>
                <w:ilvl w:val="0"/>
                <w:numId w:val="0"/>
              </w:numPr>
              <w:tabs>
                <w:tab w:val="left" w:pos="360"/>
                <w:tab w:val="left" w:pos="784"/>
              </w:tabs>
              <w:outlineLvl w:val="4"/>
              <w:rPr>
                <w:rFonts w:eastAsia="黑体"/>
                <w:szCs w:val="21"/>
              </w:rPr>
              <w:pPrChange w:id="6392" w:author="吴潇" w:date="2014-12-23T09:09:00Z">
                <w:pPr>
                  <w:numPr>
                    <w:ilvl w:val="0"/>
                    <w:numId w:val="0"/>
                  </w:numPr>
                  <w:tabs>
                    <w:tab w:val="clear" w:pos="360"/>
                    <w:tab w:val="clear" w:pos="784"/>
                  </w:tabs>
                  <w:outlineLvl w:val="4"/>
                </w:pPr>
              </w:pPrChange>
            </w:pPr>
            <w:r>
              <w:rPr>
                <w:szCs w:val="21"/>
              </w:rPr>
              <w:t>03</w:t>
            </w:r>
            <w:del w:id="6393" w:author="吴潇" w:date="2014-12-23T09:09:00Z">
              <w:r>
                <w:rPr>
                  <w:szCs w:val="21"/>
                </w:rPr>
                <w:delText xml:space="preserve">: </w:delText>
              </w:r>
            </w:del>
            <w:ins w:id="6394" w:author="吴潇" w:date="2014-12-23T09:09:00Z">
              <w:r>
                <w:rPr>
                  <w:rFonts w:hint="eastAsia"/>
                  <w:szCs w:val="21"/>
                </w:rPr>
                <w:t>：</w:t>
              </w:r>
            </w:ins>
            <w:r>
              <w:rPr>
                <w:rFonts w:hint="eastAsia" w:ascii="楷体" w:hAnsi="楷体"/>
                <w:szCs w:val="21"/>
              </w:rPr>
              <w:t>电子现金指定账户圈存</w:t>
            </w:r>
            <w:r>
              <w:rPr>
                <w:rFonts w:hint="eastAsia" w:ascii="楷体" w:hAnsi="楷体"/>
                <w:szCs w:val="21"/>
              </w:rPr>
              <w:br/>
            </w:r>
            <w:r>
              <w:rPr>
                <w:szCs w:val="21"/>
              </w:rPr>
              <w:t>04</w:t>
            </w:r>
            <w:del w:id="6395" w:author="吴潇" w:date="2014-12-23T09:09:00Z">
              <w:r>
                <w:rPr>
                  <w:szCs w:val="21"/>
                </w:rPr>
                <w:delText xml:space="preserve">: </w:delText>
              </w:r>
            </w:del>
            <w:ins w:id="6396" w:author="吴潇" w:date="2014-12-23T09:09:00Z">
              <w:r>
                <w:rPr>
                  <w:rFonts w:hint="eastAsia"/>
                  <w:szCs w:val="21"/>
                </w:rPr>
                <w:t>：</w:t>
              </w:r>
            </w:ins>
            <w:r>
              <w:rPr>
                <w:szCs w:val="21"/>
              </w:rPr>
              <w:t xml:space="preserve">IC </w:t>
            </w:r>
            <w:r>
              <w:rPr>
                <w:rFonts w:hint="eastAsia" w:ascii="楷体" w:hAnsi="楷体"/>
                <w:szCs w:val="21"/>
              </w:rPr>
              <w:t>卡脱机消费通知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397"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397" w:author="齐宁" w:date="2014-09-28T19:27:00Z">
            <w:trPr>
              <w:jc w:val="center"/>
            </w:trPr>
          </w:trPrChange>
        </w:trPr>
        <w:tc>
          <w:tcPr>
            <w:tcW w:w="721" w:type="dxa"/>
            <w:vAlign w:val="top"/>
            <w:tcPrChange w:id="6398"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8</w:t>
            </w:r>
          </w:p>
        </w:tc>
        <w:tc>
          <w:tcPr>
            <w:tcW w:w="1952" w:type="dxa"/>
            <w:vAlign w:val="top"/>
            <w:tcPrChange w:id="6399"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产品类型</w:t>
            </w:r>
          </w:p>
        </w:tc>
        <w:tc>
          <w:tcPr>
            <w:tcW w:w="2245" w:type="dxa"/>
            <w:vAlign w:val="top"/>
            <w:tcPrChange w:id="6400" w:author="齐宁" w:date="2014-09-28T19:27:00Z">
              <w:tcPr>
                <w:tcW w:w="2245" w:type="dxa"/>
                <w:vAlign w:val="top"/>
              </w:tcPr>
            </w:tcPrChange>
          </w:tcPr>
          <w:p>
            <w:pPr>
              <w:numPr>
                <w:ilvl w:val="0"/>
                <w:numId w:val="0"/>
              </w:numPr>
              <w:jc w:val="center"/>
              <w:rPr>
                <w:szCs w:val="21"/>
              </w:rPr>
            </w:pPr>
            <w:r>
              <w:rPr>
                <w:szCs w:val="21"/>
              </w:rPr>
              <w:t>bizType</w:t>
            </w:r>
          </w:p>
        </w:tc>
        <w:tc>
          <w:tcPr>
            <w:tcW w:w="1581" w:type="dxa"/>
            <w:vAlign w:val="top"/>
            <w:tcPrChange w:id="6401"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402" w:author="齐宁" w:date="2014-09-28T19:27:00Z">
              <w:tcPr>
                <w:tcW w:w="3076" w:type="dxa"/>
                <w:vAlign w:val="top"/>
              </w:tcPr>
            </w:tcPrChange>
          </w:tcPr>
          <w:p>
            <w:pPr>
              <w:numPr>
                <w:ilvl w:val="0"/>
                <w:numId w:val="0"/>
              </w:numPr>
              <w:rPr>
                <w:rFonts w:ascii="楷体" w:hAnsi="楷体" w:cs="宋体"/>
                <w:szCs w:val="21"/>
              </w:rPr>
            </w:pPr>
            <w:ins w:id="6403" w:author="吴潇" w:date="2014-12-18T17:03: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04"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04" w:author="齐宁" w:date="2014-09-28T19:27:00Z">
            <w:trPr>
              <w:jc w:val="center"/>
            </w:trPr>
          </w:trPrChange>
        </w:trPr>
        <w:tc>
          <w:tcPr>
            <w:tcW w:w="721" w:type="dxa"/>
            <w:vAlign w:val="top"/>
            <w:tcPrChange w:id="6405"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9</w:t>
            </w:r>
          </w:p>
        </w:tc>
        <w:tc>
          <w:tcPr>
            <w:tcW w:w="1952" w:type="dxa"/>
            <w:vAlign w:val="top"/>
            <w:tcPrChange w:id="6406"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渠道类型</w:t>
            </w:r>
          </w:p>
        </w:tc>
        <w:tc>
          <w:tcPr>
            <w:tcW w:w="2245" w:type="dxa"/>
            <w:vAlign w:val="top"/>
            <w:tcPrChange w:id="6407" w:author="齐宁" w:date="2014-09-28T19:27:00Z">
              <w:tcPr>
                <w:tcW w:w="2245" w:type="dxa"/>
                <w:vAlign w:val="top"/>
              </w:tcPr>
            </w:tcPrChange>
          </w:tcPr>
          <w:p>
            <w:pPr>
              <w:numPr>
                <w:ilvl w:val="0"/>
                <w:numId w:val="0"/>
              </w:numPr>
              <w:jc w:val="center"/>
              <w:rPr>
                <w:szCs w:val="21"/>
              </w:rPr>
            </w:pPr>
            <w:r>
              <w:rPr>
                <w:szCs w:val="21"/>
              </w:rPr>
              <w:t>channelType</w:t>
            </w:r>
          </w:p>
        </w:tc>
        <w:tc>
          <w:tcPr>
            <w:tcW w:w="1581" w:type="dxa"/>
            <w:vAlign w:val="top"/>
            <w:tcPrChange w:id="6408"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409"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1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10" w:author="齐宁" w:date="2014-09-28T19:27:00Z">
            <w:trPr>
              <w:jc w:val="center"/>
            </w:trPr>
          </w:trPrChange>
        </w:trPr>
        <w:tc>
          <w:tcPr>
            <w:tcW w:w="721" w:type="dxa"/>
            <w:vAlign w:val="top"/>
            <w:tcPrChange w:id="6411"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10</w:t>
            </w:r>
          </w:p>
        </w:tc>
        <w:tc>
          <w:tcPr>
            <w:tcW w:w="1952" w:type="dxa"/>
            <w:vAlign w:val="top"/>
            <w:tcPrChange w:id="6412"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后台通知地址</w:t>
            </w:r>
          </w:p>
        </w:tc>
        <w:tc>
          <w:tcPr>
            <w:tcW w:w="2245" w:type="dxa"/>
            <w:vAlign w:val="top"/>
            <w:tcPrChange w:id="6413" w:author="齐宁" w:date="2014-09-28T19:27:00Z">
              <w:tcPr>
                <w:tcW w:w="2245" w:type="dxa"/>
                <w:vAlign w:val="top"/>
              </w:tcPr>
            </w:tcPrChange>
          </w:tcPr>
          <w:p>
            <w:pPr>
              <w:numPr>
                <w:ilvl w:val="0"/>
                <w:numId w:val="0"/>
              </w:numPr>
              <w:jc w:val="center"/>
              <w:rPr>
                <w:szCs w:val="21"/>
              </w:rPr>
            </w:pPr>
            <w:r>
              <w:rPr>
                <w:szCs w:val="21"/>
              </w:rPr>
              <w:t>backUrl</w:t>
            </w:r>
          </w:p>
        </w:tc>
        <w:tc>
          <w:tcPr>
            <w:tcW w:w="1581" w:type="dxa"/>
            <w:vAlign w:val="top"/>
            <w:tcPrChange w:id="6414" w:author="齐宁" w:date="2014-09-28T19:27:00Z">
              <w:tcPr>
                <w:tcW w:w="1581" w:type="dxa"/>
                <w:vAlign w:val="top"/>
              </w:tcPr>
            </w:tcPrChange>
          </w:tcPr>
          <w:p>
            <w:pPr>
              <w:numPr>
                <w:ilvl w:val="0"/>
                <w:numId w:val="0"/>
              </w:numPr>
              <w:jc w:val="center"/>
              <w:rPr>
                <w:szCs w:val="21"/>
              </w:rPr>
            </w:pPr>
            <w:r>
              <w:rPr>
                <w:rFonts w:hint="eastAsia"/>
                <w:szCs w:val="21"/>
              </w:rPr>
              <w:t>M</w:t>
            </w:r>
          </w:p>
        </w:tc>
        <w:tc>
          <w:tcPr>
            <w:tcW w:w="3072" w:type="dxa"/>
            <w:vAlign w:val="top"/>
            <w:tcPrChange w:id="6415" w:author="齐宁" w:date="2014-09-28T19:27:00Z">
              <w:tcPr>
                <w:tcW w:w="3076" w:type="dxa"/>
                <w:vAlign w:val="top"/>
              </w:tcPr>
            </w:tcPrChange>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1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16" w:author="齐宁" w:date="2014-09-28T19:27:00Z">
            <w:trPr>
              <w:jc w:val="center"/>
            </w:trPr>
          </w:trPrChange>
        </w:trPr>
        <w:tc>
          <w:tcPr>
            <w:tcW w:w="721" w:type="dxa"/>
            <w:vAlign w:val="top"/>
            <w:tcPrChange w:id="6417"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11</w:t>
            </w:r>
          </w:p>
        </w:tc>
        <w:tc>
          <w:tcPr>
            <w:tcW w:w="1952" w:type="dxa"/>
            <w:vAlign w:val="top"/>
            <w:tcPrChange w:id="6418"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接入类型</w:t>
            </w:r>
          </w:p>
        </w:tc>
        <w:tc>
          <w:tcPr>
            <w:tcW w:w="2245" w:type="dxa"/>
            <w:vAlign w:val="top"/>
            <w:tcPrChange w:id="6419" w:author="齐宁" w:date="2014-09-28T19:27:00Z">
              <w:tcPr>
                <w:tcW w:w="2245" w:type="dxa"/>
                <w:vAlign w:val="top"/>
              </w:tcPr>
            </w:tcPrChange>
          </w:tcPr>
          <w:p>
            <w:pPr>
              <w:numPr>
                <w:ilvl w:val="0"/>
                <w:numId w:val="0"/>
              </w:numPr>
              <w:jc w:val="center"/>
              <w:rPr>
                <w:szCs w:val="21"/>
              </w:rPr>
            </w:pPr>
            <w:r>
              <w:rPr>
                <w:szCs w:val="21"/>
              </w:rPr>
              <w:t>accessType</w:t>
            </w:r>
          </w:p>
        </w:tc>
        <w:tc>
          <w:tcPr>
            <w:tcW w:w="1581" w:type="dxa"/>
            <w:vAlign w:val="top"/>
            <w:tcPrChange w:id="6420"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421" w:author="齐宁" w:date="2014-09-28T19:27:00Z">
              <w:tcPr>
                <w:tcW w:w="3076" w:type="dxa"/>
                <w:vAlign w:val="top"/>
              </w:tcPr>
            </w:tcPrChange>
          </w:tcPr>
          <w:p>
            <w:pPr>
              <w:numPr>
                <w:ilvl w:val="0"/>
                <w:numId w:val="0"/>
              </w:numPr>
              <w:rPr>
                <w:szCs w:val="21"/>
              </w:rPr>
            </w:pPr>
            <w:r>
              <w:rPr>
                <w:szCs w:val="21"/>
              </w:rPr>
              <w:t>0</w:t>
            </w:r>
            <w:r>
              <w:rPr>
                <w:rFonts w:hint="eastAsia"/>
                <w:szCs w:val="21"/>
              </w:rPr>
              <w:t>：普通商户直连接入</w:t>
            </w:r>
          </w:p>
          <w:p>
            <w:pPr>
              <w:numPr>
                <w:ilvl w:val="0"/>
                <w:numId w:val="0"/>
              </w:numPr>
              <w:rPr>
                <w:szCs w:val="21"/>
              </w:rPr>
            </w:pPr>
            <w:r>
              <w:rPr>
                <w:szCs w:val="21"/>
              </w:rPr>
              <w:t>1</w:t>
            </w:r>
            <w:r>
              <w:rPr>
                <w:rFonts w:hint="eastAsia"/>
                <w:szCs w:val="21"/>
              </w:rPr>
              <w:t>：收单机构接入</w:t>
            </w:r>
          </w:p>
          <w:p>
            <w:pPr>
              <w:numPr>
                <w:ilvl w:val="0"/>
                <w:numId w:val="0"/>
              </w:numPr>
              <w:rPr>
                <w:szCs w:val="21"/>
              </w:rPr>
            </w:pP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23"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del w:id="6422" w:author="齐宁" w:date="2014-09-28T19:26:00Z"/>
          <w:trPrChange w:id="6423" w:author="齐宁" w:date="2014-09-28T19:27:00Z">
            <w:trPr>
              <w:jc w:val="center"/>
            </w:trPr>
          </w:trPrChange>
        </w:trPr>
        <w:tc>
          <w:tcPr>
            <w:tcW w:w="721" w:type="dxa"/>
            <w:vAlign w:val="top"/>
            <w:tcPrChange w:id="6424" w:author="齐宁" w:date="2014-09-28T19:27:00Z">
              <w:tcPr>
                <w:tcW w:w="717" w:type="dxa"/>
                <w:vAlign w:val="top"/>
              </w:tcPr>
            </w:tcPrChange>
          </w:tcPr>
          <w:p>
            <w:pPr>
              <w:numPr>
                <w:ilvl w:val="0"/>
                <w:numId w:val="0"/>
              </w:numPr>
              <w:jc w:val="center"/>
              <w:rPr>
                <w:del w:id="6425" w:author="齐宁" w:date="2014-09-28T19:26:00Z"/>
                <w:bCs/>
                <w:color w:val="000000"/>
                <w:sz w:val="22"/>
                <w:szCs w:val="22"/>
              </w:rPr>
            </w:pPr>
            <w:del w:id="6426" w:author="齐宁" w:date="2014-09-28T19:26:00Z">
              <w:r>
                <w:rPr>
                  <w:bCs/>
                  <w:color w:val="000000"/>
                  <w:sz w:val="22"/>
                  <w:szCs w:val="22"/>
                </w:rPr>
                <w:delText>12</w:delText>
              </w:r>
            </w:del>
          </w:p>
        </w:tc>
        <w:tc>
          <w:tcPr>
            <w:tcW w:w="1952" w:type="dxa"/>
            <w:vAlign w:val="top"/>
            <w:tcPrChange w:id="6427" w:author="齐宁" w:date="2014-09-28T19:27:00Z">
              <w:tcPr>
                <w:tcW w:w="1952" w:type="dxa"/>
                <w:vAlign w:val="top"/>
              </w:tcPr>
            </w:tcPrChange>
          </w:tcPr>
          <w:p>
            <w:pPr>
              <w:numPr>
                <w:ilvl w:val="0"/>
                <w:numId w:val="0"/>
              </w:numPr>
              <w:jc w:val="center"/>
              <w:rPr>
                <w:del w:id="6428" w:author="齐宁" w:date="2014-09-28T19:26:00Z"/>
                <w:rFonts w:ascii="楷体" w:hAnsi="楷体" w:cs="宋体"/>
                <w:szCs w:val="21"/>
              </w:rPr>
            </w:pPr>
            <w:del w:id="6429" w:author="齐宁" w:date="2014-09-28T19:26:00Z">
              <w:r>
                <w:rPr>
                  <w:rFonts w:hint="eastAsia" w:ascii="楷体" w:hAnsi="楷体"/>
                  <w:szCs w:val="21"/>
                </w:rPr>
                <w:delText>收单机构代码</w:delText>
              </w:r>
            </w:del>
          </w:p>
        </w:tc>
        <w:tc>
          <w:tcPr>
            <w:tcW w:w="2245" w:type="dxa"/>
            <w:vAlign w:val="top"/>
            <w:tcPrChange w:id="6430" w:author="齐宁" w:date="2014-09-28T19:27:00Z">
              <w:tcPr>
                <w:tcW w:w="2245" w:type="dxa"/>
                <w:vAlign w:val="top"/>
              </w:tcPr>
            </w:tcPrChange>
          </w:tcPr>
          <w:p>
            <w:pPr>
              <w:numPr>
                <w:ilvl w:val="0"/>
                <w:numId w:val="0"/>
              </w:numPr>
              <w:jc w:val="center"/>
              <w:rPr>
                <w:del w:id="6431" w:author="齐宁" w:date="2014-09-28T19:26:00Z"/>
                <w:szCs w:val="21"/>
              </w:rPr>
            </w:pPr>
            <w:del w:id="6432" w:author="齐宁" w:date="2014-09-28T19:26:00Z">
              <w:r>
                <w:rPr>
                  <w:szCs w:val="21"/>
                </w:rPr>
                <w:delText>acqInsCode</w:delText>
              </w:r>
            </w:del>
          </w:p>
        </w:tc>
        <w:tc>
          <w:tcPr>
            <w:tcW w:w="1581" w:type="dxa"/>
            <w:vAlign w:val="top"/>
            <w:tcPrChange w:id="6433" w:author="齐宁" w:date="2014-09-28T19:27:00Z">
              <w:tcPr>
                <w:tcW w:w="1581" w:type="dxa"/>
                <w:vAlign w:val="top"/>
              </w:tcPr>
            </w:tcPrChange>
          </w:tcPr>
          <w:p>
            <w:pPr>
              <w:numPr>
                <w:ilvl w:val="0"/>
                <w:numId w:val="0"/>
              </w:numPr>
              <w:jc w:val="center"/>
              <w:rPr>
                <w:del w:id="6434" w:author="齐宁" w:date="2014-09-28T19:26:00Z"/>
                <w:szCs w:val="21"/>
              </w:rPr>
            </w:pPr>
            <w:del w:id="6435" w:author="齐宁" w:date="2014-09-28T19:26:00Z">
              <w:r>
                <w:rPr>
                  <w:szCs w:val="21"/>
                </w:rPr>
                <w:delText>C</w:delText>
              </w:r>
            </w:del>
          </w:p>
        </w:tc>
        <w:tc>
          <w:tcPr>
            <w:tcW w:w="3072" w:type="dxa"/>
            <w:vAlign w:val="top"/>
            <w:tcPrChange w:id="6436" w:author="齐宁" w:date="2014-09-28T19:27:00Z">
              <w:tcPr>
                <w:tcW w:w="3076" w:type="dxa"/>
                <w:vAlign w:val="top"/>
              </w:tcPr>
            </w:tcPrChange>
          </w:tcPr>
          <w:p>
            <w:pPr>
              <w:numPr>
                <w:ilvl w:val="0"/>
                <w:numId w:val="0"/>
              </w:numPr>
              <w:rPr>
                <w:del w:id="6437" w:author="齐宁" w:date="2014-09-28T19:26:00Z"/>
                <w:rFonts w:ascii="楷体" w:hAnsi="楷体" w:cs="宋体"/>
                <w:szCs w:val="21"/>
              </w:rPr>
            </w:pPr>
            <w:del w:id="6438" w:author="齐宁" w:date="2014-09-28T19:26:00Z">
              <w:r>
                <w:rPr>
                  <w:rFonts w:hint="eastAsia" w:ascii="楷体" w:hAnsi="楷体"/>
                  <w:szCs w:val="21"/>
                </w:rPr>
                <w:delText>接入类型为收单机构接入时需上送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4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del w:id="6439" w:author="齐宁" w:date="2014-09-28T19:27:00Z"/>
          <w:trPrChange w:id="6440" w:author="齐宁" w:date="2014-09-28T19:27:00Z">
            <w:trPr>
              <w:jc w:val="center"/>
            </w:trPr>
          </w:trPrChange>
        </w:trPr>
        <w:tc>
          <w:tcPr>
            <w:tcW w:w="721" w:type="dxa"/>
            <w:vAlign w:val="top"/>
            <w:tcPrChange w:id="6441" w:author="齐宁" w:date="2014-09-28T19:27:00Z">
              <w:tcPr>
                <w:tcW w:w="717" w:type="dxa"/>
                <w:vAlign w:val="top"/>
              </w:tcPr>
            </w:tcPrChange>
          </w:tcPr>
          <w:p>
            <w:pPr>
              <w:numPr>
                <w:ilvl w:val="0"/>
                <w:numId w:val="0"/>
              </w:numPr>
              <w:jc w:val="center"/>
              <w:rPr>
                <w:del w:id="6442" w:author="齐宁" w:date="2014-09-28T19:27:00Z"/>
                <w:bCs/>
                <w:color w:val="000000"/>
                <w:sz w:val="22"/>
                <w:szCs w:val="22"/>
              </w:rPr>
            </w:pPr>
            <w:del w:id="6443" w:author="齐宁" w:date="2014-09-28T19:27:00Z">
              <w:r>
                <w:rPr>
                  <w:bCs/>
                  <w:color w:val="000000"/>
                  <w:sz w:val="22"/>
                  <w:szCs w:val="22"/>
                </w:rPr>
                <w:delText>13</w:delText>
              </w:r>
            </w:del>
          </w:p>
        </w:tc>
        <w:tc>
          <w:tcPr>
            <w:tcW w:w="1952" w:type="dxa"/>
            <w:vAlign w:val="top"/>
            <w:tcPrChange w:id="6444" w:author="齐宁" w:date="2014-09-28T19:27:00Z">
              <w:tcPr>
                <w:tcW w:w="1952" w:type="dxa"/>
                <w:vAlign w:val="top"/>
              </w:tcPr>
            </w:tcPrChange>
          </w:tcPr>
          <w:p>
            <w:pPr>
              <w:numPr>
                <w:ilvl w:val="0"/>
                <w:numId w:val="0"/>
              </w:numPr>
              <w:jc w:val="center"/>
              <w:rPr>
                <w:del w:id="6445" w:author="齐宁" w:date="2014-09-28T19:27:00Z"/>
                <w:rFonts w:ascii="楷体" w:hAnsi="楷体" w:cs="宋体"/>
                <w:szCs w:val="21"/>
              </w:rPr>
            </w:pPr>
            <w:del w:id="6446" w:author="齐宁" w:date="2014-09-28T19:27:00Z">
              <w:r>
                <w:rPr>
                  <w:rFonts w:hint="eastAsia" w:ascii="楷体" w:hAnsi="楷体"/>
                  <w:szCs w:val="21"/>
                </w:rPr>
                <w:delText>商户类别</w:delText>
              </w:r>
            </w:del>
          </w:p>
        </w:tc>
        <w:tc>
          <w:tcPr>
            <w:tcW w:w="2245" w:type="dxa"/>
            <w:vAlign w:val="top"/>
            <w:tcPrChange w:id="6447" w:author="齐宁" w:date="2014-09-28T19:27:00Z">
              <w:tcPr>
                <w:tcW w:w="2245" w:type="dxa"/>
                <w:vAlign w:val="top"/>
              </w:tcPr>
            </w:tcPrChange>
          </w:tcPr>
          <w:p>
            <w:pPr>
              <w:numPr>
                <w:ilvl w:val="0"/>
                <w:numId w:val="0"/>
              </w:numPr>
              <w:jc w:val="center"/>
              <w:rPr>
                <w:del w:id="6448" w:author="齐宁" w:date="2014-09-28T19:27:00Z"/>
                <w:szCs w:val="21"/>
              </w:rPr>
            </w:pPr>
            <w:del w:id="6449" w:author="齐宁" w:date="2014-09-28T19:27:00Z">
              <w:r>
                <w:rPr>
                  <w:szCs w:val="21"/>
                </w:rPr>
                <w:delText>merCatCode</w:delText>
              </w:r>
            </w:del>
          </w:p>
        </w:tc>
        <w:tc>
          <w:tcPr>
            <w:tcW w:w="1581" w:type="dxa"/>
            <w:vAlign w:val="top"/>
            <w:tcPrChange w:id="6450" w:author="齐宁" w:date="2014-09-28T19:27:00Z">
              <w:tcPr>
                <w:tcW w:w="1581" w:type="dxa"/>
                <w:vAlign w:val="top"/>
              </w:tcPr>
            </w:tcPrChange>
          </w:tcPr>
          <w:p>
            <w:pPr>
              <w:numPr>
                <w:ilvl w:val="0"/>
                <w:numId w:val="0"/>
              </w:numPr>
              <w:jc w:val="center"/>
              <w:rPr>
                <w:del w:id="6451" w:author="齐宁" w:date="2014-09-28T19:27:00Z"/>
                <w:szCs w:val="21"/>
              </w:rPr>
            </w:pPr>
            <w:del w:id="6452" w:author="齐宁" w:date="2014-09-28T19:27:00Z">
              <w:r>
                <w:rPr>
                  <w:szCs w:val="21"/>
                </w:rPr>
                <w:delText>C</w:delText>
              </w:r>
            </w:del>
          </w:p>
        </w:tc>
        <w:tc>
          <w:tcPr>
            <w:tcW w:w="3072" w:type="dxa"/>
            <w:vAlign w:val="top"/>
            <w:tcPrChange w:id="6453" w:author="齐宁" w:date="2014-09-28T19:27:00Z">
              <w:tcPr>
                <w:tcW w:w="3076" w:type="dxa"/>
                <w:vAlign w:val="top"/>
              </w:tcPr>
            </w:tcPrChange>
          </w:tcPr>
          <w:p>
            <w:pPr>
              <w:numPr>
                <w:ilvl w:val="0"/>
                <w:numId w:val="0"/>
              </w:numPr>
              <w:rPr>
                <w:del w:id="6454" w:author="齐宁" w:date="2014-09-28T19:27:00Z"/>
                <w:rFonts w:ascii="楷体" w:hAnsi="楷体" w:cs="宋体"/>
                <w:szCs w:val="21"/>
              </w:rPr>
            </w:pPr>
            <w:del w:id="6455" w:author="齐宁" w:date="2014-09-28T19:27:00Z">
              <w:r>
                <w:rPr>
                  <w:rFonts w:hint="eastAsia" w:ascii="楷体" w:hAnsi="楷体"/>
                  <w:szCs w:val="21"/>
                </w:rPr>
                <w:delText>接入类型为收单机构接入时需上送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5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56" w:author="齐宁" w:date="2014-09-28T19:27:00Z">
            <w:trPr>
              <w:jc w:val="center"/>
            </w:trPr>
          </w:trPrChange>
        </w:trPr>
        <w:tc>
          <w:tcPr>
            <w:tcW w:w="721" w:type="dxa"/>
            <w:vAlign w:val="top"/>
            <w:tcPrChange w:id="6457"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14</w:t>
            </w:r>
          </w:p>
        </w:tc>
        <w:tc>
          <w:tcPr>
            <w:tcW w:w="1952" w:type="dxa"/>
            <w:vAlign w:val="top"/>
            <w:tcPrChange w:id="6458"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商户代码</w:t>
            </w:r>
          </w:p>
        </w:tc>
        <w:tc>
          <w:tcPr>
            <w:tcW w:w="2245" w:type="dxa"/>
            <w:vAlign w:val="top"/>
            <w:tcPrChange w:id="6459" w:author="齐宁" w:date="2014-09-28T19:27:00Z">
              <w:tcPr>
                <w:tcW w:w="2245" w:type="dxa"/>
                <w:vAlign w:val="top"/>
              </w:tcPr>
            </w:tcPrChange>
          </w:tcPr>
          <w:p>
            <w:pPr>
              <w:numPr>
                <w:ilvl w:val="0"/>
                <w:numId w:val="0"/>
              </w:numPr>
              <w:jc w:val="center"/>
              <w:rPr>
                <w:szCs w:val="21"/>
              </w:rPr>
            </w:pPr>
            <w:r>
              <w:rPr>
                <w:szCs w:val="21"/>
              </w:rPr>
              <w:t>merId</w:t>
            </w:r>
          </w:p>
        </w:tc>
        <w:tc>
          <w:tcPr>
            <w:tcW w:w="1581" w:type="dxa"/>
            <w:vAlign w:val="top"/>
            <w:tcPrChange w:id="6460"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461" w:author="齐宁" w:date="2014-09-28T19:27:00Z">
              <w:tcPr>
                <w:tcW w:w="3076" w:type="dxa"/>
                <w:vAlign w:val="top"/>
              </w:tcPr>
            </w:tcPrChange>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62"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62" w:author="齐宁" w:date="2014-09-28T19:27:00Z">
            <w:trPr>
              <w:jc w:val="center"/>
            </w:trPr>
          </w:trPrChange>
        </w:trPr>
        <w:tc>
          <w:tcPr>
            <w:tcW w:w="721" w:type="dxa"/>
            <w:vAlign w:val="top"/>
            <w:tcPrChange w:id="6463"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15</w:t>
            </w:r>
          </w:p>
        </w:tc>
        <w:tc>
          <w:tcPr>
            <w:tcW w:w="1952" w:type="dxa"/>
            <w:vAlign w:val="top"/>
            <w:tcPrChange w:id="6464"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商户名称</w:t>
            </w:r>
          </w:p>
        </w:tc>
        <w:tc>
          <w:tcPr>
            <w:tcW w:w="2245" w:type="dxa"/>
            <w:vAlign w:val="top"/>
            <w:tcPrChange w:id="6465" w:author="齐宁" w:date="2014-09-28T19:27:00Z">
              <w:tcPr>
                <w:tcW w:w="2245" w:type="dxa"/>
                <w:vAlign w:val="top"/>
              </w:tcPr>
            </w:tcPrChange>
          </w:tcPr>
          <w:p>
            <w:pPr>
              <w:numPr>
                <w:ilvl w:val="0"/>
                <w:numId w:val="0"/>
              </w:numPr>
              <w:jc w:val="center"/>
              <w:rPr>
                <w:szCs w:val="21"/>
              </w:rPr>
            </w:pPr>
            <w:r>
              <w:rPr>
                <w:szCs w:val="21"/>
              </w:rPr>
              <w:t>merName</w:t>
            </w:r>
          </w:p>
        </w:tc>
        <w:tc>
          <w:tcPr>
            <w:tcW w:w="1581" w:type="dxa"/>
            <w:vAlign w:val="top"/>
            <w:tcPrChange w:id="6466" w:author="齐宁" w:date="2014-09-28T19:27:00Z">
              <w:tcPr>
                <w:tcW w:w="1581" w:type="dxa"/>
                <w:vAlign w:val="top"/>
              </w:tcPr>
            </w:tcPrChange>
          </w:tcPr>
          <w:p>
            <w:pPr>
              <w:numPr>
                <w:ilvl w:val="0"/>
                <w:numId w:val="0"/>
              </w:numPr>
              <w:jc w:val="center"/>
              <w:rPr>
                <w:szCs w:val="21"/>
              </w:rPr>
            </w:pPr>
            <w:r>
              <w:rPr>
                <w:szCs w:val="21"/>
              </w:rPr>
              <w:t>C</w:t>
            </w:r>
          </w:p>
        </w:tc>
        <w:tc>
          <w:tcPr>
            <w:tcW w:w="3072" w:type="dxa"/>
            <w:vAlign w:val="top"/>
            <w:tcPrChange w:id="6467"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接入类型为收单机构接入时需上送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68"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68" w:author="齐宁" w:date="2014-09-28T19:27:00Z">
            <w:trPr>
              <w:jc w:val="center"/>
            </w:trPr>
          </w:trPrChange>
        </w:trPr>
        <w:tc>
          <w:tcPr>
            <w:tcW w:w="721" w:type="dxa"/>
            <w:vAlign w:val="top"/>
            <w:tcPrChange w:id="6469"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16</w:t>
            </w:r>
          </w:p>
        </w:tc>
        <w:tc>
          <w:tcPr>
            <w:tcW w:w="1952" w:type="dxa"/>
            <w:vAlign w:val="top"/>
            <w:tcPrChange w:id="6470"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商户简称</w:t>
            </w:r>
          </w:p>
        </w:tc>
        <w:tc>
          <w:tcPr>
            <w:tcW w:w="2245" w:type="dxa"/>
            <w:vAlign w:val="top"/>
            <w:tcPrChange w:id="6471" w:author="齐宁" w:date="2014-09-28T19:27:00Z">
              <w:tcPr>
                <w:tcW w:w="2245" w:type="dxa"/>
                <w:vAlign w:val="top"/>
              </w:tcPr>
            </w:tcPrChange>
          </w:tcPr>
          <w:p>
            <w:pPr>
              <w:numPr>
                <w:ilvl w:val="0"/>
                <w:numId w:val="0"/>
              </w:numPr>
              <w:jc w:val="center"/>
              <w:rPr>
                <w:szCs w:val="21"/>
              </w:rPr>
            </w:pPr>
            <w:r>
              <w:rPr>
                <w:szCs w:val="21"/>
              </w:rPr>
              <w:t>merAbbr</w:t>
            </w:r>
          </w:p>
        </w:tc>
        <w:tc>
          <w:tcPr>
            <w:tcW w:w="1581" w:type="dxa"/>
            <w:vAlign w:val="top"/>
            <w:tcPrChange w:id="6472" w:author="齐宁" w:date="2014-09-28T19:27:00Z">
              <w:tcPr>
                <w:tcW w:w="1581" w:type="dxa"/>
                <w:vAlign w:val="top"/>
              </w:tcPr>
            </w:tcPrChange>
          </w:tcPr>
          <w:p>
            <w:pPr>
              <w:numPr>
                <w:ilvl w:val="0"/>
                <w:numId w:val="0"/>
              </w:numPr>
              <w:jc w:val="center"/>
              <w:rPr>
                <w:szCs w:val="21"/>
              </w:rPr>
            </w:pPr>
            <w:r>
              <w:rPr>
                <w:szCs w:val="21"/>
              </w:rPr>
              <w:t>C</w:t>
            </w:r>
          </w:p>
        </w:tc>
        <w:tc>
          <w:tcPr>
            <w:tcW w:w="3072" w:type="dxa"/>
            <w:vAlign w:val="top"/>
            <w:tcPrChange w:id="6473"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接入类型为收单机构接入时需上送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74"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74" w:author="齐宁" w:date="2014-09-28T19:27:00Z">
            <w:trPr>
              <w:jc w:val="center"/>
            </w:trPr>
          </w:trPrChange>
        </w:trPr>
        <w:tc>
          <w:tcPr>
            <w:tcW w:w="721" w:type="dxa"/>
            <w:vAlign w:val="top"/>
            <w:tcPrChange w:id="6475"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17</w:t>
            </w:r>
          </w:p>
        </w:tc>
        <w:tc>
          <w:tcPr>
            <w:tcW w:w="1952" w:type="dxa"/>
            <w:vAlign w:val="top"/>
            <w:tcPrChange w:id="6476"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二级商户代码</w:t>
            </w:r>
          </w:p>
        </w:tc>
        <w:tc>
          <w:tcPr>
            <w:tcW w:w="2245" w:type="dxa"/>
            <w:vAlign w:val="top"/>
            <w:tcPrChange w:id="6477" w:author="齐宁" w:date="2014-09-28T19:27:00Z">
              <w:tcPr>
                <w:tcW w:w="2245" w:type="dxa"/>
                <w:vAlign w:val="top"/>
              </w:tcPr>
            </w:tcPrChange>
          </w:tcPr>
          <w:p>
            <w:pPr>
              <w:numPr>
                <w:ilvl w:val="0"/>
                <w:numId w:val="0"/>
              </w:numPr>
              <w:jc w:val="center"/>
              <w:rPr>
                <w:szCs w:val="21"/>
              </w:rPr>
            </w:pPr>
            <w:r>
              <w:rPr>
                <w:szCs w:val="21"/>
              </w:rPr>
              <w:t>subMerId</w:t>
            </w:r>
          </w:p>
        </w:tc>
        <w:tc>
          <w:tcPr>
            <w:tcW w:w="1581" w:type="dxa"/>
            <w:vAlign w:val="top"/>
            <w:tcPrChange w:id="6478" w:author="齐宁" w:date="2014-09-28T19:27:00Z">
              <w:tcPr>
                <w:tcW w:w="1581" w:type="dxa"/>
                <w:vAlign w:val="top"/>
              </w:tcPr>
            </w:tcPrChange>
          </w:tcPr>
          <w:p>
            <w:pPr>
              <w:numPr>
                <w:ilvl w:val="0"/>
                <w:numId w:val="0"/>
              </w:numPr>
              <w:jc w:val="center"/>
              <w:rPr>
                <w:szCs w:val="21"/>
              </w:rPr>
            </w:pPr>
            <w:r>
              <w:rPr>
                <w:szCs w:val="21"/>
              </w:rPr>
              <w:t>C</w:t>
            </w:r>
          </w:p>
        </w:tc>
        <w:tc>
          <w:tcPr>
            <w:tcW w:w="3072" w:type="dxa"/>
            <w:vAlign w:val="top"/>
            <w:tcPrChange w:id="6479"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8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80" w:author="齐宁" w:date="2014-09-28T19:27:00Z">
            <w:trPr>
              <w:jc w:val="center"/>
            </w:trPr>
          </w:trPrChange>
        </w:trPr>
        <w:tc>
          <w:tcPr>
            <w:tcW w:w="721" w:type="dxa"/>
            <w:vAlign w:val="top"/>
            <w:tcPrChange w:id="6481"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18</w:t>
            </w:r>
          </w:p>
        </w:tc>
        <w:tc>
          <w:tcPr>
            <w:tcW w:w="1952" w:type="dxa"/>
            <w:vAlign w:val="top"/>
            <w:tcPrChange w:id="6482"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二级商户全称</w:t>
            </w:r>
          </w:p>
        </w:tc>
        <w:tc>
          <w:tcPr>
            <w:tcW w:w="2245" w:type="dxa"/>
            <w:vAlign w:val="top"/>
            <w:tcPrChange w:id="6483" w:author="齐宁" w:date="2014-09-28T19:27:00Z">
              <w:tcPr>
                <w:tcW w:w="2245" w:type="dxa"/>
                <w:vAlign w:val="top"/>
              </w:tcPr>
            </w:tcPrChange>
          </w:tcPr>
          <w:p>
            <w:pPr>
              <w:numPr>
                <w:ilvl w:val="0"/>
                <w:numId w:val="0"/>
              </w:numPr>
              <w:jc w:val="center"/>
              <w:rPr>
                <w:szCs w:val="21"/>
              </w:rPr>
            </w:pPr>
            <w:r>
              <w:rPr>
                <w:szCs w:val="21"/>
              </w:rPr>
              <w:t>subMerName</w:t>
            </w:r>
          </w:p>
        </w:tc>
        <w:tc>
          <w:tcPr>
            <w:tcW w:w="1581" w:type="dxa"/>
            <w:vAlign w:val="top"/>
            <w:tcPrChange w:id="6484" w:author="齐宁" w:date="2014-09-28T19:27:00Z">
              <w:tcPr>
                <w:tcW w:w="1581" w:type="dxa"/>
                <w:vAlign w:val="top"/>
              </w:tcPr>
            </w:tcPrChange>
          </w:tcPr>
          <w:p>
            <w:pPr>
              <w:numPr>
                <w:ilvl w:val="0"/>
                <w:numId w:val="0"/>
              </w:numPr>
              <w:jc w:val="center"/>
              <w:rPr>
                <w:szCs w:val="21"/>
              </w:rPr>
            </w:pPr>
            <w:r>
              <w:rPr>
                <w:szCs w:val="21"/>
              </w:rPr>
              <w:t>C</w:t>
            </w:r>
          </w:p>
        </w:tc>
        <w:tc>
          <w:tcPr>
            <w:tcW w:w="3072" w:type="dxa"/>
            <w:vAlign w:val="top"/>
            <w:tcPrChange w:id="6485"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8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486" w:author="齐宁" w:date="2014-09-28T19:27:00Z">
            <w:trPr>
              <w:jc w:val="center"/>
            </w:trPr>
          </w:trPrChange>
        </w:trPr>
        <w:tc>
          <w:tcPr>
            <w:tcW w:w="721" w:type="dxa"/>
            <w:vAlign w:val="top"/>
            <w:tcPrChange w:id="6487"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19</w:t>
            </w:r>
          </w:p>
        </w:tc>
        <w:tc>
          <w:tcPr>
            <w:tcW w:w="1952" w:type="dxa"/>
            <w:vAlign w:val="top"/>
            <w:tcPrChange w:id="6488"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二级商户简称</w:t>
            </w:r>
          </w:p>
        </w:tc>
        <w:tc>
          <w:tcPr>
            <w:tcW w:w="2245" w:type="dxa"/>
            <w:vAlign w:val="top"/>
            <w:tcPrChange w:id="6489" w:author="齐宁" w:date="2014-09-28T19:27:00Z">
              <w:tcPr>
                <w:tcW w:w="2245" w:type="dxa"/>
                <w:vAlign w:val="top"/>
              </w:tcPr>
            </w:tcPrChange>
          </w:tcPr>
          <w:p>
            <w:pPr>
              <w:numPr>
                <w:ilvl w:val="0"/>
                <w:numId w:val="0"/>
              </w:numPr>
              <w:jc w:val="center"/>
              <w:rPr>
                <w:szCs w:val="21"/>
              </w:rPr>
            </w:pPr>
            <w:r>
              <w:rPr>
                <w:szCs w:val="21"/>
              </w:rPr>
              <w:t>subMerAbbr</w:t>
            </w:r>
          </w:p>
        </w:tc>
        <w:tc>
          <w:tcPr>
            <w:tcW w:w="1581" w:type="dxa"/>
            <w:vAlign w:val="top"/>
            <w:tcPrChange w:id="6490" w:author="齐宁" w:date="2014-09-28T19:27:00Z">
              <w:tcPr>
                <w:tcW w:w="1581" w:type="dxa"/>
                <w:vAlign w:val="top"/>
              </w:tcPr>
            </w:tcPrChange>
          </w:tcPr>
          <w:p>
            <w:pPr>
              <w:numPr>
                <w:ilvl w:val="0"/>
                <w:numId w:val="0"/>
              </w:numPr>
              <w:jc w:val="center"/>
              <w:rPr>
                <w:szCs w:val="21"/>
              </w:rPr>
            </w:pPr>
            <w:r>
              <w:rPr>
                <w:szCs w:val="21"/>
              </w:rPr>
              <w:t>C</w:t>
            </w:r>
          </w:p>
        </w:tc>
        <w:tc>
          <w:tcPr>
            <w:tcW w:w="3072" w:type="dxa"/>
            <w:vAlign w:val="top"/>
            <w:tcPrChange w:id="6491"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92"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275" w:hRule="atLeast"/>
          <w:jc w:val="center"/>
          <w:trPrChange w:id="6492" w:author="齐宁" w:date="2014-09-28T19:27:00Z">
            <w:trPr>
              <w:trHeight w:val="275" w:hRule="atLeast"/>
              <w:jc w:val="center"/>
            </w:trPr>
          </w:trPrChange>
        </w:trPr>
        <w:tc>
          <w:tcPr>
            <w:tcW w:w="721" w:type="dxa"/>
            <w:vAlign w:val="top"/>
            <w:tcPrChange w:id="6493"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20</w:t>
            </w:r>
          </w:p>
        </w:tc>
        <w:tc>
          <w:tcPr>
            <w:tcW w:w="1952" w:type="dxa"/>
            <w:vAlign w:val="top"/>
            <w:tcPrChange w:id="6494"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商户订单号</w:t>
            </w:r>
          </w:p>
        </w:tc>
        <w:tc>
          <w:tcPr>
            <w:tcW w:w="2245" w:type="dxa"/>
            <w:vAlign w:val="top"/>
            <w:tcPrChange w:id="6495" w:author="齐宁" w:date="2014-09-28T19:27:00Z">
              <w:tcPr>
                <w:tcW w:w="2245" w:type="dxa"/>
                <w:vAlign w:val="top"/>
              </w:tcPr>
            </w:tcPrChange>
          </w:tcPr>
          <w:p>
            <w:pPr>
              <w:numPr>
                <w:ilvl w:val="0"/>
                <w:numId w:val="0"/>
              </w:numPr>
              <w:jc w:val="center"/>
              <w:rPr>
                <w:szCs w:val="21"/>
              </w:rPr>
            </w:pPr>
            <w:r>
              <w:rPr>
                <w:szCs w:val="21"/>
              </w:rPr>
              <w:t>orderId</w:t>
            </w:r>
          </w:p>
        </w:tc>
        <w:tc>
          <w:tcPr>
            <w:tcW w:w="1581" w:type="dxa"/>
            <w:vAlign w:val="top"/>
            <w:tcPrChange w:id="6496"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497" w:author="齐宁" w:date="2014-09-28T19:27:00Z">
              <w:tcPr>
                <w:tcW w:w="3076" w:type="dxa"/>
                <w:vAlign w:val="top"/>
              </w:tcPr>
            </w:tcPrChange>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498"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379" w:hRule="atLeast"/>
          <w:jc w:val="center"/>
          <w:trPrChange w:id="6498" w:author="齐宁" w:date="2014-09-28T19:27:00Z">
            <w:trPr>
              <w:trHeight w:val="379" w:hRule="atLeast"/>
              <w:jc w:val="center"/>
            </w:trPr>
          </w:trPrChange>
        </w:trPr>
        <w:tc>
          <w:tcPr>
            <w:tcW w:w="721" w:type="dxa"/>
            <w:vAlign w:val="top"/>
            <w:tcPrChange w:id="6499"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21</w:t>
            </w:r>
          </w:p>
        </w:tc>
        <w:tc>
          <w:tcPr>
            <w:tcW w:w="1952" w:type="dxa"/>
            <w:vAlign w:val="top"/>
            <w:tcPrChange w:id="6500"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订单发送时间</w:t>
            </w:r>
          </w:p>
        </w:tc>
        <w:tc>
          <w:tcPr>
            <w:tcW w:w="2245" w:type="dxa"/>
            <w:vAlign w:val="top"/>
            <w:tcPrChange w:id="6501" w:author="齐宁" w:date="2014-09-28T19:27:00Z">
              <w:tcPr>
                <w:tcW w:w="2245" w:type="dxa"/>
                <w:vAlign w:val="top"/>
              </w:tcPr>
            </w:tcPrChange>
          </w:tcPr>
          <w:p>
            <w:pPr>
              <w:numPr>
                <w:ilvl w:val="0"/>
                <w:numId w:val="0"/>
              </w:numPr>
              <w:jc w:val="center"/>
              <w:rPr>
                <w:szCs w:val="21"/>
              </w:rPr>
            </w:pPr>
            <w:r>
              <w:rPr>
                <w:szCs w:val="21"/>
              </w:rPr>
              <w:t>txnTime</w:t>
            </w:r>
          </w:p>
        </w:tc>
        <w:tc>
          <w:tcPr>
            <w:tcW w:w="1581" w:type="dxa"/>
            <w:vAlign w:val="top"/>
            <w:tcPrChange w:id="6502"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503" w:author="齐宁" w:date="2014-09-28T19:27:00Z">
              <w:tcPr>
                <w:tcW w:w="3076" w:type="dxa"/>
                <w:vAlign w:val="top"/>
              </w:tcPr>
            </w:tcPrChange>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04"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1263" w:hRule="atLeast"/>
          <w:jc w:val="center"/>
          <w:trPrChange w:id="6504" w:author="齐宁" w:date="2014-09-28T19:27:00Z">
            <w:trPr>
              <w:trHeight w:val="1263" w:hRule="atLeast"/>
              <w:jc w:val="center"/>
            </w:trPr>
          </w:trPrChange>
        </w:trPr>
        <w:tc>
          <w:tcPr>
            <w:tcW w:w="721" w:type="dxa"/>
            <w:vAlign w:val="top"/>
            <w:tcPrChange w:id="6505"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22</w:t>
            </w:r>
          </w:p>
        </w:tc>
        <w:tc>
          <w:tcPr>
            <w:tcW w:w="1952" w:type="dxa"/>
            <w:vAlign w:val="top"/>
            <w:tcPrChange w:id="6506"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帐号类型</w:t>
            </w:r>
          </w:p>
        </w:tc>
        <w:tc>
          <w:tcPr>
            <w:tcW w:w="2245" w:type="dxa"/>
            <w:vAlign w:val="top"/>
            <w:tcPrChange w:id="6507" w:author="齐宁" w:date="2014-09-28T19:27:00Z">
              <w:tcPr>
                <w:tcW w:w="2245" w:type="dxa"/>
                <w:vAlign w:val="top"/>
              </w:tcPr>
            </w:tcPrChange>
          </w:tcPr>
          <w:p>
            <w:pPr>
              <w:numPr>
                <w:ilvl w:val="0"/>
                <w:numId w:val="0"/>
              </w:numPr>
              <w:jc w:val="center"/>
              <w:rPr>
                <w:szCs w:val="21"/>
              </w:rPr>
            </w:pPr>
            <w:r>
              <w:rPr>
                <w:szCs w:val="21"/>
              </w:rPr>
              <w:t>accType</w:t>
            </w:r>
          </w:p>
        </w:tc>
        <w:tc>
          <w:tcPr>
            <w:tcW w:w="1581" w:type="dxa"/>
            <w:vAlign w:val="top"/>
            <w:tcPrChange w:id="6508"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509" w:author="齐宁" w:date="2014-09-28T19:27:00Z">
              <w:tcPr>
                <w:tcW w:w="3076" w:type="dxa"/>
                <w:vAlign w:val="top"/>
              </w:tcPr>
            </w:tcPrChange>
          </w:tcPr>
          <w:p>
            <w:pPr>
              <w:numPr>
                <w:ilvl w:val="0"/>
                <w:numId w:val="0"/>
              </w:numPr>
              <w:rPr>
                <w:szCs w:val="21"/>
              </w:rPr>
            </w:pPr>
            <w:r>
              <w:rPr>
                <w:szCs w:val="21"/>
              </w:rPr>
              <w:t>1、</w:t>
            </w:r>
            <w:r>
              <w:rPr>
                <w:sz w:val="14"/>
                <w:szCs w:val="14"/>
              </w:rPr>
              <w:t xml:space="preserve">  </w:t>
            </w:r>
            <w:r>
              <w:rPr>
                <w:rFonts w:hint="eastAsia" w:ascii="楷体" w:hAnsi="楷体"/>
                <w:szCs w:val="21"/>
              </w:rPr>
              <w:t>后台类消费交易时上送；</w:t>
            </w:r>
          </w:p>
          <w:p>
            <w:pPr>
              <w:numPr>
                <w:ilvl w:val="0"/>
                <w:numId w:val="0"/>
              </w:numPr>
              <w:rPr>
                <w:szCs w:val="21"/>
              </w:rPr>
            </w:pPr>
            <w:r>
              <w:rPr>
                <w:szCs w:val="21"/>
              </w:rPr>
              <w:t>2、</w:t>
            </w:r>
            <w:r>
              <w:rPr>
                <w:sz w:val="14"/>
                <w:szCs w:val="14"/>
              </w:rPr>
              <w:t xml:space="preserve">  </w:t>
            </w:r>
            <w:r>
              <w:rPr>
                <w:rFonts w:hint="eastAsia" w:ascii="楷体" w:hAnsi="楷体"/>
                <w:szCs w:val="21"/>
              </w:rPr>
              <w:t>跨行收单且收单机构收集银行卡信息时上送</w:t>
            </w:r>
          </w:p>
          <w:p>
            <w:pPr>
              <w:numPr>
                <w:ilvl w:val="0"/>
                <w:numId w:val="0"/>
              </w:numPr>
              <w:rPr>
                <w:szCs w:val="21"/>
              </w:rPr>
            </w:pPr>
            <w:r>
              <w:rPr>
                <w:szCs w:val="21"/>
              </w:rPr>
              <w:t>3、</w:t>
            </w:r>
            <w:r>
              <w:rPr>
                <w:sz w:val="14"/>
                <w:szCs w:val="14"/>
              </w:rPr>
              <w:t xml:space="preserve">  </w:t>
            </w:r>
            <w:r>
              <w:rPr>
                <w:szCs w:val="21"/>
              </w:rPr>
              <w:t>IC</w:t>
            </w:r>
            <w:r>
              <w:rPr>
                <w:rFonts w:hint="eastAsia" w:ascii="楷体" w:hAnsi="楷体"/>
                <w:szCs w:val="21"/>
              </w:rPr>
              <w:t>卡交易填写“</w:t>
            </w:r>
            <w:r>
              <w:rPr>
                <w:szCs w:val="21"/>
              </w:rPr>
              <w:t>03</w:t>
            </w:r>
            <w:r>
              <w:rPr>
                <w:rFonts w:hint="eastAsia" w:ascii="楷体" w:hAnsi="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1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1976" w:hRule="atLeast"/>
          <w:jc w:val="center"/>
          <w:trPrChange w:id="6510" w:author="齐宁" w:date="2014-09-28T19:27:00Z">
            <w:trPr>
              <w:trHeight w:val="1976" w:hRule="atLeast"/>
              <w:jc w:val="center"/>
            </w:trPr>
          </w:trPrChange>
        </w:trPr>
        <w:tc>
          <w:tcPr>
            <w:tcW w:w="721" w:type="dxa"/>
            <w:vAlign w:val="top"/>
            <w:tcPrChange w:id="6511"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23</w:t>
            </w:r>
          </w:p>
        </w:tc>
        <w:tc>
          <w:tcPr>
            <w:tcW w:w="1952" w:type="dxa"/>
            <w:vAlign w:val="top"/>
            <w:tcPrChange w:id="6512"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帐号</w:t>
            </w:r>
          </w:p>
        </w:tc>
        <w:tc>
          <w:tcPr>
            <w:tcW w:w="2245" w:type="dxa"/>
            <w:vAlign w:val="top"/>
            <w:tcPrChange w:id="6513" w:author="齐宁" w:date="2014-09-28T19:27:00Z">
              <w:tcPr>
                <w:tcW w:w="2245" w:type="dxa"/>
                <w:vAlign w:val="top"/>
              </w:tcPr>
            </w:tcPrChange>
          </w:tcPr>
          <w:p>
            <w:pPr>
              <w:numPr>
                <w:ilvl w:val="0"/>
                <w:numId w:val="0"/>
              </w:numPr>
              <w:jc w:val="center"/>
              <w:rPr>
                <w:szCs w:val="21"/>
              </w:rPr>
            </w:pPr>
            <w:r>
              <w:rPr>
                <w:szCs w:val="21"/>
              </w:rPr>
              <w:t>accNo</w:t>
            </w:r>
          </w:p>
        </w:tc>
        <w:tc>
          <w:tcPr>
            <w:tcW w:w="1581" w:type="dxa"/>
            <w:vAlign w:val="top"/>
            <w:tcPrChange w:id="6514"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515" w:author="齐宁" w:date="2014-09-28T19:27:00Z">
              <w:tcPr>
                <w:tcW w:w="3076" w:type="dxa"/>
                <w:vAlign w:val="top"/>
              </w:tcPr>
            </w:tcPrChange>
          </w:tcPr>
          <w:p>
            <w:pPr>
              <w:numPr>
                <w:ilvl w:val="0"/>
                <w:numId w:val="0"/>
              </w:numPr>
              <w:rPr>
                <w:szCs w:val="21"/>
              </w:rPr>
            </w:pPr>
            <w:r>
              <w:rPr>
                <w:szCs w:val="21"/>
              </w:rPr>
              <w:t>1、</w:t>
            </w:r>
            <w:r>
              <w:rPr>
                <w:sz w:val="14"/>
                <w:szCs w:val="14"/>
              </w:rPr>
              <w:t xml:space="preserve">  </w:t>
            </w:r>
            <w:r>
              <w:rPr>
                <w:rFonts w:hint="eastAsia" w:ascii="楷体" w:hAnsi="楷体"/>
                <w:szCs w:val="21"/>
              </w:rPr>
              <w:t>后台类消费交易时上送全卡号或卡号后</w:t>
            </w:r>
            <w:r>
              <w:rPr>
                <w:szCs w:val="21"/>
              </w:rPr>
              <w:t>4</w:t>
            </w:r>
            <w:r>
              <w:rPr>
                <w:rFonts w:hint="eastAsia" w:ascii="楷体" w:hAnsi="楷体"/>
                <w:szCs w:val="21"/>
              </w:rPr>
              <w:t>位</w:t>
            </w:r>
          </w:p>
          <w:p>
            <w:pPr>
              <w:numPr>
                <w:ilvl w:val="0"/>
                <w:numId w:val="0"/>
              </w:numPr>
              <w:rPr>
                <w:szCs w:val="21"/>
              </w:rPr>
            </w:pPr>
            <w:r>
              <w:rPr>
                <w:szCs w:val="21"/>
              </w:rPr>
              <w:t>2、</w:t>
            </w:r>
            <w:r>
              <w:rPr>
                <w:sz w:val="14"/>
                <w:szCs w:val="14"/>
              </w:rPr>
              <w:t xml:space="preserve">  </w:t>
            </w:r>
            <w:r>
              <w:rPr>
                <w:rFonts w:hint="eastAsia" w:ascii="楷体" w:hAnsi="楷体"/>
                <w:szCs w:val="21"/>
              </w:rPr>
              <w:t>跨行收单且收单机构收集银行卡信息时上送</w:t>
            </w:r>
          </w:p>
          <w:p>
            <w:pPr>
              <w:numPr>
                <w:ilvl w:val="0"/>
                <w:numId w:val="0"/>
              </w:numPr>
              <w:rPr>
                <w:szCs w:val="21"/>
              </w:rPr>
            </w:pPr>
            <w:r>
              <w:rPr>
                <w:szCs w:val="21"/>
              </w:rPr>
              <w:t>3、</w:t>
            </w:r>
            <w:r>
              <w:rPr>
                <w:sz w:val="14"/>
                <w:szCs w:val="14"/>
              </w:rPr>
              <w:t xml:space="preserve">  </w:t>
            </w:r>
            <w:r>
              <w:rPr>
                <w:rFonts w:hint="eastAsia" w:ascii="楷体" w:hAnsi="楷体"/>
                <w:szCs w:val="21"/>
              </w:rPr>
              <w:t>前台类交易可通过配置后返回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1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516" w:author="齐宁" w:date="2014-09-28T19:27:00Z">
            <w:trPr>
              <w:jc w:val="center"/>
            </w:trPr>
          </w:trPrChange>
        </w:trPr>
        <w:tc>
          <w:tcPr>
            <w:tcW w:w="721" w:type="dxa"/>
            <w:vAlign w:val="top"/>
            <w:tcPrChange w:id="6517"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24</w:t>
            </w:r>
          </w:p>
        </w:tc>
        <w:tc>
          <w:tcPr>
            <w:tcW w:w="1952" w:type="dxa"/>
            <w:vAlign w:val="top"/>
            <w:tcPrChange w:id="6518"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交易金额</w:t>
            </w:r>
          </w:p>
        </w:tc>
        <w:tc>
          <w:tcPr>
            <w:tcW w:w="2245" w:type="dxa"/>
            <w:vAlign w:val="top"/>
            <w:tcPrChange w:id="6519" w:author="齐宁" w:date="2014-09-28T19:27:00Z">
              <w:tcPr>
                <w:tcW w:w="2245" w:type="dxa"/>
                <w:vAlign w:val="top"/>
              </w:tcPr>
            </w:tcPrChange>
          </w:tcPr>
          <w:p>
            <w:pPr>
              <w:numPr>
                <w:ilvl w:val="0"/>
                <w:numId w:val="0"/>
              </w:numPr>
              <w:jc w:val="center"/>
              <w:rPr>
                <w:szCs w:val="21"/>
              </w:rPr>
            </w:pPr>
            <w:r>
              <w:rPr>
                <w:szCs w:val="21"/>
              </w:rPr>
              <w:t>txnAmt</w:t>
            </w:r>
          </w:p>
        </w:tc>
        <w:tc>
          <w:tcPr>
            <w:tcW w:w="1581" w:type="dxa"/>
            <w:vAlign w:val="top"/>
            <w:tcPrChange w:id="6520"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521" w:author="齐宁" w:date="2014-09-28T19:27:00Z">
              <w:tcPr>
                <w:tcW w:w="3076" w:type="dxa"/>
                <w:vAlign w:val="top"/>
              </w:tcPr>
            </w:tcPrChange>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22"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jc w:val="center"/>
          <w:trPrChange w:id="6522" w:author="齐宁" w:date="2014-09-28T19:27:00Z">
            <w:trPr>
              <w:jc w:val="center"/>
            </w:trPr>
          </w:trPrChange>
        </w:trPr>
        <w:tc>
          <w:tcPr>
            <w:tcW w:w="721" w:type="dxa"/>
            <w:vAlign w:val="top"/>
            <w:tcPrChange w:id="6523"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25</w:t>
            </w:r>
          </w:p>
        </w:tc>
        <w:tc>
          <w:tcPr>
            <w:tcW w:w="1952" w:type="dxa"/>
            <w:vAlign w:val="top"/>
            <w:tcPrChange w:id="6524"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交易币种</w:t>
            </w:r>
          </w:p>
        </w:tc>
        <w:tc>
          <w:tcPr>
            <w:tcW w:w="2245" w:type="dxa"/>
            <w:vAlign w:val="top"/>
            <w:tcPrChange w:id="6525" w:author="齐宁" w:date="2014-09-28T19:27:00Z">
              <w:tcPr>
                <w:tcW w:w="2245" w:type="dxa"/>
                <w:vAlign w:val="top"/>
              </w:tcPr>
            </w:tcPrChange>
          </w:tcPr>
          <w:p>
            <w:pPr>
              <w:numPr>
                <w:ilvl w:val="0"/>
                <w:numId w:val="0"/>
              </w:numPr>
              <w:jc w:val="center"/>
              <w:rPr>
                <w:szCs w:val="21"/>
              </w:rPr>
            </w:pPr>
            <w:r>
              <w:rPr>
                <w:szCs w:val="21"/>
              </w:rPr>
              <w:t>currencyCode</w:t>
            </w:r>
          </w:p>
        </w:tc>
        <w:tc>
          <w:tcPr>
            <w:tcW w:w="1581" w:type="dxa"/>
            <w:vAlign w:val="top"/>
            <w:tcPrChange w:id="6526" w:author="齐宁" w:date="2014-09-28T19:27:00Z">
              <w:tcPr>
                <w:tcW w:w="1581" w:type="dxa"/>
                <w:vAlign w:val="top"/>
              </w:tcPr>
            </w:tcPrChange>
          </w:tcPr>
          <w:p>
            <w:pPr>
              <w:numPr>
                <w:ilvl w:val="0"/>
                <w:numId w:val="0"/>
              </w:numPr>
              <w:jc w:val="center"/>
              <w:rPr>
                <w:szCs w:val="21"/>
              </w:rPr>
            </w:pPr>
            <w:r>
              <w:rPr>
                <w:rFonts w:hint="eastAsia"/>
                <w:szCs w:val="21"/>
              </w:rPr>
              <w:t>M</w:t>
            </w:r>
          </w:p>
        </w:tc>
        <w:tc>
          <w:tcPr>
            <w:tcW w:w="3072" w:type="dxa"/>
            <w:vAlign w:val="top"/>
            <w:tcPrChange w:id="6527" w:author="齐宁" w:date="2014-09-28T19:27:00Z">
              <w:tcPr>
                <w:tcW w:w="3076" w:type="dxa"/>
                <w:vAlign w:val="top"/>
              </w:tcPr>
            </w:tcPrChange>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28"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1616" w:hRule="atLeast"/>
          <w:jc w:val="center"/>
          <w:trPrChange w:id="6528" w:author="齐宁" w:date="2014-09-28T19:27:00Z">
            <w:trPr>
              <w:trHeight w:val="1616" w:hRule="atLeast"/>
              <w:jc w:val="center"/>
            </w:trPr>
          </w:trPrChange>
        </w:trPr>
        <w:tc>
          <w:tcPr>
            <w:tcW w:w="721" w:type="dxa"/>
            <w:vAlign w:val="top"/>
            <w:tcPrChange w:id="6529" w:author="齐宁" w:date="2014-09-28T19:27:00Z">
              <w:tcPr>
                <w:tcW w:w="717" w:type="dxa"/>
                <w:vAlign w:val="top"/>
              </w:tcPr>
            </w:tcPrChange>
          </w:tcPr>
          <w:p>
            <w:pPr>
              <w:numPr>
                <w:ilvl w:val="0"/>
                <w:numId w:val="0"/>
              </w:numPr>
              <w:jc w:val="center"/>
              <w:rPr>
                <w:bCs/>
                <w:color w:val="000000"/>
                <w:sz w:val="22"/>
                <w:szCs w:val="22"/>
              </w:rPr>
            </w:pPr>
            <w:r>
              <w:rPr>
                <w:bCs/>
                <w:color w:val="000000"/>
                <w:sz w:val="22"/>
                <w:szCs w:val="22"/>
              </w:rPr>
              <w:t>26</w:t>
            </w:r>
          </w:p>
        </w:tc>
        <w:tc>
          <w:tcPr>
            <w:tcW w:w="1952" w:type="dxa"/>
            <w:vAlign w:val="top"/>
            <w:tcPrChange w:id="6530" w:author="齐宁" w:date="2014-09-28T19:27:00Z">
              <w:tcPr>
                <w:tcW w:w="1952" w:type="dxa"/>
                <w:vAlign w:val="top"/>
              </w:tcPr>
            </w:tcPrChange>
          </w:tcPr>
          <w:p>
            <w:pPr>
              <w:numPr>
                <w:ilvl w:val="0"/>
                <w:numId w:val="0"/>
              </w:numPr>
              <w:jc w:val="center"/>
              <w:rPr>
                <w:rFonts w:ascii="楷体" w:hAnsi="楷体" w:cs="宋体"/>
                <w:szCs w:val="21"/>
              </w:rPr>
            </w:pPr>
            <w:r>
              <w:rPr>
                <w:rFonts w:hint="eastAsia" w:ascii="楷体" w:hAnsi="楷体"/>
                <w:szCs w:val="21"/>
              </w:rPr>
              <w:t>银行卡验证信息及身份信息</w:t>
            </w:r>
          </w:p>
        </w:tc>
        <w:tc>
          <w:tcPr>
            <w:tcW w:w="2245" w:type="dxa"/>
            <w:vAlign w:val="top"/>
            <w:tcPrChange w:id="6531" w:author="齐宁" w:date="2014-09-28T19:27:00Z">
              <w:tcPr>
                <w:tcW w:w="2245" w:type="dxa"/>
                <w:vAlign w:val="top"/>
              </w:tcPr>
            </w:tcPrChange>
          </w:tcPr>
          <w:p>
            <w:pPr>
              <w:numPr>
                <w:ilvl w:val="0"/>
                <w:numId w:val="0"/>
              </w:numPr>
              <w:jc w:val="center"/>
              <w:rPr>
                <w:szCs w:val="21"/>
              </w:rPr>
            </w:pPr>
            <w:r>
              <w:rPr>
                <w:szCs w:val="21"/>
              </w:rPr>
              <w:t>customerInfo</w:t>
            </w:r>
          </w:p>
        </w:tc>
        <w:tc>
          <w:tcPr>
            <w:tcW w:w="1581" w:type="dxa"/>
            <w:vAlign w:val="top"/>
            <w:tcPrChange w:id="6532" w:author="齐宁" w:date="2014-09-28T19:27:00Z">
              <w:tcPr>
                <w:tcW w:w="1581" w:type="dxa"/>
                <w:vAlign w:val="top"/>
              </w:tcPr>
            </w:tcPrChange>
          </w:tcPr>
          <w:p>
            <w:pPr>
              <w:numPr>
                <w:ilvl w:val="0"/>
                <w:numId w:val="0"/>
              </w:numPr>
              <w:jc w:val="center"/>
              <w:rPr>
                <w:szCs w:val="21"/>
              </w:rPr>
            </w:pPr>
            <w:r>
              <w:rPr>
                <w:szCs w:val="21"/>
              </w:rPr>
              <w:t>M</w:t>
            </w:r>
          </w:p>
        </w:tc>
        <w:tc>
          <w:tcPr>
            <w:tcW w:w="3072" w:type="dxa"/>
            <w:vAlign w:val="top"/>
            <w:tcPrChange w:id="6533" w:author="齐宁" w:date="2014-09-28T19:27:00Z">
              <w:tcPr>
                <w:tcW w:w="3076" w:type="dxa"/>
                <w:vAlign w:val="top"/>
              </w:tcPr>
            </w:tcPrChange>
          </w:tcPr>
          <w:p>
            <w:pPr>
              <w:numPr>
                <w:ilvl w:val="0"/>
                <w:numId w:val="0"/>
              </w:numPr>
              <w:rPr>
                <w:szCs w:val="21"/>
              </w:rPr>
            </w:pPr>
            <w:r>
              <w:rPr>
                <w:szCs w:val="21"/>
              </w:rPr>
              <w:t>1</w:t>
            </w:r>
            <w:r>
              <w:rPr>
                <w:rFonts w:hint="eastAsia" w:ascii="楷体" w:hAnsi="楷体"/>
                <w:szCs w:val="21"/>
              </w:rPr>
              <w:t>、后台类消费交易时上送</w:t>
            </w:r>
          </w:p>
          <w:p>
            <w:pPr>
              <w:numPr>
                <w:ilvl w:val="0"/>
                <w:numId w:val="0"/>
              </w:numPr>
              <w:rPr>
                <w:szCs w:val="21"/>
              </w:rPr>
            </w:pPr>
            <w:r>
              <w:rPr>
                <w:szCs w:val="21"/>
              </w:rPr>
              <w:t>2</w:t>
            </w:r>
            <w:r>
              <w:rPr>
                <w:rFonts w:hint="eastAsia" w:ascii="楷体" w:hAnsi="楷体"/>
                <w:szCs w:val="21"/>
              </w:rPr>
              <w:t>、跨行收单且收单机构收集银行卡信息时上送</w:t>
            </w:r>
          </w:p>
          <w:p>
            <w:pPr>
              <w:numPr>
                <w:ilvl w:val="0"/>
                <w:numId w:val="0"/>
              </w:numPr>
              <w:rPr>
                <w:szCs w:val="21"/>
              </w:rPr>
            </w:pPr>
            <w:r>
              <w:rPr>
                <w:szCs w:val="21"/>
              </w:rPr>
              <w:t>3</w:t>
            </w:r>
            <w:r>
              <w:rPr>
                <w:rFonts w:hint="eastAsia" w:ascii="楷体" w:hAnsi="楷体"/>
                <w:szCs w:val="21"/>
              </w:rPr>
              <w:t>、认证支付</w:t>
            </w:r>
            <w:r>
              <w:rPr>
                <w:szCs w:val="21"/>
              </w:rPr>
              <w:t>2.0</w:t>
            </w:r>
            <w:r>
              <w:rPr>
                <w:rFonts w:hint="eastAsia" w:ascii="楷体" w:hAnsi="楷体"/>
                <w:szCs w:val="21"/>
              </w:rPr>
              <w:t>，后台交易时可选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34"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265" w:hRule="atLeast"/>
          <w:jc w:val="center"/>
          <w:trPrChange w:id="6534" w:author="齐宁" w:date="2014-09-28T19:27:00Z">
            <w:trPr>
              <w:trHeight w:val="265"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35"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27</w:t>
            </w:r>
          </w:p>
        </w:tc>
        <w:tc>
          <w:tcPr>
            <w:tcW w:w="1952" w:type="dxa"/>
            <w:tcBorders>
              <w:top w:val="single" w:color="auto" w:sz="4" w:space="0"/>
              <w:left w:val="single" w:color="auto" w:sz="4" w:space="0"/>
              <w:bottom w:val="single" w:color="auto" w:sz="4" w:space="0"/>
              <w:right w:val="single" w:color="auto" w:sz="4" w:space="0"/>
            </w:tcBorders>
            <w:vAlign w:val="top"/>
            <w:tcPrChange w:id="6536"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终端号</w:t>
            </w:r>
          </w:p>
        </w:tc>
        <w:tc>
          <w:tcPr>
            <w:tcW w:w="2245" w:type="dxa"/>
            <w:tcBorders>
              <w:top w:val="single" w:color="auto" w:sz="4" w:space="0"/>
              <w:left w:val="single" w:color="auto" w:sz="4" w:space="0"/>
              <w:bottom w:val="single" w:color="auto" w:sz="4" w:space="0"/>
              <w:right w:val="single" w:color="auto" w:sz="4" w:space="0"/>
            </w:tcBorders>
            <w:vAlign w:val="top"/>
            <w:tcPrChange w:id="6537"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termId</w:t>
            </w:r>
          </w:p>
        </w:tc>
        <w:tc>
          <w:tcPr>
            <w:tcW w:w="1581" w:type="dxa"/>
            <w:tcBorders>
              <w:top w:val="single" w:color="auto" w:sz="4" w:space="0"/>
              <w:left w:val="single" w:color="auto" w:sz="4" w:space="0"/>
              <w:bottom w:val="single" w:color="auto" w:sz="4" w:space="0"/>
              <w:right w:val="single" w:color="auto" w:sz="4" w:space="0"/>
            </w:tcBorders>
            <w:vAlign w:val="top"/>
            <w:tcPrChange w:id="6538"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O</w:t>
            </w:r>
          </w:p>
        </w:tc>
        <w:tc>
          <w:tcPr>
            <w:tcW w:w="3072" w:type="dxa"/>
            <w:tcBorders>
              <w:top w:val="single" w:color="auto" w:sz="4" w:space="0"/>
              <w:left w:val="single" w:color="auto" w:sz="4" w:space="0"/>
              <w:bottom w:val="single" w:color="auto" w:sz="4" w:space="0"/>
              <w:right w:val="single" w:color="auto" w:sz="4" w:space="0"/>
            </w:tcBorders>
            <w:vAlign w:val="top"/>
            <w:tcPrChange w:id="6539"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color w:val="000000"/>
                <w:szCs w:val="21"/>
              </w:rPr>
            </w:pPr>
            <w:r>
              <w:rPr>
                <w:color w:val="000000"/>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4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808" w:hRule="atLeast"/>
          <w:jc w:val="center"/>
          <w:trPrChange w:id="6540" w:author="齐宁" w:date="2014-09-28T19:27:00Z">
            <w:trPr>
              <w:trHeight w:val="808"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41"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28</w:t>
            </w:r>
          </w:p>
        </w:tc>
        <w:tc>
          <w:tcPr>
            <w:tcW w:w="1952" w:type="dxa"/>
            <w:tcBorders>
              <w:top w:val="single" w:color="auto" w:sz="4" w:space="0"/>
              <w:left w:val="single" w:color="auto" w:sz="4" w:space="0"/>
              <w:bottom w:val="single" w:color="auto" w:sz="4" w:space="0"/>
              <w:right w:val="single" w:color="auto" w:sz="4" w:space="0"/>
            </w:tcBorders>
            <w:vAlign w:val="top"/>
            <w:tcPrChange w:id="6542"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请求方保留域</w:t>
            </w:r>
          </w:p>
        </w:tc>
        <w:tc>
          <w:tcPr>
            <w:tcW w:w="2245" w:type="dxa"/>
            <w:tcBorders>
              <w:top w:val="single" w:color="auto" w:sz="4" w:space="0"/>
              <w:left w:val="single" w:color="auto" w:sz="4" w:space="0"/>
              <w:bottom w:val="single" w:color="auto" w:sz="4" w:space="0"/>
              <w:right w:val="single" w:color="auto" w:sz="4" w:space="0"/>
            </w:tcBorders>
            <w:vAlign w:val="top"/>
            <w:tcPrChange w:id="6543"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reqReserved</w:t>
            </w:r>
          </w:p>
        </w:tc>
        <w:tc>
          <w:tcPr>
            <w:tcW w:w="1581" w:type="dxa"/>
            <w:tcBorders>
              <w:top w:val="single" w:color="auto" w:sz="4" w:space="0"/>
              <w:left w:val="single" w:color="auto" w:sz="4" w:space="0"/>
              <w:bottom w:val="single" w:color="auto" w:sz="4" w:space="0"/>
              <w:right w:val="single" w:color="auto" w:sz="4" w:space="0"/>
            </w:tcBorders>
            <w:vAlign w:val="top"/>
            <w:tcPrChange w:id="6544"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O</w:t>
            </w:r>
          </w:p>
        </w:tc>
        <w:tc>
          <w:tcPr>
            <w:tcW w:w="3072" w:type="dxa"/>
            <w:tcBorders>
              <w:top w:val="single" w:color="auto" w:sz="4" w:space="0"/>
              <w:left w:val="single" w:color="auto" w:sz="4" w:space="0"/>
              <w:bottom w:val="single" w:color="auto" w:sz="4" w:space="0"/>
              <w:right w:val="single" w:color="auto" w:sz="4" w:space="0"/>
            </w:tcBorders>
            <w:vAlign w:val="top"/>
            <w:tcPrChange w:id="6545"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rFonts w:ascii="楷体" w:hAnsi="楷体" w:cs="宋体"/>
                <w:color w:val="000000"/>
                <w:szCs w:val="21"/>
              </w:rPr>
            </w:pPr>
            <w:r>
              <w:rPr>
                <w:rFonts w:hint="eastAsia" w:ascii="楷体" w:hAnsi="楷体"/>
                <w:color w:val="000000"/>
                <w:szCs w:val="21"/>
              </w:rPr>
              <w:t>交易商户自定义保留域，交易应答时会原样返回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4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692" w:hRule="atLeast"/>
          <w:jc w:val="center"/>
          <w:trPrChange w:id="6546" w:author="齐宁" w:date="2014-09-28T19:27:00Z">
            <w:trPr>
              <w:trHeight w:val="692"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47"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29</w:t>
            </w:r>
          </w:p>
        </w:tc>
        <w:tc>
          <w:tcPr>
            <w:tcW w:w="1952" w:type="dxa"/>
            <w:tcBorders>
              <w:top w:val="single" w:color="auto" w:sz="4" w:space="0"/>
              <w:left w:val="single" w:color="auto" w:sz="4" w:space="0"/>
              <w:bottom w:val="single" w:color="auto" w:sz="4" w:space="0"/>
              <w:right w:val="single" w:color="auto" w:sz="4" w:space="0"/>
            </w:tcBorders>
            <w:vAlign w:val="top"/>
            <w:tcPrChange w:id="6548"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保留域</w:t>
            </w:r>
          </w:p>
        </w:tc>
        <w:tc>
          <w:tcPr>
            <w:tcW w:w="2245" w:type="dxa"/>
            <w:tcBorders>
              <w:top w:val="single" w:color="auto" w:sz="4" w:space="0"/>
              <w:left w:val="single" w:color="auto" w:sz="4" w:space="0"/>
              <w:bottom w:val="single" w:color="auto" w:sz="4" w:space="0"/>
              <w:right w:val="single" w:color="auto" w:sz="4" w:space="0"/>
            </w:tcBorders>
            <w:vAlign w:val="top"/>
            <w:tcPrChange w:id="6549"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reserved</w:t>
            </w:r>
          </w:p>
        </w:tc>
        <w:tc>
          <w:tcPr>
            <w:tcW w:w="1581" w:type="dxa"/>
            <w:tcBorders>
              <w:top w:val="single" w:color="auto" w:sz="4" w:space="0"/>
              <w:left w:val="single" w:color="auto" w:sz="4" w:space="0"/>
              <w:bottom w:val="single" w:color="auto" w:sz="4" w:space="0"/>
              <w:right w:val="single" w:color="auto" w:sz="4" w:space="0"/>
            </w:tcBorders>
            <w:vAlign w:val="top"/>
            <w:tcPrChange w:id="6550"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O</w:t>
            </w:r>
          </w:p>
        </w:tc>
        <w:tc>
          <w:tcPr>
            <w:tcW w:w="3072" w:type="dxa"/>
            <w:tcBorders>
              <w:top w:val="single" w:color="auto" w:sz="4" w:space="0"/>
              <w:left w:val="single" w:color="auto" w:sz="4" w:space="0"/>
              <w:bottom w:val="single" w:color="auto" w:sz="4" w:space="0"/>
              <w:right w:val="single" w:color="auto" w:sz="4" w:space="0"/>
            </w:tcBorders>
            <w:vAlign w:val="top"/>
            <w:tcPrChange w:id="6551"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rFonts w:ascii="宋体" w:hAnsi="宋体" w:cs="宋体"/>
                <w:color w:val="000000"/>
                <w:szCs w:val="21"/>
              </w:rPr>
            </w:pPr>
            <w:del w:id="6552" w:author="吴潇" w:date="2014-12-19T15:31:00Z">
              <w:r>
                <w:rPr>
                  <w:rFonts w:hint="eastAsia"/>
                  <w:color w:val="000000"/>
                  <w:szCs w:val="21"/>
                </w:rPr>
                <w:delText>格式如下：</w:delText>
              </w:r>
            </w:del>
            <w:del w:id="6553" w:author="吴潇" w:date="2014-12-19T15:31:00Z">
              <w:r>
                <w:rPr>
                  <w:color w:val="000000"/>
                  <w:szCs w:val="21"/>
                </w:rPr>
                <w:delText>{</w:delText>
              </w:r>
            </w:del>
            <w:del w:id="6554" w:author="吴潇" w:date="2014-12-19T15:31:00Z">
              <w:r>
                <w:rPr>
                  <w:rFonts w:hint="eastAsia"/>
                  <w:color w:val="000000"/>
                  <w:szCs w:val="21"/>
                </w:rPr>
                <w:delText>子域名</w:delText>
              </w:r>
            </w:del>
            <w:del w:id="6555" w:author="吴潇" w:date="2014-12-19T15:31:00Z">
              <w:r>
                <w:rPr>
                  <w:color w:val="000000"/>
                  <w:szCs w:val="21"/>
                </w:rPr>
                <w:delText>1=</w:delText>
              </w:r>
            </w:del>
            <w:del w:id="6556" w:author="吴潇" w:date="2014-12-19T15:31:00Z">
              <w:r>
                <w:rPr>
                  <w:rFonts w:hint="eastAsia"/>
                  <w:color w:val="000000"/>
                  <w:szCs w:val="21"/>
                </w:rPr>
                <w:delText>值</w:delText>
              </w:r>
            </w:del>
            <w:del w:id="6557" w:author="吴潇" w:date="2014-12-19T15:31:00Z">
              <w:r>
                <w:rPr>
                  <w:color w:val="000000"/>
                  <w:szCs w:val="21"/>
                </w:rPr>
                <w:delText>&amp;</w:delText>
              </w:r>
            </w:del>
            <w:del w:id="6558" w:author="吴潇" w:date="2014-12-19T15:31:00Z">
              <w:r>
                <w:rPr>
                  <w:rFonts w:hint="eastAsia"/>
                  <w:color w:val="000000"/>
                  <w:szCs w:val="21"/>
                </w:rPr>
                <w:delText>子域名</w:delText>
              </w:r>
            </w:del>
            <w:del w:id="6559" w:author="吴潇" w:date="2014-12-19T15:31:00Z">
              <w:r>
                <w:rPr>
                  <w:color w:val="000000"/>
                  <w:szCs w:val="21"/>
                </w:rPr>
                <w:delText>2=</w:delText>
              </w:r>
            </w:del>
            <w:del w:id="6560" w:author="吴潇" w:date="2014-12-19T15:31:00Z">
              <w:r>
                <w:rPr>
                  <w:rFonts w:hint="eastAsia"/>
                  <w:color w:val="000000"/>
                  <w:szCs w:val="21"/>
                </w:rPr>
                <w:delText>值</w:delText>
              </w:r>
            </w:del>
            <w:del w:id="6561" w:author="吴潇" w:date="2014-12-19T15:31:00Z">
              <w:r>
                <w:rPr>
                  <w:color w:val="000000"/>
                  <w:szCs w:val="21"/>
                </w:rPr>
                <w:delText>&amp;</w:delText>
              </w:r>
            </w:del>
            <w:del w:id="6562" w:author="吴潇" w:date="2014-12-19T15:31:00Z">
              <w:r>
                <w:rPr>
                  <w:rFonts w:hint="eastAsia"/>
                  <w:color w:val="000000"/>
                  <w:szCs w:val="21"/>
                </w:rPr>
                <w:delText>子域名</w:delText>
              </w:r>
            </w:del>
            <w:del w:id="6563" w:author="吴潇" w:date="2014-12-19T15:31:00Z">
              <w:r>
                <w:rPr>
                  <w:color w:val="000000"/>
                  <w:szCs w:val="21"/>
                </w:rPr>
                <w:delText>3=</w:delText>
              </w:r>
            </w:del>
            <w:del w:id="6564" w:author="吴潇" w:date="2014-12-19T15:31:00Z">
              <w:r>
                <w:rPr>
                  <w:rFonts w:hint="eastAsia"/>
                  <w:color w:val="000000"/>
                  <w:szCs w:val="21"/>
                </w:rPr>
                <w:delText>值</w:delText>
              </w:r>
            </w:del>
            <w:del w:id="6565" w:author="吴潇" w:date="2014-12-19T15:31:00Z">
              <w:r>
                <w:rPr>
                  <w:color w:val="000000"/>
                  <w:szCs w:val="21"/>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6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808" w:hRule="atLeast"/>
          <w:jc w:val="center"/>
          <w:trPrChange w:id="6566" w:author="齐宁" w:date="2014-09-28T19:27:00Z">
            <w:trPr>
              <w:trHeight w:val="808"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67"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30</w:t>
            </w:r>
          </w:p>
        </w:tc>
        <w:tc>
          <w:tcPr>
            <w:tcW w:w="1952" w:type="dxa"/>
            <w:tcBorders>
              <w:top w:val="single" w:color="auto" w:sz="4" w:space="0"/>
              <w:left w:val="single" w:color="auto" w:sz="4" w:space="0"/>
              <w:bottom w:val="single" w:color="auto" w:sz="4" w:space="0"/>
              <w:right w:val="single" w:color="auto" w:sz="4" w:space="0"/>
            </w:tcBorders>
            <w:vAlign w:val="top"/>
            <w:tcPrChange w:id="6568"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olor w:val="000000"/>
                <w:szCs w:val="21"/>
              </w:rPr>
            </w:pPr>
            <w:r>
              <w:rPr>
                <w:rFonts w:hint="eastAsia" w:ascii="楷体" w:hAnsi="楷体"/>
                <w:color w:val="000000"/>
                <w:szCs w:val="21"/>
              </w:rPr>
              <w:t>风险信息域</w:t>
            </w:r>
          </w:p>
        </w:tc>
        <w:tc>
          <w:tcPr>
            <w:tcW w:w="2245" w:type="dxa"/>
            <w:tcBorders>
              <w:top w:val="single" w:color="auto" w:sz="4" w:space="0"/>
              <w:left w:val="single" w:color="auto" w:sz="4" w:space="0"/>
              <w:bottom w:val="single" w:color="auto" w:sz="4" w:space="0"/>
              <w:right w:val="single" w:color="auto" w:sz="4" w:space="0"/>
            </w:tcBorders>
            <w:vAlign w:val="top"/>
            <w:tcPrChange w:id="6569"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t>riskRateInfo</w:t>
            </w:r>
          </w:p>
        </w:tc>
        <w:tc>
          <w:tcPr>
            <w:tcW w:w="1581" w:type="dxa"/>
            <w:tcBorders>
              <w:top w:val="single" w:color="auto" w:sz="4" w:space="0"/>
              <w:left w:val="single" w:color="auto" w:sz="4" w:space="0"/>
              <w:bottom w:val="single" w:color="auto" w:sz="4" w:space="0"/>
              <w:right w:val="single" w:color="auto" w:sz="4" w:space="0"/>
            </w:tcBorders>
            <w:vAlign w:val="top"/>
            <w:tcPrChange w:id="6570"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O</w:t>
            </w:r>
          </w:p>
        </w:tc>
        <w:tc>
          <w:tcPr>
            <w:tcW w:w="3072" w:type="dxa"/>
            <w:tcBorders>
              <w:top w:val="single" w:color="auto" w:sz="4" w:space="0"/>
              <w:left w:val="single" w:color="auto" w:sz="4" w:space="0"/>
              <w:bottom w:val="single" w:color="auto" w:sz="4" w:space="0"/>
              <w:right w:val="single" w:color="auto" w:sz="4" w:space="0"/>
            </w:tcBorders>
            <w:vAlign w:val="top"/>
            <w:tcPrChange w:id="6571"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color w:val="000000"/>
                <w:szCs w:val="21"/>
              </w:rPr>
            </w:pPr>
            <w:r>
              <w:rPr>
                <w:rFonts w:hint="eastAsia"/>
                <w:color w:val="000000"/>
                <w:szCs w:val="21"/>
              </w:rPr>
              <w:t>格式如下：</w:t>
            </w:r>
            <w:r>
              <w:rPr>
                <w:color w:val="000000"/>
                <w:szCs w:val="21"/>
              </w:rPr>
              <w:t>{</w:t>
            </w:r>
            <w:r>
              <w:rPr>
                <w:rFonts w:hint="eastAsia"/>
                <w:color w:val="000000"/>
                <w:szCs w:val="21"/>
              </w:rPr>
              <w:t>子域名</w:t>
            </w:r>
            <w:r>
              <w:rPr>
                <w:color w:val="000000"/>
                <w:szCs w:val="21"/>
              </w:rPr>
              <w:t>1=</w:t>
            </w:r>
            <w:r>
              <w:rPr>
                <w:rFonts w:hint="eastAsia"/>
                <w:color w:val="000000"/>
                <w:szCs w:val="21"/>
              </w:rPr>
              <w:t>值</w:t>
            </w:r>
            <w:r>
              <w:rPr>
                <w:color w:val="000000"/>
                <w:szCs w:val="21"/>
              </w:rPr>
              <w:t>&amp;</w:t>
            </w:r>
            <w:r>
              <w:rPr>
                <w:rFonts w:hint="eastAsia"/>
                <w:color w:val="000000"/>
                <w:szCs w:val="21"/>
              </w:rPr>
              <w:t>子域名</w:t>
            </w:r>
            <w:r>
              <w:rPr>
                <w:color w:val="000000"/>
                <w:szCs w:val="21"/>
              </w:rPr>
              <w:t>2=</w:t>
            </w:r>
            <w:r>
              <w:rPr>
                <w:rFonts w:hint="eastAsia"/>
                <w:color w:val="000000"/>
                <w:szCs w:val="21"/>
              </w:rPr>
              <w:t>值</w:t>
            </w:r>
            <w:r>
              <w:rPr>
                <w:color w:val="000000"/>
                <w:szCs w:val="21"/>
              </w:rPr>
              <w:t>&amp;</w:t>
            </w:r>
            <w:r>
              <w:rPr>
                <w:rFonts w:hint="eastAsia"/>
                <w:color w:val="000000"/>
                <w:szCs w:val="21"/>
              </w:rPr>
              <w:t>子域名</w:t>
            </w:r>
            <w:r>
              <w:rPr>
                <w:color w:val="000000"/>
                <w:szCs w:val="21"/>
              </w:rPr>
              <w:t>3=</w:t>
            </w:r>
            <w:r>
              <w:rPr>
                <w:rFonts w:hint="eastAsia"/>
                <w:color w:val="000000"/>
                <w:szCs w:val="21"/>
              </w:rPr>
              <w:t>值</w:t>
            </w:r>
            <w:r>
              <w:rPr>
                <w:color w:val="000000"/>
                <w:szCs w:val="21"/>
              </w:rPr>
              <w:t>}</w:t>
            </w:r>
            <w:r>
              <w:rPr>
                <w:rFonts w:hint="eastAsia"/>
                <w:bCs/>
                <w:color w:val="000000"/>
                <w:szCs w:val="21"/>
              </w:rPr>
              <w:t>商户端用户</w:t>
            </w:r>
            <w:r>
              <w:rPr>
                <w:bCs/>
                <w:color w:val="000000"/>
                <w:szCs w:val="21"/>
              </w:rPr>
              <w:t>ID merUserId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72"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333" w:hRule="atLeast"/>
          <w:jc w:val="center"/>
          <w:trPrChange w:id="6572" w:author="齐宁" w:date="2014-09-28T19:27:00Z">
            <w:trPr>
              <w:trHeight w:val="333"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73"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31</w:t>
            </w:r>
          </w:p>
        </w:tc>
        <w:tc>
          <w:tcPr>
            <w:tcW w:w="1952" w:type="dxa"/>
            <w:tcBorders>
              <w:top w:val="single" w:color="auto" w:sz="4" w:space="0"/>
              <w:left w:val="single" w:color="auto" w:sz="4" w:space="0"/>
              <w:bottom w:val="single" w:color="auto" w:sz="4" w:space="0"/>
              <w:right w:val="single" w:color="auto" w:sz="4" w:space="0"/>
            </w:tcBorders>
            <w:vAlign w:val="top"/>
            <w:tcPrChange w:id="6574"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发送机构代码</w:t>
            </w:r>
          </w:p>
        </w:tc>
        <w:tc>
          <w:tcPr>
            <w:tcW w:w="2245" w:type="dxa"/>
            <w:tcBorders>
              <w:top w:val="single" w:color="auto" w:sz="4" w:space="0"/>
              <w:left w:val="single" w:color="auto" w:sz="4" w:space="0"/>
              <w:bottom w:val="single" w:color="auto" w:sz="4" w:space="0"/>
              <w:right w:val="single" w:color="auto" w:sz="4" w:space="0"/>
            </w:tcBorders>
            <w:vAlign w:val="top"/>
            <w:tcPrChange w:id="6575"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sndInsCode</w:t>
            </w:r>
          </w:p>
        </w:tc>
        <w:tc>
          <w:tcPr>
            <w:tcW w:w="1581" w:type="dxa"/>
            <w:tcBorders>
              <w:top w:val="single" w:color="auto" w:sz="4" w:space="0"/>
              <w:left w:val="single" w:color="auto" w:sz="4" w:space="0"/>
              <w:bottom w:val="single" w:color="auto" w:sz="4" w:space="0"/>
              <w:right w:val="single" w:color="auto" w:sz="4" w:space="0"/>
            </w:tcBorders>
            <w:vAlign w:val="top"/>
            <w:tcPrChange w:id="6576"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O</w:t>
            </w:r>
          </w:p>
        </w:tc>
        <w:tc>
          <w:tcPr>
            <w:tcW w:w="3072" w:type="dxa"/>
            <w:tcBorders>
              <w:top w:val="single" w:color="auto" w:sz="4" w:space="0"/>
              <w:left w:val="single" w:color="auto" w:sz="4" w:space="0"/>
              <w:bottom w:val="single" w:color="auto" w:sz="4" w:space="0"/>
              <w:right w:val="single" w:color="auto" w:sz="4" w:space="0"/>
            </w:tcBorders>
            <w:vAlign w:val="top"/>
            <w:tcPrChange w:id="6577"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color w:val="000000"/>
                <w:szCs w:val="21"/>
              </w:rPr>
            </w:pPr>
            <w:r>
              <w:rPr>
                <w:rFonts w:hint="eastAsia"/>
                <w:color w:val="000000"/>
                <w:szCs w:val="21"/>
              </w:rPr>
              <w:t>清算</w:t>
            </w:r>
          </w:p>
          <w:p>
            <w:pPr>
              <w:numPr>
                <w:ilvl w:val="0"/>
                <w:numId w:val="0"/>
              </w:numPr>
              <w:rPr>
                <w:color w:val="000000"/>
                <w:szCs w:val="21"/>
              </w:rPr>
            </w:pPr>
            <w:r>
              <w:rPr>
                <w:rFonts w:hint="eastAsia"/>
                <w:color w:val="000000"/>
                <w:szCs w:val="21"/>
              </w:rPr>
              <w:t>特殊计费使用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78"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526" w:hRule="atLeast"/>
          <w:jc w:val="center"/>
          <w:trPrChange w:id="6578" w:author="齐宁" w:date="2014-09-28T19:27:00Z">
            <w:trPr>
              <w:trHeight w:val="526"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79"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32</w:t>
            </w:r>
          </w:p>
        </w:tc>
        <w:tc>
          <w:tcPr>
            <w:tcW w:w="1952" w:type="dxa"/>
            <w:tcBorders>
              <w:top w:val="single" w:color="auto" w:sz="4" w:space="0"/>
              <w:left w:val="single" w:color="auto" w:sz="4" w:space="0"/>
              <w:bottom w:val="single" w:color="auto" w:sz="4" w:space="0"/>
              <w:right w:val="single" w:color="auto" w:sz="4" w:space="0"/>
            </w:tcBorders>
            <w:vAlign w:val="top"/>
            <w:tcPrChange w:id="6580"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加密证书</w:t>
            </w:r>
            <w:r>
              <w:rPr>
                <w:color w:val="000000"/>
                <w:szCs w:val="21"/>
              </w:rPr>
              <w:t>ID</w:t>
            </w:r>
          </w:p>
        </w:tc>
        <w:tc>
          <w:tcPr>
            <w:tcW w:w="2245" w:type="dxa"/>
            <w:tcBorders>
              <w:top w:val="single" w:color="auto" w:sz="4" w:space="0"/>
              <w:left w:val="single" w:color="auto" w:sz="4" w:space="0"/>
              <w:bottom w:val="single" w:color="auto" w:sz="4" w:space="0"/>
              <w:right w:val="single" w:color="auto" w:sz="4" w:space="0"/>
            </w:tcBorders>
            <w:vAlign w:val="top"/>
            <w:tcPrChange w:id="6581"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encryptCertId</w:t>
            </w:r>
          </w:p>
        </w:tc>
        <w:tc>
          <w:tcPr>
            <w:tcW w:w="1581" w:type="dxa"/>
            <w:tcBorders>
              <w:top w:val="single" w:color="auto" w:sz="4" w:space="0"/>
              <w:left w:val="single" w:color="auto" w:sz="4" w:space="0"/>
              <w:bottom w:val="single" w:color="auto" w:sz="4" w:space="0"/>
              <w:right w:val="single" w:color="auto" w:sz="4" w:space="0"/>
            </w:tcBorders>
            <w:vAlign w:val="top"/>
            <w:tcPrChange w:id="6582"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C</w:t>
            </w:r>
          </w:p>
        </w:tc>
        <w:tc>
          <w:tcPr>
            <w:tcW w:w="3072" w:type="dxa"/>
            <w:tcBorders>
              <w:top w:val="single" w:color="auto" w:sz="4" w:space="0"/>
              <w:left w:val="single" w:color="auto" w:sz="4" w:space="0"/>
              <w:bottom w:val="single" w:color="auto" w:sz="4" w:space="0"/>
              <w:right w:val="single" w:color="auto" w:sz="4" w:space="0"/>
            </w:tcBorders>
            <w:vAlign w:val="top"/>
            <w:tcPrChange w:id="6583"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rFonts w:ascii="楷体" w:hAnsi="楷体" w:cs="宋体"/>
                <w:color w:val="000000"/>
                <w:szCs w:val="21"/>
              </w:rPr>
            </w:pPr>
            <w:r>
              <w:rPr>
                <w:rFonts w:hint="eastAsia" w:ascii="楷体" w:hAnsi="楷体"/>
                <w:color w:val="000000"/>
                <w:szCs w:val="21"/>
              </w:rPr>
              <w:t>当使用银联公钥加密密码等信息时，需上送加密证书的</w:t>
            </w:r>
            <w:r>
              <w:rPr>
                <w:color w:val="000000"/>
                <w:szCs w:val="21"/>
              </w:rPr>
              <w:t>CertID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84"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447" w:hRule="atLeast"/>
          <w:jc w:val="center"/>
          <w:trPrChange w:id="6584" w:author="齐宁" w:date="2014-09-28T19:27:00Z">
            <w:trPr>
              <w:trHeight w:val="447"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85"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33</w:t>
            </w:r>
          </w:p>
        </w:tc>
        <w:tc>
          <w:tcPr>
            <w:tcW w:w="1952" w:type="dxa"/>
            <w:tcBorders>
              <w:top w:val="single" w:color="auto" w:sz="4" w:space="0"/>
              <w:left w:val="single" w:color="auto" w:sz="4" w:space="0"/>
              <w:bottom w:val="single" w:color="auto" w:sz="4" w:space="0"/>
              <w:right w:val="single" w:color="auto" w:sz="4" w:space="0"/>
            </w:tcBorders>
            <w:vAlign w:val="top"/>
            <w:tcPrChange w:id="6586"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终端信息域</w:t>
            </w:r>
          </w:p>
        </w:tc>
        <w:tc>
          <w:tcPr>
            <w:tcW w:w="2245" w:type="dxa"/>
            <w:tcBorders>
              <w:top w:val="single" w:color="auto" w:sz="4" w:space="0"/>
              <w:left w:val="single" w:color="auto" w:sz="4" w:space="0"/>
              <w:bottom w:val="single" w:color="auto" w:sz="4" w:space="0"/>
              <w:right w:val="single" w:color="auto" w:sz="4" w:space="0"/>
            </w:tcBorders>
            <w:vAlign w:val="top"/>
            <w:tcPrChange w:id="6587"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userMac</w:t>
            </w:r>
          </w:p>
        </w:tc>
        <w:tc>
          <w:tcPr>
            <w:tcW w:w="1581" w:type="dxa"/>
            <w:tcBorders>
              <w:top w:val="single" w:color="auto" w:sz="4" w:space="0"/>
              <w:left w:val="single" w:color="auto" w:sz="4" w:space="0"/>
              <w:bottom w:val="single" w:color="auto" w:sz="4" w:space="0"/>
              <w:right w:val="single" w:color="auto" w:sz="4" w:space="0"/>
            </w:tcBorders>
            <w:vAlign w:val="top"/>
            <w:tcPrChange w:id="6588"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O</w:t>
            </w:r>
          </w:p>
        </w:tc>
        <w:tc>
          <w:tcPr>
            <w:tcW w:w="3072" w:type="dxa"/>
            <w:tcBorders>
              <w:top w:val="single" w:color="auto" w:sz="4" w:space="0"/>
              <w:left w:val="single" w:color="auto" w:sz="4" w:space="0"/>
              <w:bottom w:val="single" w:color="auto" w:sz="4" w:space="0"/>
              <w:right w:val="single" w:color="auto" w:sz="4" w:space="0"/>
            </w:tcBorders>
            <w:vAlign w:val="top"/>
            <w:tcPrChange w:id="6589"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rFonts w:ascii="楷体" w:hAnsi="楷体" w:cs="宋体"/>
                <w:color w:val="000000"/>
                <w:szCs w:val="21"/>
              </w:rPr>
            </w:pPr>
            <w:r>
              <w:rPr>
                <w:rFonts w:hint="eastAsia" w:ascii="楷体" w:hAnsi="楷体"/>
                <w:color w:val="000000"/>
                <w:szCs w:val="21"/>
              </w:rPr>
              <w:t>移动支付业务需要上送 IC卡读取设备终端号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90"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386" w:hRule="atLeast"/>
          <w:jc w:val="center"/>
          <w:trPrChange w:id="6590" w:author="齐宁" w:date="2014-09-28T19:27:00Z">
            <w:trPr>
              <w:trHeight w:val="386"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91"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34</w:t>
            </w:r>
          </w:p>
        </w:tc>
        <w:tc>
          <w:tcPr>
            <w:tcW w:w="1952" w:type="dxa"/>
            <w:tcBorders>
              <w:top w:val="single" w:color="auto" w:sz="4" w:space="0"/>
              <w:left w:val="single" w:color="auto" w:sz="4" w:space="0"/>
              <w:bottom w:val="single" w:color="auto" w:sz="4" w:space="0"/>
              <w:right w:val="single" w:color="auto" w:sz="4" w:space="0"/>
            </w:tcBorders>
            <w:vAlign w:val="top"/>
            <w:tcPrChange w:id="6592"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原始交易流水号</w:t>
            </w:r>
          </w:p>
        </w:tc>
        <w:tc>
          <w:tcPr>
            <w:tcW w:w="2245" w:type="dxa"/>
            <w:tcBorders>
              <w:top w:val="single" w:color="auto" w:sz="4" w:space="0"/>
              <w:left w:val="single" w:color="auto" w:sz="4" w:space="0"/>
              <w:bottom w:val="single" w:color="auto" w:sz="4" w:space="0"/>
              <w:right w:val="single" w:color="auto" w:sz="4" w:space="0"/>
            </w:tcBorders>
            <w:vAlign w:val="top"/>
            <w:tcPrChange w:id="6593"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origQryId</w:t>
            </w:r>
          </w:p>
        </w:tc>
        <w:tc>
          <w:tcPr>
            <w:tcW w:w="1581" w:type="dxa"/>
            <w:tcBorders>
              <w:top w:val="single" w:color="auto" w:sz="4" w:space="0"/>
              <w:left w:val="single" w:color="auto" w:sz="4" w:space="0"/>
              <w:bottom w:val="single" w:color="auto" w:sz="4" w:space="0"/>
              <w:right w:val="single" w:color="auto" w:sz="4" w:space="0"/>
            </w:tcBorders>
            <w:vAlign w:val="top"/>
            <w:tcPrChange w:id="6594"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color w:val="000000"/>
                <w:szCs w:val="21"/>
              </w:rPr>
            </w:pPr>
            <w:r>
              <w:rPr>
                <w:color w:val="000000"/>
                <w:szCs w:val="21"/>
              </w:rPr>
              <w:t>M</w:t>
            </w:r>
          </w:p>
        </w:tc>
        <w:tc>
          <w:tcPr>
            <w:tcW w:w="3072" w:type="dxa"/>
            <w:tcBorders>
              <w:top w:val="single" w:color="auto" w:sz="4" w:space="0"/>
              <w:left w:val="single" w:color="auto" w:sz="4" w:space="0"/>
              <w:bottom w:val="single" w:color="auto" w:sz="4" w:space="0"/>
              <w:right w:val="single" w:color="auto" w:sz="4" w:space="0"/>
            </w:tcBorders>
            <w:vAlign w:val="top"/>
            <w:tcPrChange w:id="6595"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rFonts w:ascii="楷体" w:hAnsi="楷体" w:cs="宋体"/>
                <w:color w:val="000000"/>
                <w:szCs w:val="21"/>
              </w:rPr>
            </w:pPr>
            <w:r>
              <w:rPr>
                <w:rFonts w:hint="eastAsia" w:ascii="楷体" w:hAnsi="楷体"/>
                <w:color w:val="000000"/>
                <w:szCs w:val="21"/>
              </w:rPr>
              <w:t>原始交易的</w:t>
            </w:r>
            <w:r>
              <w:rPr>
                <w:color w:val="000000"/>
                <w:szCs w:val="21"/>
              </w:rP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Change w:id="6596" w:author="齐宁" w:date="2014-09-28T19:27: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blPrExChange>
        </w:tblPrEx>
        <w:trPr>
          <w:trHeight w:val="547" w:hRule="atLeast"/>
          <w:jc w:val="center"/>
          <w:trPrChange w:id="6596" w:author="齐宁" w:date="2014-09-28T19:27:00Z">
            <w:trPr>
              <w:trHeight w:val="547" w:hRule="atLeast"/>
              <w:jc w:val="center"/>
            </w:trPr>
          </w:trPrChange>
        </w:trPr>
        <w:tc>
          <w:tcPr>
            <w:tcW w:w="721" w:type="dxa"/>
            <w:tcBorders>
              <w:top w:val="single" w:color="auto" w:sz="4" w:space="0"/>
              <w:left w:val="single" w:color="auto" w:sz="4" w:space="0"/>
              <w:bottom w:val="single" w:color="auto" w:sz="4" w:space="0"/>
              <w:right w:val="single" w:color="auto" w:sz="4" w:space="0"/>
            </w:tcBorders>
            <w:vAlign w:val="top"/>
            <w:tcPrChange w:id="6597" w:author="齐宁" w:date="2014-09-28T19:27:00Z">
              <w:tcPr>
                <w:tcW w:w="717"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bCs/>
                <w:color w:val="000000"/>
                <w:sz w:val="22"/>
                <w:szCs w:val="22"/>
              </w:rPr>
            </w:pPr>
            <w:r>
              <w:rPr>
                <w:bCs/>
                <w:color w:val="000000"/>
                <w:sz w:val="22"/>
                <w:szCs w:val="22"/>
              </w:rPr>
              <w:t>35</w:t>
            </w:r>
          </w:p>
        </w:tc>
        <w:tc>
          <w:tcPr>
            <w:tcW w:w="1952" w:type="dxa"/>
            <w:tcBorders>
              <w:top w:val="single" w:color="auto" w:sz="4" w:space="0"/>
              <w:left w:val="single" w:color="auto" w:sz="4" w:space="0"/>
              <w:bottom w:val="single" w:color="auto" w:sz="4" w:space="0"/>
              <w:right w:val="single" w:color="auto" w:sz="4" w:space="0"/>
            </w:tcBorders>
            <w:vAlign w:val="top"/>
            <w:tcPrChange w:id="6598" w:author="齐宁" w:date="2014-09-28T19:27:00Z">
              <w:tcPr>
                <w:tcW w:w="1952"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有卡交易信息域</w:t>
            </w:r>
          </w:p>
        </w:tc>
        <w:tc>
          <w:tcPr>
            <w:tcW w:w="2245" w:type="dxa"/>
            <w:tcBorders>
              <w:top w:val="single" w:color="auto" w:sz="4" w:space="0"/>
              <w:left w:val="single" w:color="auto" w:sz="4" w:space="0"/>
              <w:bottom w:val="single" w:color="auto" w:sz="4" w:space="0"/>
              <w:right w:val="single" w:color="auto" w:sz="4" w:space="0"/>
            </w:tcBorders>
            <w:vAlign w:val="top"/>
            <w:tcPrChange w:id="6599" w:author="齐宁" w:date="2014-09-28T19:27:00Z">
              <w:tcPr>
                <w:tcW w:w="2245"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szCs w:val="21"/>
              </w:rPr>
            </w:pPr>
            <w:r>
              <w:rPr>
                <w:rFonts w:hint="eastAsia" w:ascii="楷体" w:hAnsi="楷体"/>
                <w:szCs w:val="21"/>
              </w:rPr>
              <w:t>cardTransData</w:t>
            </w:r>
          </w:p>
        </w:tc>
        <w:tc>
          <w:tcPr>
            <w:tcW w:w="1581" w:type="dxa"/>
            <w:tcBorders>
              <w:top w:val="single" w:color="auto" w:sz="4" w:space="0"/>
              <w:left w:val="single" w:color="auto" w:sz="4" w:space="0"/>
              <w:bottom w:val="single" w:color="auto" w:sz="4" w:space="0"/>
              <w:right w:val="single" w:color="auto" w:sz="4" w:space="0"/>
            </w:tcBorders>
            <w:vAlign w:val="top"/>
            <w:tcPrChange w:id="6600" w:author="齐宁" w:date="2014-09-28T19:27:00Z">
              <w:tcPr>
                <w:tcW w:w="1581"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jc w:val="center"/>
              <w:rPr>
                <w:rFonts w:ascii="楷体" w:hAnsi="楷体" w:cs="宋体"/>
                <w:color w:val="000000"/>
                <w:szCs w:val="21"/>
              </w:rPr>
            </w:pPr>
            <w:r>
              <w:rPr>
                <w:rFonts w:hint="eastAsia" w:ascii="楷体" w:hAnsi="楷体"/>
                <w:color w:val="000000"/>
                <w:szCs w:val="21"/>
              </w:rPr>
              <w:t>C</w:t>
            </w:r>
          </w:p>
        </w:tc>
        <w:tc>
          <w:tcPr>
            <w:tcW w:w="3072" w:type="dxa"/>
            <w:tcBorders>
              <w:top w:val="single" w:color="auto" w:sz="4" w:space="0"/>
              <w:left w:val="single" w:color="auto" w:sz="4" w:space="0"/>
              <w:bottom w:val="single" w:color="auto" w:sz="4" w:space="0"/>
              <w:right w:val="single" w:color="auto" w:sz="4" w:space="0"/>
            </w:tcBorders>
            <w:vAlign w:val="top"/>
            <w:tcPrChange w:id="6601" w:author="齐宁" w:date="2014-09-28T19:27:00Z">
              <w:tcPr>
                <w:tcW w:w="3076" w:type="dxa"/>
                <w:tcBorders>
                  <w:top w:val="single" w:color="auto" w:sz="4" w:space="0"/>
                  <w:left w:val="single" w:color="auto" w:sz="4" w:space="0"/>
                  <w:bottom w:val="single" w:color="auto" w:sz="4" w:space="0"/>
                  <w:right w:val="single" w:color="auto" w:sz="4" w:space="0"/>
                </w:tcBorders>
                <w:vAlign w:val="top"/>
              </w:tcPr>
            </w:tcPrChange>
          </w:tcPr>
          <w:p>
            <w:pPr>
              <w:numPr>
                <w:ilvl w:val="0"/>
                <w:numId w:val="0"/>
              </w:numPr>
              <w:rPr>
                <w:rFonts w:ascii="楷体" w:hAnsi="楷体" w:cs="宋体"/>
                <w:color w:val="000000"/>
                <w:szCs w:val="21"/>
              </w:rPr>
            </w:pPr>
            <w:r>
              <w:rPr>
                <w:rFonts w:hint="eastAsia" w:ascii="楷体" w:hAnsi="楷体"/>
                <w:color w:val="000000"/>
                <w:szCs w:val="21"/>
              </w:rPr>
              <w:t>有卡交易必填有卡交易信息域（组合域，用法详见数据字典）</w:t>
            </w:r>
          </w:p>
        </w:tc>
      </w:tr>
    </w:tbl>
    <w:p>
      <w:pPr>
        <w:pStyle w:val="66"/>
        <w:ind w:firstLine="199" w:firstLineChars="95"/>
      </w:pPr>
    </w:p>
    <w:p>
      <w:pPr>
        <w:pStyle w:val="97"/>
        <w:framePr w:h="473" w:wrap="around" w:vAnchor="margin" w:hAnchor="text" w:yAlign="top"/>
        <w:ind w:left="0"/>
        <w:jc w:val="left"/>
        <w:outlineLvl w:val="4"/>
        <w:rPr>
          <w:sz w:val="21"/>
          <w:szCs w:val="21"/>
        </w:rPr>
      </w:pPr>
      <w:r>
        <w:rPr>
          <w:rFonts w:hint="eastAsia"/>
          <w:sz w:val="21"/>
          <w:szCs w:val="21"/>
        </w:rPr>
        <w:t>应答报文（同步应答）</w:t>
      </w:r>
    </w:p>
    <w:p>
      <w:pPr>
        <w:pStyle w:val="66"/>
        <w:ind w:firstLine="199" w:firstLineChars="95"/>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w:t>
            </w:r>
          </w:p>
        </w:tc>
        <w:tc>
          <w:tcPr>
            <w:tcW w:w="1930" w:type="dxa"/>
            <w:vAlign w:val="center"/>
          </w:tcPr>
          <w:p>
            <w:pPr>
              <w:numPr>
                <w:ilvl w:val="0"/>
                <w:numId w:val="0"/>
              </w:numPr>
              <w:jc w:val="center"/>
              <w:rPr>
                <w:rFonts w:ascii="楷体" w:hAnsi="楷体" w:cs="宋体"/>
                <w:szCs w:val="21"/>
              </w:rPr>
            </w:pPr>
            <w:r>
              <w:rPr>
                <w:rFonts w:hint="eastAsia" w:ascii="楷体" w:hAnsi="楷体"/>
                <w:szCs w:val="21"/>
              </w:rPr>
              <w:t>版本号</w:t>
            </w:r>
          </w:p>
        </w:tc>
        <w:tc>
          <w:tcPr>
            <w:tcW w:w="2312" w:type="dxa"/>
            <w:vAlign w:val="center"/>
          </w:tcPr>
          <w:p>
            <w:pPr>
              <w:numPr>
                <w:ilvl w:val="0"/>
                <w:numId w:val="0"/>
              </w:numPr>
              <w:jc w:val="center"/>
              <w:rPr>
                <w:color w:val="000000"/>
                <w:szCs w:val="21"/>
              </w:rPr>
            </w:pPr>
            <w:r>
              <w:rPr>
                <w:color w:val="000000"/>
                <w:szCs w:val="21"/>
              </w:rPr>
              <w:t>version</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2</w:t>
            </w:r>
          </w:p>
        </w:tc>
        <w:tc>
          <w:tcPr>
            <w:tcW w:w="1930" w:type="dxa"/>
            <w:vAlign w:val="center"/>
          </w:tcPr>
          <w:p>
            <w:pPr>
              <w:numPr>
                <w:ilvl w:val="0"/>
                <w:numId w:val="0"/>
              </w:numPr>
              <w:jc w:val="center"/>
              <w:rPr>
                <w:rFonts w:ascii="楷体" w:hAnsi="楷体" w:cs="宋体"/>
                <w:szCs w:val="21"/>
              </w:rPr>
            </w:pPr>
            <w:r>
              <w:rPr>
                <w:rFonts w:hint="eastAsia" w:ascii="楷体" w:hAnsi="楷体"/>
                <w:szCs w:val="21"/>
              </w:rPr>
              <w:t>编码方式</w:t>
            </w:r>
          </w:p>
        </w:tc>
        <w:tc>
          <w:tcPr>
            <w:tcW w:w="2312" w:type="dxa"/>
            <w:vAlign w:val="center"/>
          </w:tcPr>
          <w:p>
            <w:pPr>
              <w:numPr>
                <w:ilvl w:val="0"/>
                <w:numId w:val="0"/>
              </w:numPr>
              <w:jc w:val="center"/>
              <w:rPr>
                <w:color w:val="000000"/>
                <w:szCs w:val="21"/>
              </w:rPr>
            </w:pPr>
            <w:r>
              <w:rPr>
                <w:color w:val="000000"/>
                <w:szCs w:val="21"/>
              </w:rPr>
              <w:t>encoding</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3</w:t>
            </w:r>
          </w:p>
        </w:tc>
        <w:tc>
          <w:tcPr>
            <w:tcW w:w="1930" w:type="dxa"/>
            <w:vAlign w:val="center"/>
          </w:tcPr>
          <w:p>
            <w:pPr>
              <w:numPr>
                <w:ilvl w:val="0"/>
                <w:numId w:val="0"/>
              </w:numPr>
              <w:jc w:val="center"/>
              <w:rPr>
                <w:rFonts w:ascii="楷体" w:hAnsi="楷体" w:cs="宋体"/>
                <w:szCs w:val="21"/>
              </w:rPr>
            </w:pPr>
            <w:r>
              <w:rPr>
                <w:rFonts w:hint="eastAsia" w:ascii="楷体" w:hAnsi="楷体"/>
                <w:szCs w:val="21"/>
              </w:rPr>
              <w:t>证书</w:t>
            </w:r>
            <w:r>
              <w:rPr>
                <w:szCs w:val="21"/>
              </w:rPr>
              <w:t>ID</w:t>
            </w:r>
          </w:p>
        </w:tc>
        <w:tc>
          <w:tcPr>
            <w:tcW w:w="2312" w:type="dxa"/>
            <w:vAlign w:val="center"/>
          </w:tcPr>
          <w:p>
            <w:pPr>
              <w:numPr>
                <w:ilvl w:val="0"/>
                <w:numId w:val="0"/>
              </w:numPr>
              <w:jc w:val="center"/>
              <w:rPr>
                <w:color w:val="000000"/>
                <w:szCs w:val="21"/>
              </w:rPr>
            </w:pPr>
            <w:r>
              <w:rPr>
                <w:color w:val="000000"/>
                <w:szCs w:val="21"/>
              </w:rPr>
              <w:t>certId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4</w:t>
            </w:r>
          </w:p>
        </w:tc>
        <w:tc>
          <w:tcPr>
            <w:tcW w:w="1930" w:type="dxa"/>
            <w:vAlign w:val="center"/>
          </w:tcPr>
          <w:p>
            <w:pPr>
              <w:numPr>
                <w:ilvl w:val="0"/>
                <w:numId w:val="0"/>
              </w:numPr>
              <w:jc w:val="center"/>
              <w:rPr>
                <w:rFonts w:ascii="楷体" w:hAnsi="楷体" w:cs="宋体"/>
                <w:szCs w:val="21"/>
              </w:rPr>
            </w:pPr>
            <w:r>
              <w:rPr>
                <w:rFonts w:hint="eastAsia" w:ascii="楷体" w:hAnsi="楷体"/>
                <w:szCs w:val="21"/>
              </w:rPr>
              <w:t>签名</w:t>
            </w:r>
          </w:p>
        </w:tc>
        <w:tc>
          <w:tcPr>
            <w:tcW w:w="2312" w:type="dxa"/>
            <w:vAlign w:val="center"/>
          </w:tcPr>
          <w:p>
            <w:pPr>
              <w:numPr>
                <w:ilvl w:val="0"/>
                <w:numId w:val="0"/>
              </w:numPr>
              <w:jc w:val="center"/>
              <w:rPr>
                <w:color w:val="000000"/>
                <w:szCs w:val="21"/>
              </w:rPr>
            </w:pPr>
            <w:r>
              <w:rPr>
                <w:color w:val="000000"/>
                <w:szCs w:val="21"/>
              </w:rPr>
              <w:t>signature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5</w:t>
            </w:r>
          </w:p>
        </w:tc>
        <w:tc>
          <w:tcPr>
            <w:tcW w:w="1930" w:type="dxa"/>
            <w:vAlign w:val="center"/>
          </w:tcPr>
          <w:p>
            <w:pPr>
              <w:numPr>
                <w:ilvl w:val="0"/>
                <w:numId w:val="0"/>
              </w:numPr>
              <w:jc w:val="center"/>
              <w:rPr>
                <w:rFonts w:ascii="楷体" w:hAnsi="楷体"/>
                <w:szCs w:val="21"/>
              </w:rPr>
            </w:pPr>
            <w:r>
              <w:rPr>
                <w:rFonts w:hint="eastAsia"/>
              </w:rPr>
              <w:t>签名方法</w:t>
            </w:r>
          </w:p>
        </w:tc>
        <w:tc>
          <w:tcPr>
            <w:tcW w:w="2312" w:type="dxa"/>
            <w:vAlign w:val="center"/>
          </w:tcPr>
          <w:p>
            <w:pPr>
              <w:numPr>
                <w:ilvl w:val="0"/>
                <w:numId w:val="0"/>
              </w:numPr>
              <w:jc w:val="center"/>
              <w:rPr>
                <w:color w:val="000000"/>
                <w:szCs w:val="21"/>
              </w:rPr>
            </w:pPr>
            <w:r>
              <w:t>signMethod</w:t>
            </w:r>
          </w:p>
        </w:tc>
        <w:tc>
          <w:tcPr>
            <w:tcW w:w="1493" w:type="dxa"/>
            <w:vAlign w:val="center"/>
          </w:tcPr>
          <w:p>
            <w:pPr>
              <w:numPr>
                <w:ilvl w:val="0"/>
                <w:numId w:val="0"/>
              </w:numPr>
              <w:jc w:val="center"/>
              <w:rPr>
                <w:szCs w:val="21"/>
              </w:rPr>
            </w:pPr>
            <w:r>
              <w:rPr>
                <w:rFonts w:hint="eastAsia"/>
              </w:rPr>
              <w:t>M</w:t>
            </w:r>
          </w:p>
        </w:tc>
        <w:tc>
          <w:tcPr>
            <w:tcW w:w="3097" w:type="dxa"/>
            <w:vAlign w:val="center"/>
          </w:tcPr>
          <w:p>
            <w:pPr>
              <w:numPr>
                <w:ilvl w:val="0"/>
                <w:numId w:val="0"/>
              </w:num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6</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center"/>
          </w:tcPr>
          <w:p>
            <w:pPr>
              <w:numPr>
                <w:ilvl w:val="0"/>
                <w:numId w:val="0"/>
              </w:numPr>
              <w:jc w:val="center"/>
              <w:rPr>
                <w:color w:val="000000"/>
                <w:szCs w:val="21"/>
              </w:rPr>
            </w:pPr>
            <w:r>
              <w:rPr>
                <w:color w:val="000000"/>
                <w:szCs w:val="21"/>
              </w:rPr>
              <w:t>txnType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7</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center"/>
          </w:tcPr>
          <w:p>
            <w:pPr>
              <w:numPr>
                <w:ilvl w:val="0"/>
                <w:numId w:val="0"/>
              </w:numPr>
              <w:jc w:val="center"/>
              <w:rPr>
                <w:color w:val="000000"/>
                <w:szCs w:val="21"/>
              </w:rPr>
            </w:pPr>
            <w:r>
              <w:rPr>
                <w:color w:val="000000"/>
                <w:szCs w:val="21"/>
              </w:rPr>
              <w:t>txnSubType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8</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center"/>
          </w:tcPr>
          <w:p>
            <w:pPr>
              <w:numPr>
                <w:ilvl w:val="0"/>
                <w:numId w:val="0"/>
              </w:numPr>
              <w:jc w:val="center"/>
              <w:rPr>
                <w:color w:val="000000"/>
                <w:szCs w:val="21"/>
              </w:rPr>
            </w:pPr>
            <w:r>
              <w:rPr>
                <w:color w:val="000000"/>
                <w:szCs w:val="21"/>
              </w:rPr>
              <w:t>bizType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9</w:t>
            </w:r>
          </w:p>
        </w:tc>
        <w:tc>
          <w:tcPr>
            <w:tcW w:w="1930"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center"/>
          </w:tcPr>
          <w:p>
            <w:pPr>
              <w:numPr>
                <w:ilvl w:val="0"/>
                <w:numId w:val="0"/>
              </w:numPr>
              <w:jc w:val="center"/>
              <w:rPr>
                <w:color w:val="000000"/>
                <w:szCs w:val="21"/>
              </w:rPr>
            </w:pPr>
            <w:r>
              <w:rPr>
                <w:color w:val="000000"/>
                <w:szCs w:val="21"/>
              </w:rPr>
              <w:t>accessType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6602" w:author="齐宁" w:date="2014-09-28T19:26:00Z"/>
        </w:trPr>
        <w:tc>
          <w:tcPr>
            <w:tcW w:w="739" w:type="dxa"/>
            <w:vAlign w:val="center"/>
          </w:tcPr>
          <w:p>
            <w:pPr>
              <w:numPr>
                <w:ilvl w:val="0"/>
                <w:numId w:val="0"/>
              </w:numPr>
              <w:jc w:val="center"/>
              <w:rPr>
                <w:del w:id="6603" w:author="齐宁" w:date="2014-09-28T19:26:00Z"/>
                <w:bCs/>
                <w:color w:val="000000"/>
                <w:sz w:val="22"/>
                <w:szCs w:val="22"/>
              </w:rPr>
            </w:pPr>
            <w:del w:id="6604" w:author="齐宁" w:date="2014-09-28T19:26:00Z">
              <w:r>
                <w:rPr>
                  <w:bCs/>
                  <w:color w:val="000000"/>
                  <w:sz w:val="22"/>
                  <w:szCs w:val="22"/>
                </w:rPr>
                <w:delText>10</w:delText>
              </w:r>
            </w:del>
          </w:p>
        </w:tc>
        <w:tc>
          <w:tcPr>
            <w:tcW w:w="1930" w:type="dxa"/>
            <w:vAlign w:val="center"/>
          </w:tcPr>
          <w:p>
            <w:pPr>
              <w:numPr>
                <w:ilvl w:val="0"/>
                <w:numId w:val="0"/>
              </w:numPr>
              <w:jc w:val="center"/>
              <w:rPr>
                <w:del w:id="6605" w:author="齐宁" w:date="2014-09-28T19:26:00Z"/>
                <w:rFonts w:ascii="楷体" w:hAnsi="楷体" w:cs="宋体"/>
                <w:szCs w:val="21"/>
              </w:rPr>
            </w:pPr>
            <w:del w:id="6606" w:author="齐宁" w:date="2014-09-28T19:26:00Z">
              <w:r>
                <w:rPr>
                  <w:rFonts w:hint="eastAsia" w:ascii="楷体" w:hAnsi="楷体"/>
                  <w:szCs w:val="21"/>
                </w:rPr>
                <w:delText>收单机构代码</w:delText>
              </w:r>
            </w:del>
          </w:p>
        </w:tc>
        <w:tc>
          <w:tcPr>
            <w:tcW w:w="2312" w:type="dxa"/>
            <w:vAlign w:val="center"/>
          </w:tcPr>
          <w:p>
            <w:pPr>
              <w:numPr>
                <w:ilvl w:val="0"/>
                <w:numId w:val="0"/>
              </w:numPr>
              <w:jc w:val="center"/>
              <w:rPr>
                <w:del w:id="6607" w:author="齐宁" w:date="2014-09-28T19:26:00Z"/>
                <w:color w:val="000000"/>
                <w:szCs w:val="21"/>
              </w:rPr>
            </w:pPr>
            <w:del w:id="6608" w:author="齐宁" w:date="2014-09-28T19:26:00Z">
              <w:r>
                <w:rPr>
                  <w:color w:val="000000"/>
                  <w:szCs w:val="21"/>
                </w:rPr>
                <w:delText>acqInsCode</w:delText>
              </w:r>
            </w:del>
          </w:p>
        </w:tc>
        <w:tc>
          <w:tcPr>
            <w:tcW w:w="1493" w:type="dxa"/>
            <w:vAlign w:val="center"/>
          </w:tcPr>
          <w:p>
            <w:pPr>
              <w:numPr>
                <w:ilvl w:val="0"/>
                <w:numId w:val="0"/>
              </w:numPr>
              <w:jc w:val="center"/>
              <w:rPr>
                <w:del w:id="6609" w:author="齐宁" w:date="2014-09-28T19:26:00Z"/>
                <w:szCs w:val="21"/>
              </w:rPr>
            </w:pPr>
            <w:del w:id="6610" w:author="齐宁" w:date="2014-09-28T19:26:00Z">
              <w:r>
                <w:rPr>
                  <w:szCs w:val="21"/>
                </w:rPr>
                <w:delText>R</w:delText>
              </w:r>
            </w:del>
          </w:p>
        </w:tc>
        <w:tc>
          <w:tcPr>
            <w:tcW w:w="3097" w:type="dxa"/>
            <w:vAlign w:val="center"/>
          </w:tcPr>
          <w:p>
            <w:pPr>
              <w:numPr>
                <w:ilvl w:val="0"/>
                <w:numId w:val="0"/>
              </w:numPr>
              <w:rPr>
                <w:del w:id="6611" w:author="齐宁" w:date="2014-09-28T19:26:00Z"/>
                <w:szCs w:val="21"/>
              </w:rPr>
            </w:pPr>
            <w:del w:id="6612" w:author="齐宁" w:date="2014-09-28T19:26:00Z">
              <w:r>
                <w:rPr>
                  <w:szCs w:val="21"/>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11</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center"/>
          </w:tcPr>
          <w:p>
            <w:pPr>
              <w:numPr>
                <w:ilvl w:val="0"/>
                <w:numId w:val="0"/>
              </w:numPr>
              <w:jc w:val="center"/>
              <w:rPr>
                <w:color w:val="000000"/>
                <w:szCs w:val="21"/>
              </w:rPr>
            </w:pPr>
            <w:r>
              <w:rPr>
                <w:color w:val="000000"/>
                <w:szCs w:val="21"/>
              </w:rPr>
              <w:t>merId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12</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center"/>
          </w:tcPr>
          <w:p>
            <w:pPr>
              <w:numPr>
                <w:ilvl w:val="0"/>
                <w:numId w:val="0"/>
              </w:numPr>
              <w:jc w:val="center"/>
              <w:rPr>
                <w:color w:val="000000"/>
                <w:szCs w:val="21"/>
              </w:rPr>
            </w:pPr>
            <w:r>
              <w:rPr>
                <w:color w:val="000000"/>
                <w:szCs w:val="21"/>
              </w:rPr>
              <w:t>orderId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13</w:t>
            </w:r>
          </w:p>
        </w:tc>
        <w:tc>
          <w:tcPr>
            <w:tcW w:w="1930"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center"/>
          </w:tcPr>
          <w:p>
            <w:pPr>
              <w:numPr>
                <w:ilvl w:val="0"/>
                <w:numId w:val="0"/>
              </w:numPr>
              <w:jc w:val="center"/>
              <w:rPr>
                <w:color w:val="000000"/>
                <w:szCs w:val="21"/>
              </w:rPr>
            </w:pPr>
            <w:r>
              <w:rPr>
                <w:color w:val="000000"/>
                <w:szCs w:val="21"/>
              </w:rPr>
              <w:t>txnTime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14</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12" w:type="dxa"/>
            <w:vAlign w:val="center"/>
          </w:tcPr>
          <w:p>
            <w:pPr>
              <w:numPr>
                <w:ilvl w:val="0"/>
                <w:numId w:val="0"/>
              </w:numPr>
              <w:jc w:val="center"/>
              <w:rPr>
                <w:color w:val="000000"/>
                <w:szCs w:val="21"/>
              </w:rPr>
            </w:pPr>
            <w:r>
              <w:rPr>
                <w:color w:val="000000"/>
                <w:szCs w:val="21"/>
              </w:rPr>
              <w:t>accNo</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15</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交易金额</w:t>
            </w:r>
          </w:p>
        </w:tc>
        <w:tc>
          <w:tcPr>
            <w:tcW w:w="2312" w:type="dxa"/>
            <w:vAlign w:val="center"/>
          </w:tcPr>
          <w:p>
            <w:pPr>
              <w:numPr>
                <w:ilvl w:val="0"/>
                <w:numId w:val="0"/>
              </w:numPr>
              <w:jc w:val="center"/>
              <w:rPr>
                <w:color w:val="000000"/>
                <w:szCs w:val="21"/>
              </w:rPr>
            </w:pPr>
            <w:r>
              <w:rPr>
                <w:color w:val="000000"/>
                <w:szCs w:val="21"/>
              </w:rPr>
              <w:t>txnAmt</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16</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center"/>
          </w:tcPr>
          <w:p>
            <w:pPr>
              <w:numPr>
                <w:ilvl w:val="0"/>
                <w:numId w:val="0"/>
              </w:numPr>
              <w:jc w:val="center"/>
              <w:rPr>
                <w:color w:val="000000"/>
                <w:szCs w:val="21"/>
              </w:rPr>
            </w:pPr>
            <w:r>
              <w:rPr>
                <w:color w:val="000000"/>
                <w:szCs w:val="21"/>
              </w:rPr>
              <w:t>currencyCode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17</w:t>
            </w:r>
          </w:p>
        </w:tc>
        <w:tc>
          <w:tcPr>
            <w:tcW w:w="1930"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12" w:type="dxa"/>
            <w:vAlign w:val="center"/>
          </w:tcPr>
          <w:p>
            <w:pPr>
              <w:numPr>
                <w:ilvl w:val="0"/>
                <w:numId w:val="0"/>
              </w:numPr>
              <w:jc w:val="center"/>
              <w:rPr>
                <w:color w:val="000000"/>
                <w:szCs w:val="21"/>
              </w:rPr>
            </w:pPr>
            <w:r>
              <w:rPr>
                <w:color w:val="000000"/>
                <w:szCs w:val="21"/>
              </w:rPr>
              <w:t>reqReserved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18</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12" w:type="dxa"/>
            <w:vAlign w:val="center"/>
          </w:tcPr>
          <w:p>
            <w:pPr>
              <w:numPr>
                <w:ilvl w:val="0"/>
                <w:numId w:val="0"/>
              </w:numPr>
              <w:jc w:val="center"/>
              <w:rPr>
                <w:color w:val="000000"/>
                <w:szCs w:val="21"/>
              </w:rPr>
            </w:pPr>
            <w:r>
              <w:rPr>
                <w:color w:val="000000"/>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bCs/>
                <w:color w:val="000000"/>
                <w:sz w:val="22"/>
                <w:szCs w:val="22"/>
              </w:rPr>
              <w:t>19</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交易查询流水号</w:t>
            </w:r>
          </w:p>
        </w:tc>
        <w:tc>
          <w:tcPr>
            <w:tcW w:w="2312" w:type="dxa"/>
            <w:vAlign w:val="center"/>
          </w:tcPr>
          <w:p>
            <w:pPr>
              <w:numPr>
                <w:ilvl w:val="0"/>
                <w:numId w:val="0"/>
              </w:numPr>
              <w:jc w:val="center"/>
              <w:rPr>
                <w:color w:val="000000"/>
                <w:szCs w:val="21"/>
              </w:rPr>
            </w:pPr>
            <w:r>
              <w:rPr>
                <w:color w:val="000000"/>
                <w:szCs w:val="21"/>
              </w:rPr>
              <w:t>queryId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rFonts w:hint="eastAsia"/>
                <w:szCs w:val="21"/>
              </w:rPr>
              <w:t>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rFonts w:hint="eastAsia"/>
                <w:bCs/>
                <w:color w:val="000000"/>
                <w:sz w:val="22"/>
                <w:szCs w:val="22"/>
              </w:rPr>
              <w:t>20</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响应码</w:t>
            </w:r>
          </w:p>
        </w:tc>
        <w:tc>
          <w:tcPr>
            <w:tcW w:w="2312" w:type="dxa"/>
            <w:vAlign w:val="center"/>
          </w:tcPr>
          <w:p>
            <w:pPr>
              <w:numPr>
                <w:ilvl w:val="0"/>
                <w:numId w:val="0"/>
              </w:numPr>
              <w:jc w:val="center"/>
              <w:rPr>
                <w:color w:val="000000"/>
                <w:szCs w:val="21"/>
              </w:rPr>
            </w:pPr>
            <w:r>
              <w:rPr>
                <w:color w:val="000000"/>
                <w:szCs w:val="21"/>
              </w:rPr>
              <w:t>respCode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numPr>
                <w:ilvl w:val="0"/>
                <w:numId w:val="0"/>
              </w:numPr>
              <w:jc w:val="center"/>
              <w:rPr>
                <w:bCs/>
                <w:color w:val="000000"/>
                <w:sz w:val="22"/>
                <w:szCs w:val="22"/>
              </w:rPr>
            </w:pPr>
            <w:r>
              <w:rPr>
                <w:rFonts w:hint="eastAsia"/>
                <w:bCs/>
                <w:color w:val="000000"/>
                <w:sz w:val="22"/>
                <w:szCs w:val="22"/>
              </w:rPr>
              <w:t>21</w:t>
            </w:r>
          </w:p>
        </w:tc>
        <w:tc>
          <w:tcPr>
            <w:tcW w:w="1930" w:type="dxa"/>
            <w:vAlign w:val="top"/>
          </w:tcPr>
          <w:p>
            <w:pPr>
              <w:numPr>
                <w:ilvl w:val="0"/>
                <w:numId w:val="0"/>
              </w:numPr>
              <w:jc w:val="center"/>
              <w:rPr>
                <w:rFonts w:ascii="楷体" w:hAnsi="楷体"/>
                <w:szCs w:val="21"/>
              </w:rPr>
            </w:pPr>
            <w:r>
              <w:rPr>
                <w:rFonts w:hint="eastAsia"/>
              </w:rPr>
              <w:t>应答信息</w:t>
            </w:r>
          </w:p>
        </w:tc>
        <w:tc>
          <w:tcPr>
            <w:tcW w:w="2312" w:type="dxa"/>
            <w:vAlign w:val="top"/>
          </w:tcPr>
          <w:p>
            <w:pPr>
              <w:numPr>
                <w:ilvl w:val="0"/>
                <w:numId w:val="0"/>
              </w:numPr>
              <w:jc w:val="center"/>
              <w:rPr>
                <w:color w:val="000000"/>
                <w:szCs w:val="21"/>
              </w:rPr>
            </w:pPr>
            <w:r>
              <w:t>respMsg</w:t>
            </w:r>
          </w:p>
        </w:tc>
        <w:tc>
          <w:tcPr>
            <w:tcW w:w="1493" w:type="dxa"/>
            <w:vAlign w:val="top"/>
          </w:tcPr>
          <w:p>
            <w:pPr>
              <w:numPr>
                <w:ilvl w:val="0"/>
                <w:numId w:val="0"/>
              </w:numPr>
              <w:jc w:val="center"/>
              <w:rPr>
                <w:szCs w:val="21"/>
              </w:rPr>
            </w:pPr>
            <w:r>
              <w:t>M</w:t>
            </w:r>
          </w:p>
        </w:tc>
        <w:tc>
          <w:tcPr>
            <w:tcW w:w="3097" w:type="dxa"/>
            <w:vAlign w:val="top"/>
          </w:tcPr>
          <w:p>
            <w:pPr>
              <w:numPr>
                <w:ilvl w:val="0"/>
                <w:numId w:val="0"/>
              </w:numPr>
              <w:rPr>
                <w:szCs w:val="21"/>
              </w:rPr>
            </w:pPr>
            <w:r>
              <w:t>　</w:t>
            </w:r>
          </w:p>
        </w:tc>
      </w:tr>
    </w:tbl>
    <w:p>
      <w:pPr>
        <w:pStyle w:val="66"/>
        <w:ind w:firstLine="199" w:firstLineChars="95"/>
      </w:pPr>
    </w:p>
    <w:p>
      <w:pPr>
        <w:pStyle w:val="97"/>
        <w:framePr w:h="473" w:wrap="around" w:vAnchor="margin" w:hAnchor="text" w:yAlign="top"/>
        <w:ind w:left="0"/>
        <w:jc w:val="left"/>
        <w:outlineLvl w:val="4"/>
        <w:rPr>
          <w:sz w:val="21"/>
          <w:szCs w:val="21"/>
        </w:rPr>
      </w:pPr>
      <w:r>
        <w:rPr>
          <w:rFonts w:hint="eastAsia"/>
          <w:sz w:val="21"/>
          <w:szCs w:val="21"/>
        </w:rPr>
        <w:t>商户通知（异步应答）</w:t>
      </w:r>
    </w:p>
    <w:p>
      <w:pPr>
        <w:pStyle w:val="66"/>
        <w:ind w:firstLine="420"/>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w:t>
            </w:r>
          </w:p>
        </w:tc>
        <w:tc>
          <w:tcPr>
            <w:tcW w:w="1930" w:type="dxa"/>
            <w:vAlign w:val="center"/>
          </w:tcPr>
          <w:p>
            <w:pPr>
              <w:numPr>
                <w:ilvl w:val="0"/>
                <w:numId w:val="0"/>
              </w:numPr>
              <w:jc w:val="center"/>
              <w:rPr>
                <w:rFonts w:ascii="楷体" w:hAnsi="楷体" w:cs="宋体"/>
                <w:szCs w:val="21"/>
              </w:rPr>
            </w:pPr>
            <w:r>
              <w:rPr>
                <w:rFonts w:hint="eastAsia" w:ascii="楷体" w:hAnsi="楷体"/>
                <w:szCs w:val="21"/>
              </w:rPr>
              <w:t>版本号</w:t>
            </w:r>
          </w:p>
        </w:tc>
        <w:tc>
          <w:tcPr>
            <w:tcW w:w="2312" w:type="dxa"/>
            <w:vAlign w:val="center"/>
          </w:tcPr>
          <w:p>
            <w:pPr>
              <w:numPr>
                <w:ilvl w:val="0"/>
                <w:numId w:val="0"/>
              </w:numPr>
              <w:jc w:val="center"/>
              <w:rPr>
                <w:color w:val="000000"/>
                <w:szCs w:val="21"/>
              </w:rPr>
            </w:pPr>
            <w:r>
              <w:rPr>
                <w:color w:val="000000"/>
                <w:szCs w:val="21"/>
              </w:rPr>
              <w:t>version</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w:t>
            </w:r>
          </w:p>
        </w:tc>
        <w:tc>
          <w:tcPr>
            <w:tcW w:w="1930" w:type="dxa"/>
            <w:vAlign w:val="center"/>
          </w:tcPr>
          <w:p>
            <w:pPr>
              <w:numPr>
                <w:ilvl w:val="0"/>
                <w:numId w:val="0"/>
              </w:numPr>
              <w:jc w:val="center"/>
              <w:rPr>
                <w:rFonts w:ascii="楷体" w:hAnsi="楷体" w:cs="宋体"/>
                <w:szCs w:val="21"/>
              </w:rPr>
            </w:pPr>
            <w:r>
              <w:rPr>
                <w:rFonts w:hint="eastAsia" w:ascii="楷体" w:hAnsi="楷体"/>
                <w:szCs w:val="21"/>
              </w:rPr>
              <w:t>编码方式</w:t>
            </w:r>
          </w:p>
        </w:tc>
        <w:tc>
          <w:tcPr>
            <w:tcW w:w="2312" w:type="dxa"/>
            <w:vAlign w:val="center"/>
          </w:tcPr>
          <w:p>
            <w:pPr>
              <w:numPr>
                <w:ilvl w:val="0"/>
                <w:numId w:val="0"/>
              </w:numPr>
              <w:jc w:val="center"/>
              <w:rPr>
                <w:color w:val="000000"/>
                <w:szCs w:val="21"/>
              </w:rPr>
            </w:pPr>
            <w:r>
              <w:rPr>
                <w:color w:val="000000"/>
                <w:szCs w:val="21"/>
              </w:rPr>
              <w:t>encoding</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3</w:t>
            </w:r>
          </w:p>
        </w:tc>
        <w:tc>
          <w:tcPr>
            <w:tcW w:w="1930" w:type="dxa"/>
            <w:vAlign w:val="center"/>
          </w:tcPr>
          <w:p>
            <w:pPr>
              <w:numPr>
                <w:ilvl w:val="0"/>
                <w:numId w:val="0"/>
              </w:numPr>
              <w:jc w:val="center"/>
              <w:rPr>
                <w:rFonts w:ascii="楷体" w:hAnsi="楷体" w:cs="宋体"/>
                <w:szCs w:val="21"/>
              </w:rPr>
            </w:pPr>
            <w:r>
              <w:rPr>
                <w:rFonts w:hint="eastAsia" w:ascii="楷体" w:hAnsi="楷体"/>
                <w:szCs w:val="21"/>
              </w:rPr>
              <w:t>证书</w:t>
            </w:r>
            <w:r>
              <w:rPr>
                <w:szCs w:val="21"/>
              </w:rPr>
              <w:t>ID</w:t>
            </w:r>
          </w:p>
        </w:tc>
        <w:tc>
          <w:tcPr>
            <w:tcW w:w="2312" w:type="dxa"/>
            <w:vAlign w:val="center"/>
          </w:tcPr>
          <w:p>
            <w:pPr>
              <w:numPr>
                <w:ilvl w:val="0"/>
                <w:numId w:val="0"/>
              </w:numPr>
              <w:jc w:val="center"/>
              <w:rPr>
                <w:color w:val="000000"/>
                <w:szCs w:val="21"/>
              </w:rPr>
            </w:pPr>
            <w:r>
              <w:rPr>
                <w:color w:val="000000"/>
                <w:szCs w:val="21"/>
              </w:rPr>
              <w:t>certId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4</w:t>
            </w:r>
          </w:p>
        </w:tc>
        <w:tc>
          <w:tcPr>
            <w:tcW w:w="1930" w:type="dxa"/>
            <w:vAlign w:val="center"/>
          </w:tcPr>
          <w:p>
            <w:pPr>
              <w:numPr>
                <w:ilvl w:val="0"/>
                <w:numId w:val="0"/>
              </w:numPr>
              <w:jc w:val="center"/>
              <w:rPr>
                <w:rFonts w:ascii="楷体" w:hAnsi="楷体" w:cs="宋体"/>
                <w:szCs w:val="21"/>
              </w:rPr>
            </w:pPr>
            <w:r>
              <w:rPr>
                <w:rFonts w:hint="eastAsia" w:ascii="楷体" w:hAnsi="楷体"/>
                <w:szCs w:val="21"/>
              </w:rPr>
              <w:t>签名</w:t>
            </w:r>
          </w:p>
        </w:tc>
        <w:tc>
          <w:tcPr>
            <w:tcW w:w="2312" w:type="dxa"/>
            <w:vAlign w:val="center"/>
          </w:tcPr>
          <w:p>
            <w:pPr>
              <w:numPr>
                <w:ilvl w:val="0"/>
                <w:numId w:val="0"/>
              </w:numPr>
              <w:jc w:val="center"/>
              <w:rPr>
                <w:color w:val="000000"/>
                <w:szCs w:val="21"/>
              </w:rPr>
            </w:pPr>
            <w:r>
              <w:rPr>
                <w:color w:val="000000"/>
                <w:szCs w:val="21"/>
              </w:rPr>
              <w:t>signature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5</w:t>
            </w:r>
          </w:p>
        </w:tc>
        <w:tc>
          <w:tcPr>
            <w:tcW w:w="1930" w:type="dxa"/>
            <w:vAlign w:val="center"/>
          </w:tcPr>
          <w:p>
            <w:pPr>
              <w:numPr>
                <w:ilvl w:val="0"/>
                <w:numId w:val="0"/>
              </w:numPr>
              <w:jc w:val="center"/>
              <w:rPr>
                <w:rFonts w:ascii="楷体" w:hAnsi="楷体"/>
                <w:szCs w:val="21"/>
              </w:rPr>
            </w:pPr>
            <w:r>
              <w:rPr>
                <w:rFonts w:hint="eastAsia"/>
              </w:rPr>
              <w:t>签名方法</w:t>
            </w:r>
          </w:p>
        </w:tc>
        <w:tc>
          <w:tcPr>
            <w:tcW w:w="2312" w:type="dxa"/>
            <w:vAlign w:val="center"/>
          </w:tcPr>
          <w:p>
            <w:pPr>
              <w:numPr>
                <w:ilvl w:val="0"/>
                <w:numId w:val="0"/>
              </w:numPr>
              <w:jc w:val="center"/>
              <w:rPr>
                <w:color w:val="000000"/>
                <w:szCs w:val="21"/>
              </w:rPr>
            </w:pPr>
            <w:r>
              <w:t>signMethod</w:t>
            </w:r>
          </w:p>
        </w:tc>
        <w:tc>
          <w:tcPr>
            <w:tcW w:w="1493" w:type="dxa"/>
            <w:vAlign w:val="center"/>
          </w:tcPr>
          <w:p>
            <w:pPr>
              <w:numPr>
                <w:ilvl w:val="0"/>
                <w:numId w:val="0"/>
              </w:numPr>
              <w:jc w:val="center"/>
              <w:rPr>
                <w:szCs w:val="21"/>
              </w:rPr>
            </w:pPr>
            <w:r>
              <w:rPr>
                <w:rFonts w:hint="eastAsia"/>
              </w:rPr>
              <w:t>M</w:t>
            </w:r>
          </w:p>
        </w:tc>
        <w:tc>
          <w:tcPr>
            <w:tcW w:w="3097" w:type="dxa"/>
            <w:vAlign w:val="center"/>
          </w:tcPr>
          <w:p>
            <w:pPr>
              <w:numPr>
                <w:ilvl w:val="0"/>
                <w:numId w:val="0"/>
              </w:num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6</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center"/>
          </w:tcPr>
          <w:p>
            <w:pPr>
              <w:numPr>
                <w:ilvl w:val="0"/>
                <w:numId w:val="0"/>
              </w:numPr>
              <w:jc w:val="center"/>
              <w:rPr>
                <w:color w:val="000000"/>
                <w:szCs w:val="21"/>
              </w:rPr>
            </w:pPr>
            <w:r>
              <w:rPr>
                <w:color w:val="000000"/>
                <w:szCs w:val="21"/>
              </w:rPr>
              <w:t>txnType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7</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center"/>
          </w:tcPr>
          <w:p>
            <w:pPr>
              <w:numPr>
                <w:ilvl w:val="0"/>
                <w:numId w:val="0"/>
              </w:numPr>
              <w:jc w:val="center"/>
              <w:rPr>
                <w:color w:val="000000"/>
                <w:szCs w:val="21"/>
              </w:rPr>
            </w:pPr>
            <w:r>
              <w:rPr>
                <w:color w:val="000000"/>
                <w:szCs w:val="21"/>
              </w:rPr>
              <w:t>txnSubType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8</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center"/>
          </w:tcPr>
          <w:p>
            <w:pPr>
              <w:numPr>
                <w:ilvl w:val="0"/>
                <w:numId w:val="0"/>
              </w:numPr>
              <w:jc w:val="center"/>
              <w:rPr>
                <w:color w:val="000000"/>
                <w:szCs w:val="21"/>
              </w:rPr>
            </w:pPr>
            <w:r>
              <w:rPr>
                <w:color w:val="000000"/>
                <w:szCs w:val="21"/>
              </w:rPr>
              <w:t>bizType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9</w:t>
            </w:r>
          </w:p>
        </w:tc>
        <w:tc>
          <w:tcPr>
            <w:tcW w:w="1930"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center"/>
          </w:tcPr>
          <w:p>
            <w:pPr>
              <w:numPr>
                <w:ilvl w:val="0"/>
                <w:numId w:val="0"/>
              </w:numPr>
              <w:jc w:val="center"/>
              <w:rPr>
                <w:color w:val="000000"/>
                <w:szCs w:val="21"/>
              </w:rPr>
            </w:pPr>
            <w:r>
              <w:rPr>
                <w:color w:val="000000"/>
                <w:szCs w:val="21"/>
              </w:rPr>
              <w:t>accessType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613" w:author="齐宁" w:date="2014-09-28T19:26:00Z"/>
        </w:trPr>
        <w:tc>
          <w:tcPr>
            <w:tcW w:w="739" w:type="dxa"/>
            <w:vAlign w:val="center"/>
          </w:tcPr>
          <w:p>
            <w:pPr>
              <w:numPr>
                <w:ilvl w:val="0"/>
                <w:numId w:val="0"/>
              </w:numPr>
              <w:jc w:val="center"/>
              <w:rPr>
                <w:del w:id="6614" w:author="齐宁" w:date="2014-09-28T19:26:00Z"/>
                <w:bCs/>
                <w:color w:val="000000"/>
                <w:sz w:val="22"/>
                <w:szCs w:val="22"/>
              </w:rPr>
            </w:pPr>
            <w:del w:id="6615" w:author="齐宁" w:date="2014-09-28T19:26:00Z">
              <w:r>
                <w:rPr>
                  <w:bCs/>
                  <w:color w:val="000000"/>
                  <w:sz w:val="22"/>
                  <w:szCs w:val="22"/>
                </w:rPr>
                <w:delText>10</w:delText>
              </w:r>
            </w:del>
          </w:p>
        </w:tc>
        <w:tc>
          <w:tcPr>
            <w:tcW w:w="1930" w:type="dxa"/>
            <w:vAlign w:val="center"/>
          </w:tcPr>
          <w:p>
            <w:pPr>
              <w:numPr>
                <w:ilvl w:val="0"/>
                <w:numId w:val="0"/>
              </w:numPr>
              <w:jc w:val="center"/>
              <w:rPr>
                <w:del w:id="6616" w:author="齐宁" w:date="2014-09-28T19:26:00Z"/>
                <w:rFonts w:ascii="楷体" w:hAnsi="楷体" w:cs="宋体"/>
                <w:szCs w:val="21"/>
              </w:rPr>
            </w:pPr>
            <w:del w:id="6617" w:author="齐宁" w:date="2014-09-28T19:26:00Z">
              <w:r>
                <w:rPr>
                  <w:rFonts w:hint="eastAsia" w:ascii="楷体" w:hAnsi="楷体"/>
                  <w:szCs w:val="21"/>
                </w:rPr>
                <w:delText>收单机构代码</w:delText>
              </w:r>
            </w:del>
          </w:p>
        </w:tc>
        <w:tc>
          <w:tcPr>
            <w:tcW w:w="2312" w:type="dxa"/>
            <w:vAlign w:val="center"/>
          </w:tcPr>
          <w:p>
            <w:pPr>
              <w:numPr>
                <w:ilvl w:val="0"/>
                <w:numId w:val="0"/>
              </w:numPr>
              <w:jc w:val="center"/>
              <w:rPr>
                <w:del w:id="6618" w:author="齐宁" w:date="2014-09-28T19:26:00Z"/>
                <w:color w:val="000000"/>
                <w:szCs w:val="21"/>
              </w:rPr>
            </w:pPr>
            <w:del w:id="6619" w:author="齐宁" w:date="2014-09-28T19:26:00Z">
              <w:r>
                <w:rPr>
                  <w:color w:val="000000"/>
                  <w:szCs w:val="21"/>
                </w:rPr>
                <w:delText>acqInsCode</w:delText>
              </w:r>
            </w:del>
          </w:p>
        </w:tc>
        <w:tc>
          <w:tcPr>
            <w:tcW w:w="1493" w:type="dxa"/>
            <w:vAlign w:val="center"/>
          </w:tcPr>
          <w:p>
            <w:pPr>
              <w:numPr>
                <w:ilvl w:val="0"/>
                <w:numId w:val="0"/>
              </w:numPr>
              <w:jc w:val="center"/>
              <w:rPr>
                <w:del w:id="6620" w:author="齐宁" w:date="2014-09-28T19:26:00Z"/>
                <w:szCs w:val="21"/>
              </w:rPr>
            </w:pPr>
            <w:del w:id="6621" w:author="齐宁" w:date="2014-09-28T19:26:00Z">
              <w:r>
                <w:rPr>
                  <w:szCs w:val="21"/>
                </w:rPr>
                <w:delText>R</w:delText>
              </w:r>
            </w:del>
          </w:p>
        </w:tc>
        <w:tc>
          <w:tcPr>
            <w:tcW w:w="3097" w:type="dxa"/>
            <w:vAlign w:val="center"/>
          </w:tcPr>
          <w:p>
            <w:pPr>
              <w:numPr>
                <w:ilvl w:val="0"/>
                <w:numId w:val="0"/>
              </w:numPr>
              <w:rPr>
                <w:del w:id="6622" w:author="齐宁" w:date="2014-09-28T19:26:00Z"/>
                <w:szCs w:val="21"/>
              </w:rPr>
            </w:pPr>
            <w:del w:id="6623" w:author="齐宁" w:date="2014-09-28T19:26:00Z">
              <w:r>
                <w:rPr>
                  <w:szCs w:val="21"/>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11</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center"/>
          </w:tcPr>
          <w:p>
            <w:pPr>
              <w:numPr>
                <w:ilvl w:val="0"/>
                <w:numId w:val="0"/>
              </w:numPr>
              <w:jc w:val="center"/>
              <w:rPr>
                <w:color w:val="000000"/>
                <w:szCs w:val="21"/>
              </w:rPr>
            </w:pPr>
            <w:r>
              <w:rPr>
                <w:color w:val="000000"/>
                <w:szCs w:val="21"/>
              </w:rPr>
              <w:t>merId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12</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center"/>
          </w:tcPr>
          <w:p>
            <w:pPr>
              <w:numPr>
                <w:ilvl w:val="0"/>
                <w:numId w:val="0"/>
              </w:numPr>
              <w:jc w:val="center"/>
              <w:rPr>
                <w:color w:val="000000"/>
                <w:szCs w:val="21"/>
              </w:rPr>
            </w:pPr>
            <w:r>
              <w:rPr>
                <w:color w:val="000000"/>
                <w:szCs w:val="21"/>
              </w:rPr>
              <w:t>orderId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13</w:t>
            </w:r>
          </w:p>
        </w:tc>
        <w:tc>
          <w:tcPr>
            <w:tcW w:w="1930"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center"/>
          </w:tcPr>
          <w:p>
            <w:pPr>
              <w:numPr>
                <w:ilvl w:val="0"/>
                <w:numId w:val="0"/>
              </w:numPr>
              <w:jc w:val="center"/>
              <w:rPr>
                <w:color w:val="000000"/>
                <w:szCs w:val="21"/>
              </w:rPr>
            </w:pPr>
            <w:r>
              <w:rPr>
                <w:color w:val="000000"/>
                <w:szCs w:val="21"/>
              </w:rPr>
              <w:t>txnTime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14</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12" w:type="dxa"/>
            <w:vAlign w:val="center"/>
          </w:tcPr>
          <w:p>
            <w:pPr>
              <w:numPr>
                <w:ilvl w:val="0"/>
                <w:numId w:val="0"/>
              </w:numPr>
              <w:jc w:val="center"/>
              <w:rPr>
                <w:color w:val="000000"/>
                <w:szCs w:val="21"/>
              </w:rPr>
            </w:pPr>
            <w:r>
              <w:rPr>
                <w:color w:val="000000"/>
                <w:szCs w:val="21"/>
              </w:rPr>
              <w:t>accNo</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15</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交易金额</w:t>
            </w:r>
          </w:p>
        </w:tc>
        <w:tc>
          <w:tcPr>
            <w:tcW w:w="2312" w:type="dxa"/>
            <w:vAlign w:val="center"/>
          </w:tcPr>
          <w:p>
            <w:pPr>
              <w:numPr>
                <w:ilvl w:val="0"/>
                <w:numId w:val="0"/>
              </w:numPr>
              <w:jc w:val="center"/>
              <w:rPr>
                <w:color w:val="000000"/>
                <w:szCs w:val="21"/>
              </w:rPr>
            </w:pPr>
            <w:r>
              <w:rPr>
                <w:color w:val="000000"/>
                <w:szCs w:val="21"/>
              </w:rPr>
              <w:t>txnAmt</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16</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center"/>
          </w:tcPr>
          <w:p>
            <w:pPr>
              <w:numPr>
                <w:ilvl w:val="0"/>
                <w:numId w:val="0"/>
              </w:numPr>
              <w:jc w:val="center"/>
              <w:rPr>
                <w:color w:val="000000"/>
                <w:szCs w:val="21"/>
              </w:rPr>
            </w:pPr>
            <w:r>
              <w:rPr>
                <w:color w:val="000000"/>
                <w:szCs w:val="21"/>
              </w:rPr>
              <w:t>currencyCode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17</w:t>
            </w:r>
          </w:p>
        </w:tc>
        <w:tc>
          <w:tcPr>
            <w:tcW w:w="1930"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12" w:type="dxa"/>
            <w:vAlign w:val="center"/>
          </w:tcPr>
          <w:p>
            <w:pPr>
              <w:numPr>
                <w:ilvl w:val="0"/>
                <w:numId w:val="0"/>
              </w:numPr>
              <w:jc w:val="center"/>
              <w:rPr>
                <w:color w:val="000000"/>
                <w:szCs w:val="21"/>
              </w:rPr>
            </w:pPr>
            <w:r>
              <w:rPr>
                <w:color w:val="000000"/>
                <w:szCs w:val="21"/>
              </w:rPr>
              <w:t>reqReserved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18</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12" w:type="dxa"/>
            <w:vAlign w:val="center"/>
          </w:tcPr>
          <w:p>
            <w:pPr>
              <w:numPr>
                <w:ilvl w:val="0"/>
                <w:numId w:val="0"/>
              </w:numPr>
              <w:jc w:val="center"/>
              <w:rPr>
                <w:color w:val="000000"/>
                <w:szCs w:val="21"/>
              </w:rPr>
            </w:pPr>
            <w:r>
              <w:rPr>
                <w:color w:val="000000"/>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19</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交易查询流水号</w:t>
            </w:r>
          </w:p>
        </w:tc>
        <w:tc>
          <w:tcPr>
            <w:tcW w:w="2312" w:type="dxa"/>
            <w:vAlign w:val="center"/>
          </w:tcPr>
          <w:p>
            <w:pPr>
              <w:numPr>
                <w:ilvl w:val="0"/>
                <w:numId w:val="0"/>
              </w:numPr>
              <w:jc w:val="center"/>
              <w:rPr>
                <w:color w:val="000000"/>
                <w:szCs w:val="21"/>
              </w:rPr>
            </w:pPr>
            <w:r>
              <w:rPr>
                <w:color w:val="000000"/>
                <w:szCs w:val="21"/>
              </w:rPr>
              <w:t>queryId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del w:id="6624" w:author="吴潇" w:date="2014-12-23T09:09:00Z">
              <w:r>
                <w:rPr>
                  <w:szCs w:val="21"/>
                </w:rPr>
                <w:delText>　</w:delText>
              </w:r>
            </w:del>
            <w:r>
              <w:rPr>
                <w:rFonts w:hint="eastAsia"/>
                <w:szCs w:val="21"/>
              </w:rPr>
              <w:t>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20</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响应码</w:t>
            </w:r>
          </w:p>
        </w:tc>
        <w:tc>
          <w:tcPr>
            <w:tcW w:w="2312" w:type="dxa"/>
            <w:vAlign w:val="center"/>
          </w:tcPr>
          <w:p>
            <w:pPr>
              <w:numPr>
                <w:ilvl w:val="0"/>
                <w:numId w:val="0"/>
              </w:numPr>
              <w:jc w:val="center"/>
              <w:rPr>
                <w:color w:val="000000"/>
                <w:szCs w:val="21"/>
              </w:rPr>
            </w:pPr>
            <w:r>
              <w:rPr>
                <w:color w:val="000000"/>
                <w:szCs w:val="21"/>
              </w:rPr>
              <w:t>respCode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21</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响应信息</w:t>
            </w:r>
          </w:p>
        </w:tc>
        <w:tc>
          <w:tcPr>
            <w:tcW w:w="2312" w:type="dxa"/>
            <w:vAlign w:val="center"/>
          </w:tcPr>
          <w:p>
            <w:pPr>
              <w:numPr>
                <w:ilvl w:val="0"/>
                <w:numId w:val="0"/>
              </w:numPr>
              <w:jc w:val="center"/>
              <w:rPr>
                <w:color w:val="000000"/>
                <w:szCs w:val="21"/>
              </w:rPr>
            </w:pPr>
            <w:r>
              <w:rPr>
                <w:color w:val="000000"/>
                <w:szCs w:val="21"/>
              </w:rPr>
              <w:t>respMsg</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22</w:t>
            </w: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清算金额</w:t>
            </w:r>
          </w:p>
        </w:tc>
        <w:tc>
          <w:tcPr>
            <w:tcW w:w="2312" w:type="dxa"/>
            <w:vAlign w:val="center"/>
          </w:tcPr>
          <w:p>
            <w:pPr>
              <w:numPr>
                <w:ilvl w:val="0"/>
                <w:numId w:val="0"/>
              </w:numPr>
              <w:jc w:val="center"/>
              <w:rPr>
                <w:color w:val="000000"/>
                <w:szCs w:val="21"/>
              </w:rPr>
            </w:pPr>
            <w:r>
              <w:rPr>
                <w:color w:val="000000"/>
                <w:szCs w:val="21"/>
              </w:rPr>
              <w:t>settleAmt</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23</w:t>
            </w: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清算币种</w:t>
            </w:r>
          </w:p>
        </w:tc>
        <w:tc>
          <w:tcPr>
            <w:tcW w:w="2312" w:type="dxa"/>
            <w:vAlign w:val="center"/>
          </w:tcPr>
          <w:p>
            <w:pPr>
              <w:numPr>
                <w:ilvl w:val="0"/>
                <w:numId w:val="0"/>
              </w:numPr>
              <w:jc w:val="center"/>
              <w:rPr>
                <w:color w:val="000000"/>
                <w:szCs w:val="21"/>
              </w:rPr>
            </w:pPr>
            <w:r>
              <w:rPr>
                <w:color w:val="000000"/>
                <w:szCs w:val="21"/>
              </w:rPr>
              <w:t>settleCurrencyCode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24</w:t>
            </w: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清算日期</w:t>
            </w:r>
          </w:p>
        </w:tc>
        <w:tc>
          <w:tcPr>
            <w:tcW w:w="2312" w:type="dxa"/>
            <w:vAlign w:val="center"/>
          </w:tcPr>
          <w:p>
            <w:pPr>
              <w:numPr>
                <w:ilvl w:val="0"/>
                <w:numId w:val="0"/>
              </w:numPr>
              <w:jc w:val="center"/>
              <w:rPr>
                <w:color w:val="000000"/>
                <w:szCs w:val="21"/>
              </w:rPr>
            </w:pPr>
            <w:r>
              <w:rPr>
                <w:color w:val="000000"/>
                <w:szCs w:val="21"/>
              </w:rPr>
              <w:t>settleDate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25</w:t>
            </w:r>
          </w:p>
        </w:tc>
        <w:tc>
          <w:tcPr>
            <w:tcW w:w="1930" w:type="dxa"/>
            <w:vAlign w:val="center"/>
          </w:tcPr>
          <w:p>
            <w:pPr>
              <w:numPr>
                <w:ilvl w:val="0"/>
                <w:numId w:val="0"/>
              </w:numPr>
              <w:jc w:val="center"/>
              <w:rPr>
                <w:rFonts w:ascii="楷体" w:hAnsi="楷体" w:cs="宋体"/>
                <w:szCs w:val="21"/>
              </w:rPr>
            </w:pPr>
            <w:r>
              <w:rPr>
                <w:rFonts w:hint="eastAsia" w:ascii="楷体" w:hAnsi="楷体"/>
                <w:szCs w:val="21"/>
              </w:rPr>
              <w:t>系统跟踪号</w:t>
            </w:r>
          </w:p>
        </w:tc>
        <w:tc>
          <w:tcPr>
            <w:tcW w:w="2312" w:type="dxa"/>
            <w:vAlign w:val="center"/>
          </w:tcPr>
          <w:p>
            <w:pPr>
              <w:numPr>
                <w:ilvl w:val="0"/>
                <w:numId w:val="0"/>
              </w:numPr>
              <w:jc w:val="center"/>
              <w:rPr>
                <w:color w:val="000000"/>
                <w:szCs w:val="21"/>
              </w:rPr>
            </w:pPr>
            <w:r>
              <w:rPr>
                <w:color w:val="000000"/>
                <w:szCs w:val="21"/>
              </w:rPr>
              <w:t>traceNo</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26</w:t>
            </w: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交易传输时间</w:t>
            </w:r>
          </w:p>
        </w:tc>
        <w:tc>
          <w:tcPr>
            <w:tcW w:w="2312" w:type="dxa"/>
            <w:vAlign w:val="center"/>
          </w:tcPr>
          <w:p>
            <w:pPr>
              <w:numPr>
                <w:ilvl w:val="0"/>
                <w:numId w:val="0"/>
              </w:numPr>
              <w:jc w:val="center"/>
              <w:rPr>
                <w:color w:val="000000"/>
                <w:szCs w:val="21"/>
              </w:rPr>
            </w:pPr>
            <w:r>
              <w:rPr>
                <w:color w:val="000000"/>
                <w:szCs w:val="21"/>
              </w:rPr>
              <w:t>traceTime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27</w:t>
            </w:r>
          </w:p>
        </w:tc>
        <w:tc>
          <w:tcPr>
            <w:tcW w:w="1930" w:type="dxa"/>
            <w:vAlign w:val="center"/>
          </w:tcPr>
          <w:p>
            <w:pPr>
              <w:numPr>
                <w:ilvl w:val="0"/>
                <w:numId w:val="0"/>
              </w:numPr>
              <w:jc w:val="center"/>
              <w:rPr>
                <w:rFonts w:ascii="楷体" w:hAnsi="楷体" w:cs="宋体"/>
                <w:szCs w:val="21"/>
              </w:rPr>
            </w:pPr>
            <w:r>
              <w:rPr>
                <w:rFonts w:hint="eastAsia" w:ascii="楷体" w:hAnsi="楷体"/>
                <w:szCs w:val="21"/>
              </w:rPr>
              <w:t>兑换日期</w:t>
            </w:r>
          </w:p>
        </w:tc>
        <w:tc>
          <w:tcPr>
            <w:tcW w:w="2312" w:type="dxa"/>
            <w:vAlign w:val="center"/>
          </w:tcPr>
          <w:p>
            <w:pPr>
              <w:numPr>
                <w:ilvl w:val="0"/>
                <w:numId w:val="0"/>
              </w:numPr>
              <w:jc w:val="center"/>
              <w:rPr>
                <w:color w:val="000000"/>
                <w:szCs w:val="21"/>
              </w:rPr>
            </w:pPr>
            <w:r>
              <w:rPr>
                <w:color w:val="000000"/>
                <w:szCs w:val="21"/>
              </w:rPr>
              <w:t>exchangeDate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28</w:t>
            </w:r>
          </w:p>
        </w:tc>
        <w:tc>
          <w:tcPr>
            <w:tcW w:w="1930" w:type="dxa"/>
            <w:vAlign w:val="center"/>
          </w:tcPr>
          <w:p>
            <w:pPr>
              <w:numPr>
                <w:ilvl w:val="0"/>
                <w:numId w:val="0"/>
              </w:numPr>
              <w:jc w:val="center"/>
              <w:rPr>
                <w:rFonts w:ascii="楷体" w:hAnsi="楷体" w:cs="宋体"/>
                <w:szCs w:val="21"/>
              </w:rPr>
            </w:pPr>
            <w:r>
              <w:rPr>
                <w:rFonts w:hint="eastAsia" w:ascii="楷体" w:hAnsi="楷体"/>
                <w:szCs w:val="21"/>
              </w:rPr>
              <w:t>汇率</w:t>
            </w:r>
          </w:p>
        </w:tc>
        <w:tc>
          <w:tcPr>
            <w:tcW w:w="2312" w:type="dxa"/>
            <w:vAlign w:val="center"/>
          </w:tcPr>
          <w:p>
            <w:pPr>
              <w:numPr>
                <w:ilvl w:val="0"/>
                <w:numId w:val="0"/>
              </w:numPr>
              <w:jc w:val="center"/>
              <w:rPr>
                <w:color w:val="000000"/>
                <w:szCs w:val="21"/>
              </w:rPr>
            </w:pPr>
            <w:r>
              <w:rPr>
                <w:color w:val="000000"/>
                <w:szCs w:val="21"/>
              </w:rPr>
              <w:t>exchangeRate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numPr>
                <w:ilvl w:val="0"/>
                <w:numId w:val="0"/>
              </w:numPr>
              <w:jc w:val="center"/>
              <w:rPr>
                <w:bCs/>
                <w:color w:val="000000"/>
                <w:sz w:val="22"/>
                <w:szCs w:val="22"/>
              </w:rPr>
            </w:pPr>
            <w:r>
              <w:rPr>
                <w:bCs/>
                <w:color w:val="000000"/>
                <w:sz w:val="22"/>
                <w:szCs w:val="22"/>
              </w:rPr>
              <w:t>2</w:t>
            </w:r>
            <w:r>
              <w:rPr>
                <w:rFonts w:hint="eastAsia"/>
                <w:bCs/>
                <w:color w:val="000000"/>
                <w:sz w:val="22"/>
                <w:szCs w:val="22"/>
              </w:rPr>
              <w:t>9</w:t>
            </w:r>
          </w:p>
        </w:tc>
        <w:tc>
          <w:tcPr>
            <w:tcW w:w="1930" w:type="dxa"/>
            <w:vAlign w:val="center"/>
          </w:tcPr>
          <w:p>
            <w:pPr>
              <w:numPr>
                <w:ilvl w:val="0"/>
                <w:numId w:val="0"/>
              </w:numPr>
              <w:jc w:val="center"/>
              <w:rPr>
                <w:rFonts w:ascii="楷体" w:hAnsi="楷体" w:cs="宋体"/>
                <w:szCs w:val="21"/>
              </w:rPr>
            </w:pPr>
            <w:r>
              <w:rPr>
                <w:rFonts w:hint="eastAsia" w:ascii="楷体" w:hAnsi="楷体"/>
                <w:szCs w:val="21"/>
              </w:rPr>
              <w:t>有卡交易信息域</w:t>
            </w:r>
          </w:p>
        </w:tc>
        <w:tc>
          <w:tcPr>
            <w:tcW w:w="2312" w:type="dxa"/>
            <w:vAlign w:val="center"/>
          </w:tcPr>
          <w:p>
            <w:pPr>
              <w:numPr>
                <w:ilvl w:val="0"/>
                <w:numId w:val="0"/>
              </w:numPr>
              <w:jc w:val="center"/>
              <w:rPr>
                <w:rFonts w:ascii="楷体" w:hAnsi="楷体" w:cs="宋体"/>
                <w:szCs w:val="21"/>
              </w:rPr>
            </w:pPr>
            <w:r>
              <w:rPr>
                <w:rFonts w:hint="eastAsia" w:ascii="楷体" w:hAnsi="楷体"/>
                <w:szCs w:val="21"/>
              </w:rPr>
              <w:t>CardTransData</w:t>
            </w:r>
          </w:p>
        </w:tc>
        <w:tc>
          <w:tcPr>
            <w:tcW w:w="1493" w:type="dxa"/>
            <w:vAlign w:val="center"/>
          </w:tcPr>
          <w:p>
            <w:pPr>
              <w:numPr>
                <w:ilvl w:val="0"/>
                <w:numId w:val="0"/>
              </w:numPr>
              <w:jc w:val="center"/>
              <w:rPr>
                <w:rFonts w:ascii="楷体" w:hAnsi="楷体" w:cs="宋体"/>
                <w:szCs w:val="21"/>
              </w:rPr>
            </w:pPr>
            <w:r>
              <w:rPr>
                <w:rFonts w:hint="eastAsia" w:ascii="楷体" w:hAnsi="楷体"/>
                <w:szCs w:val="21"/>
              </w:rPr>
              <w:t>C</w:t>
            </w:r>
          </w:p>
        </w:tc>
        <w:tc>
          <w:tcPr>
            <w:tcW w:w="3097" w:type="dxa"/>
            <w:vAlign w:val="center"/>
          </w:tcPr>
          <w:p>
            <w:pPr>
              <w:numPr>
                <w:ilvl w:val="0"/>
                <w:numId w:val="0"/>
              </w:numPr>
            </w:pPr>
            <w:r>
              <w:rPr>
                <w:rFonts w:hint="eastAsia"/>
              </w:rPr>
              <w:t>有卡交易必填，参看有卡交易信息域组合域填法</w:t>
            </w:r>
          </w:p>
          <w:p>
            <w:pPr>
              <w:numPr>
                <w:ilvl w:val="0"/>
                <w:numId w:val="0"/>
              </w:numPr>
              <w:rPr>
                <w:rFonts w:ascii="楷体" w:hAnsi="楷体" w:cs="宋体"/>
                <w:szCs w:val="21"/>
              </w:rPr>
            </w:pPr>
            <w:r>
              <w:rPr>
                <w:rFonts w:hint="eastAsia"/>
              </w:rPr>
              <w:t>（返回报文只返回子域： IC卡数据</w:t>
            </w:r>
            <w:r>
              <w:rPr>
                <w:rFonts w:hint="eastAsia"/>
              </w:rPr>
              <w:tab/>
            </w:r>
            <w:r>
              <w:rPr>
                <w:rFonts w:hint="eastAsia"/>
              </w:rPr>
              <w:t>ICCardData）</w:t>
            </w:r>
          </w:p>
        </w:tc>
      </w:tr>
    </w:tbl>
    <w:p>
      <w:pPr>
        <w:pStyle w:val="66"/>
        <w:ind w:firstLine="420"/>
      </w:pPr>
    </w:p>
    <w:p>
      <w:pPr>
        <w:pStyle w:val="69"/>
      </w:pPr>
      <w:r>
        <w:rPr>
          <w:rFonts w:hint="eastAsia"/>
        </w:rPr>
        <w:t>IC卡脱机消费通知</w:t>
      </w:r>
    </w:p>
    <w:p>
      <w:pPr>
        <w:pStyle w:val="97"/>
        <w:framePr w:h="473" w:wrap="around" w:vAnchor="margin" w:hAnchor="text" w:yAlign="top"/>
        <w:ind w:left="0"/>
        <w:jc w:val="left"/>
        <w:outlineLvl w:val="4"/>
        <w:rPr>
          <w:sz w:val="21"/>
          <w:szCs w:val="21"/>
        </w:rPr>
      </w:pPr>
      <w:r>
        <w:rPr>
          <w:rFonts w:hint="eastAsia"/>
          <w:sz w:val="21"/>
          <w:szCs w:val="21"/>
        </w:rPr>
        <w:t>请求报文</w:t>
      </w:r>
    </w:p>
    <w:p>
      <w:pPr>
        <w:pStyle w:val="66"/>
        <w:ind w:firstLine="420"/>
      </w:pPr>
      <w:r>
        <w:rPr>
          <w:rFonts w:hint="eastAsia"/>
        </w:rPr>
        <w:t>同IC卡脚本通知交易请求报文，交易类型、交易子类取值不同。</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21"/>
        <w:gridCol w:w="1952"/>
        <w:gridCol w:w="2245"/>
        <w:gridCol w:w="1581"/>
        <w:gridCol w:w="3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21" w:type="dxa"/>
            <w:shd w:val="clear" w:color="auto" w:fill="BFBFBF"/>
            <w:vAlign w:val="top"/>
          </w:tcPr>
          <w:p>
            <w:pPr>
              <w:numPr>
                <w:ilvl w:val="0"/>
                <w:numId w:val="0"/>
              </w:numPr>
              <w:jc w:val="center"/>
            </w:pPr>
            <w:r>
              <w:rPr>
                <w:rFonts w:hint="eastAsia"/>
              </w:rPr>
              <w:t>序号</w:t>
            </w:r>
          </w:p>
        </w:tc>
        <w:tc>
          <w:tcPr>
            <w:tcW w:w="1952" w:type="dxa"/>
            <w:shd w:val="clear" w:color="auto" w:fill="BFBFBF"/>
            <w:vAlign w:val="top"/>
          </w:tcPr>
          <w:p>
            <w:pPr>
              <w:numPr>
                <w:ilvl w:val="0"/>
                <w:numId w:val="0"/>
              </w:numPr>
              <w:jc w:val="center"/>
            </w:pPr>
            <w:r>
              <w:rPr>
                <w:rFonts w:hint="eastAsia"/>
              </w:rPr>
              <w:t>域名</w:t>
            </w:r>
          </w:p>
        </w:tc>
        <w:tc>
          <w:tcPr>
            <w:tcW w:w="2245" w:type="dxa"/>
            <w:shd w:val="clear" w:color="auto" w:fill="BFBFBF"/>
            <w:vAlign w:val="top"/>
          </w:tcPr>
          <w:p>
            <w:pPr>
              <w:numPr>
                <w:ilvl w:val="0"/>
                <w:numId w:val="0"/>
              </w:numPr>
              <w:jc w:val="center"/>
            </w:pPr>
            <w:r>
              <w:rPr>
                <w:rFonts w:hint="eastAsia"/>
              </w:rPr>
              <w:t>变量名</w:t>
            </w:r>
          </w:p>
        </w:tc>
        <w:tc>
          <w:tcPr>
            <w:tcW w:w="1581" w:type="dxa"/>
            <w:shd w:val="clear" w:color="auto" w:fill="BFBFBF"/>
            <w:vAlign w:val="top"/>
          </w:tcPr>
          <w:p>
            <w:pPr>
              <w:numPr>
                <w:ilvl w:val="0"/>
                <w:numId w:val="0"/>
              </w:numPr>
              <w:jc w:val="center"/>
            </w:pPr>
            <w:r>
              <w:rPr>
                <w:rFonts w:hint="eastAsia"/>
              </w:rPr>
              <w:t>出现要求</w:t>
            </w:r>
          </w:p>
        </w:tc>
        <w:tc>
          <w:tcPr>
            <w:tcW w:w="3072"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pPr>
            <w:r>
              <w:rPr>
                <w:rFonts w:hint="eastAsia"/>
              </w:rPr>
              <w:t>版本号</w:t>
            </w:r>
          </w:p>
        </w:tc>
        <w:tc>
          <w:tcPr>
            <w:tcW w:w="2245" w:type="dxa"/>
            <w:vAlign w:val="top"/>
          </w:tcPr>
          <w:p>
            <w:pPr>
              <w:numPr>
                <w:ilvl w:val="0"/>
                <w:numId w:val="0"/>
              </w:numPr>
              <w:jc w:val="center"/>
            </w:pPr>
            <w:r>
              <w:t>version</w:t>
            </w:r>
          </w:p>
        </w:tc>
        <w:tc>
          <w:tcPr>
            <w:tcW w:w="1581" w:type="dxa"/>
            <w:vAlign w:val="top"/>
          </w:tcPr>
          <w:p>
            <w:pPr>
              <w:numPr>
                <w:ilvl w:val="0"/>
                <w:numId w:val="0"/>
              </w:numPr>
              <w:jc w:val="center"/>
            </w:pPr>
            <w:r>
              <w:t>M</w:t>
            </w:r>
          </w:p>
        </w:tc>
        <w:tc>
          <w:tcPr>
            <w:tcW w:w="3072"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pPr>
            <w:r>
              <w:rPr>
                <w:rFonts w:hint="eastAsia"/>
              </w:rPr>
              <w:t>编码方式</w:t>
            </w:r>
          </w:p>
        </w:tc>
        <w:tc>
          <w:tcPr>
            <w:tcW w:w="2245" w:type="dxa"/>
            <w:vAlign w:val="top"/>
          </w:tcPr>
          <w:p>
            <w:pPr>
              <w:numPr>
                <w:ilvl w:val="0"/>
                <w:numId w:val="0"/>
              </w:numPr>
              <w:jc w:val="center"/>
            </w:pPr>
            <w:r>
              <w:t>encoding</w:t>
            </w:r>
          </w:p>
        </w:tc>
        <w:tc>
          <w:tcPr>
            <w:tcW w:w="1581" w:type="dxa"/>
            <w:vAlign w:val="top"/>
          </w:tcPr>
          <w:p>
            <w:pPr>
              <w:numPr>
                <w:ilvl w:val="0"/>
                <w:numId w:val="0"/>
              </w:numPr>
              <w:jc w:val="center"/>
            </w:pPr>
            <w:r>
              <w:rPr>
                <w:rFonts w:hint="eastAsia"/>
              </w:rPr>
              <w:t>M</w:t>
            </w:r>
          </w:p>
        </w:tc>
        <w:tc>
          <w:tcPr>
            <w:tcW w:w="3072"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pPr>
            <w:r>
              <w:rPr>
                <w:rFonts w:hint="eastAsia"/>
              </w:rPr>
              <w:t>证书</w:t>
            </w:r>
            <w:r>
              <w:t>ID</w:t>
            </w:r>
          </w:p>
        </w:tc>
        <w:tc>
          <w:tcPr>
            <w:tcW w:w="2245" w:type="dxa"/>
            <w:vAlign w:val="top"/>
          </w:tcPr>
          <w:p>
            <w:pPr>
              <w:numPr>
                <w:ilvl w:val="0"/>
                <w:numId w:val="0"/>
              </w:numPr>
              <w:jc w:val="center"/>
            </w:pPr>
            <w:r>
              <w:t>certId</w:t>
            </w:r>
          </w:p>
        </w:tc>
        <w:tc>
          <w:tcPr>
            <w:tcW w:w="1581" w:type="dxa"/>
            <w:vAlign w:val="top"/>
          </w:tcPr>
          <w:p>
            <w:pPr>
              <w:numPr>
                <w:ilvl w:val="0"/>
                <w:numId w:val="0"/>
              </w:numPr>
              <w:jc w:val="center"/>
            </w:pPr>
            <w:r>
              <w:t>M</w:t>
            </w:r>
          </w:p>
        </w:tc>
        <w:tc>
          <w:tcPr>
            <w:tcW w:w="3072"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pPr>
            <w:r>
              <w:rPr>
                <w:rFonts w:hint="eastAsia"/>
              </w:rPr>
              <w:t>签名</w:t>
            </w:r>
          </w:p>
        </w:tc>
        <w:tc>
          <w:tcPr>
            <w:tcW w:w="2245" w:type="dxa"/>
            <w:vAlign w:val="top"/>
          </w:tcPr>
          <w:p>
            <w:pPr>
              <w:numPr>
                <w:ilvl w:val="0"/>
                <w:numId w:val="0"/>
              </w:numPr>
              <w:jc w:val="center"/>
            </w:pPr>
            <w:r>
              <w:t>signature</w:t>
            </w:r>
          </w:p>
        </w:tc>
        <w:tc>
          <w:tcPr>
            <w:tcW w:w="1581" w:type="dxa"/>
            <w:vAlign w:val="top"/>
          </w:tcPr>
          <w:p>
            <w:pPr>
              <w:numPr>
                <w:ilvl w:val="0"/>
                <w:numId w:val="0"/>
              </w:numPr>
              <w:jc w:val="center"/>
            </w:pPr>
            <w:r>
              <w:t>M</w:t>
            </w:r>
          </w:p>
        </w:tc>
        <w:tc>
          <w:tcPr>
            <w:tcW w:w="3072"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pPr>
            <w:r>
              <w:rPr>
                <w:rFonts w:hint="eastAsia"/>
              </w:rPr>
              <w:t>签名方法</w:t>
            </w:r>
          </w:p>
        </w:tc>
        <w:tc>
          <w:tcPr>
            <w:tcW w:w="2245" w:type="dxa"/>
            <w:vAlign w:val="top"/>
          </w:tcPr>
          <w:p>
            <w:pPr>
              <w:numPr>
                <w:ilvl w:val="0"/>
                <w:numId w:val="0"/>
              </w:numPr>
              <w:jc w:val="center"/>
            </w:pPr>
            <w:r>
              <w:t>signMethod</w:t>
            </w:r>
          </w:p>
        </w:tc>
        <w:tc>
          <w:tcPr>
            <w:tcW w:w="1581" w:type="dxa"/>
            <w:vAlign w:val="top"/>
          </w:tcPr>
          <w:p>
            <w:pPr>
              <w:numPr>
                <w:ilvl w:val="0"/>
                <w:numId w:val="0"/>
              </w:numPr>
              <w:spacing w:line="0" w:lineRule="atLeast"/>
              <w:jc w:val="center"/>
            </w:pPr>
            <w:r>
              <w:t>M</w:t>
            </w:r>
          </w:p>
        </w:tc>
        <w:tc>
          <w:tcPr>
            <w:tcW w:w="3072" w:type="dxa"/>
            <w:vAlign w:val="top"/>
          </w:tcPr>
          <w:p>
            <w:pPr>
              <w:numPr>
                <w:ilvl w:val="0"/>
                <w:numId w:val="0"/>
              </w:numPr>
              <w:spacing w:line="0" w:lineRule="atLeast"/>
              <w:rPr>
                <w:del w:id="6625" w:author="吴潇" w:date="2014-12-18T17:24:00Z"/>
              </w:rPr>
            </w:pPr>
            <w:ins w:id="6626" w:author="吴潇" w:date="2014-12-18T17:24:00Z">
              <w:r>
                <w:rPr>
                  <w:rFonts w:hint="eastAsia"/>
                </w:rPr>
                <w:t>取值：01（表示采用RSA）</w:t>
              </w:r>
            </w:ins>
            <w:del w:id="6627" w:author="吴潇" w:date="2014-12-18T17:24:00Z">
              <w:r>
                <w:rPr/>
                <w:delText>01RSA</w:delText>
              </w:r>
            </w:del>
          </w:p>
          <w:p>
            <w:pPr>
              <w:numPr>
                <w:ilvl w:val="0"/>
                <w:numId w:val="0"/>
              </w:numPr>
              <w:spacing w:line="0" w:lineRule="atLeast"/>
            </w:pPr>
            <w:del w:id="6628" w:author="吴潇" w:date="2014-12-18T17:24:00Z">
              <w:r>
                <w:rPr/>
                <w:delText>02 MD5 (</w:delText>
              </w:r>
            </w:del>
            <w:del w:id="6629" w:author="吴潇" w:date="2014-12-18T17:24:00Z">
              <w:r>
                <w:rPr>
                  <w:rFonts w:hint="eastAsia"/>
                </w:rPr>
                <w:delText>暂不支持</w:delText>
              </w:r>
            </w:del>
            <w:del w:id="6630"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245" w:type="dxa"/>
            <w:vAlign w:val="top"/>
          </w:tcPr>
          <w:p>
            <w:pPr>
              <w:numPr>
                <w:ilvl w:val="0"/>
                <w:numId w:val="0"/>
              </w:numPr>
              <w:jc w:val="center"/>
              <w:rPr>
                <w:szCs w:val="21"/>
              </w:rPr>
            </w:pPr>
            <w:r>
              <w:rPr>
                <w:szCs w:val="21"/>
              </w:rPr>
              <w:t>txnType</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rFonts w:ascii="楷体" w:hAnsi="楷体" w:cs="宋体"/>
                <w:szCs w:val="21"/>
              </w:rPr>
            </w:pPr>
            <w:r>
              <w:rPr>
                <w:rFonts w:hint="eastAsia" w:ascii="楷体" w:hAnsi="楷体"/>
                <w:szCs w:val="21"/>
              </w:rPr>
              <w:t>取值：</w:t>
            </w:r>
            <w:r>
              <w:rPr>
                <w:szCs w:val="21"/>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9" w:hRule="atLeast"/>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245" w:type="dxa"/>
            <w:vAlign w:val="top"/>
          </w:tcPr>
          <w:p>
            <w:pPr>
              <w:numPr>
                <w:ilvl w:val="0"/>
                <w:numId w:val="0"/>
              </w:numPr>
              <w:jc w:val="center"/>
              <w:rPr>
                <w:szCs w:val="21"/>
              </w:rPr>
            </w:pPr>
            <w:r>
              <w:rPr>
                <w:szCs w:val="21"/>
              </w:rPr>
              <w:t>txnSubType</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tabs>
                <w:tab w:val="left" w:pos="360"/>
                <w:tab w:val="left" w:pos="784"/>
              </w:tabs>
              <w:outlineLvl w:val="4"/>
              <w:rPr>
                <w:rFonts w:eastAsia="黑体"/>
                <w:szCs w:val="21"/>
              </w:rPr>
              <w:pPrChange w:id="6631" w:author="吴潇" w:date="2014-12-23T09:09:00Z">
                <w:pPr>
                  <w:numPr>
                    <w:ilvl w:val="0"/>
                    <w:numId w:val="0"/>
                  </w:numPr>
                  <w:tabs>
                    <w:tab w:val="clear" w:pos="360"/>
                    <w:tab w:val="clear" w:pos="784"/>
                  </w:tabs>
                  <w:outlineLvl w:val="4"/>
                </w:pPr>
              </w:pPrChange>
            </w:pPr>
            <w:r>
              <w:rPr>
                <w:szCs w:val="21"/>
              </w:rPr>
              <w:t>04</w:t>
            </w:r>
            <w:del w:id="6632" w:author="吴潇" w:date="2014-12-23T09:09:00Z">
              <w:r>
                <w:rPr>
                  <w:szCs w:val="21"/>
                </w:rPr>
                <w:delText xml:space="preserve">: </w:delText>
              </w:r>
            </w:del>
            <w:ins w:id="6633" w:author="吴潇" w:date="2014-12-23T09:09:00Z">
              <w:r>
                <w:rPr>
                  <w:rFonts w:hint="eastAsia"/>
                  <w:szCs w:val="21"/>
                </w:rPr>
                <w:t>：</w:t>
              </w:r>
            </w:ins>
            <w:r>
              <w:rPr>
                <w:szCs w:val="21"/>
              </w:rPr>
              <w:t>IC</w:t>
            </w:r>
            <w:del w:id="6634" w:author="吴潇" w:date="2014-12-23T09:09:00Z">
              <w:r>
                <w:rPr>
                  <w:szCs w:val="21"/>
                </w:rPr>
                <w:delText xml:space="preserve"> </w:delText>
              </w:r>
            </w:del>
            <w:r>
              <w:rPr>
                <w:rFonts w:hint="eastAsia" w:ascii="楷体" w:hAnsi="楷体"/>
                <w:szCs w:val="21"/>
              </w:rPr>
              <w:t>卡脱机消费通知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245" w:type="dxa"/>
            <w:vAlign w:val="top"/>
          </w:tcPr>
          <w:p>
            <w:pPr>
              <w:numPr>
                <w:ilvl w:val="0"/>
                <w:numId w:val="0"/>
              </w:numPr>
              <w:jc w:val="center"/>
              <w:rPr>
                <w:szCs w:val="21"/>
              </w:rPr>
            </w:pPr>
            <w:r>
              <w:rPr>
                <w:szCs w:val="21"/>
              </w:rPr>
              <w:t>bizType</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rFonts w:ascii="楷体" w:hAnsi="楷体" w:cs="宋体"/>
                <w:szCs w:val="21"/>
              </w:rPr>
            </w:pPr>
            <w:ins w:id="6635" w:author="吴潇" w:date="2014-12-18T17:03: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245" w:type="dxa"/>
            <w:vAlign w:val="top"/>
          </w:tcPr>
          <w:p>
            <w:pPr>
              <w:numPr>
                <w:ilvl w:val="0"/>
                <w:numId w:val="0"/>
              </w:numPr>
              <w:jc w:val="center"/>
              <w:rPr>
                <w:szCs w:val="21"/>
              </w:rPr>
            </w:pPr>
            <w:r>
              <w:rPr>
                <w:szCs w:val="21"/>
              </w:rPr>
              <w:t>channelType</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rFonts w:ascii="楷体" w:hAnsi="楷体" w:cs="宋体"/>
                <w:szCs w:val="21"/>
              </w:rPr>
            </w:pPr>
            <w:r>
              <w:rPr>
                <w:rFonts w:hint="eastAsia" w:ascii="楷体" w:hAnsi="楷体"/>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245" w:type="dxa"/>
            <w:vAlign w:val="top"/>
          </w:tcPr>
          <w:p>
            <w:pPr>
              <w:numPr>
                <w:ilvl w:val="0"/>
                <w:numId w:val="0"/>
              </w:numPr>
              <w:jc w:val="center"/>
              <w:rPr>
                <w:szCs w:val="21"/>
              </w:rPr>
            </w:pPr>
            <w:r>
              <w:rPr>
                <w:szCs w:val="21"/>
              </w:rPr>
              <w:t>backUrl</w:t>
            </w:r>
          </w:p>
        </w:tc>
        <w:tc>
          <w:tcPr>
            <w:tcW w:w="1581" w:type="dxa"/>
            <w:vAlign w:val="top"/>
          </w:tcPr>
          <w:p>
            <w:pPr>
              <w:numPr>
                <w:ilvl w:val="0"/>
                <w:numId w:val="0"/>
              </w:numPr>
              <w:jc w:val="center"/>
              <w:rPr>
                <w:szCs w:val="21"/>
              </w:rPr>
            </w:pPr>
            <w:r>
              <w:rPr>
                <w:rFonts w:hint="eastAsia"/>
                <w:szCs w:val="21"/>
              </w:rPr>
              <w:t>M</w:t>
            </w:r>
          </w:p>
        </w:tc>
        <w:tc>
          <w:tcPr>
            <w:tcW w:w="3072"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245" w:type="dxa"/>
            <w:vAlign w:val="top"/>
          </w:tcPr>
          <w:p>
            <w:pPr>
              <w:numPr>
                <w:ilvl w:val="0"/>
                <w:numId w:val="0"/>
              </w:numPr>
              <w:jc w:val="center"/>
              <w:rPr>
                <w:szCs w:val="21"/>
              </w:rPr>
            </w:pPr>
            <w:r>
              <w:rPr>
                <w:szCs w:val="21"/>
              </w:rPr>
              <w:t>accessType</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0</w:t>
            </w:r>
            <w:r>
              <w:rPr>
                <w:rFonts w:hint="eastAsia"/>
                <w:szCs w:val="21"/>
              </w:rPr>
              <w:t>：普通商户直连接入</w:t>
            </w:r>
          </w:p>
          <w:p>
            <w:pPr>
              <w:numPr>
                <w:ilvl w:val="0"/>
                <w:numId w:val="0"/>
              </w:numPr>
              <w:rPr>
                <w:szCs w:val="21"/>
              </w:rPr>
            </w:pP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245" w:type="dxa"/>
            <w:vAlign w:val="top"/>
          </w:tcPr>
          <w:p>
            <w:pPr>
              <w:numPr>
                <w:ilvl w:val="0"/>
                <w:numId w:val="0"/>
              </w:numPr>
              <w:jc w:val="center"/>
              <w:rPr>
                <w:szCs w:val="21"/>
              </w:rPr>
            </w:pPr>
            <w:r>
              <w:rPr>
                <w:szCs w:val="21"/>
              </w:rPr>
              <w:t>merId</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245" w:type="dxa"/>
            <w:vAlign w:val="top"/>
          </w:tcPr>
          <w:p>
            <w:pPr>
              <w:numPr>
                <w:ilvl w:val="0"/>
                <w:numId w:val="0"/>
              </w:numPr>
              <w:jc w:val="center"/>
              <w:rPr>
                <w:szCs w:val="21"/>
              </w:rPr>
            </w:pPr>
            <w:r>
              <w:rPr>
                <w:szCs w:val="21"/>
              </w:rPr>
              <w:t>subMerId</w:t>
            </w:r>
          </w:p>
        </w:tc>
        <w:tc>
          <w:tcPr>
            <w:tcW w:w="1581" w:type="dxa"/>
            <w:vAlign w:val="top"/>
          </w:tcPr>
          <w:p>
            <w:pPr>
              <w:numPr>
                <w:ilvl w:val="0"/>
                <w:numId w:val="0"/>
              </w:numPr>
              <w:jc w:val="center"/>
              <w:rPr>
                <w:szCs w:val="21"/>
              </w:rPr>
            </w:pPr>
            <w:r>
              <w:rPr>
                <w:szCs w:val="21"/>
              </w:rPr>
              <w:t>C</w:t>
            </w:r>
          </w:p>
        </w:tc>
        <w:tc>
          <w:tcPr>
            <w:tcW w:w="3072"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245" w:type="dxa"/>
            <w:vAlign w:val="top"/>
          </w:tcPr>
          <w:p>
            <w:pPr>
              <w:numPr>
                <w:ilvl w:val="0"/>
                <w:numId w:val="0"/>
              </w:numPr>
              <w:jc w:val="center"/>
              <w:rPr>
                <w:szCs w:val="21"/>
              </w:rPr>
            </w:pPr>
            <w:r>
              <w:rPr>
                <w:szCs w:val="21"/>
              </w:rPr>
              <w:t>subMerName</w:t>
            </w:r>
          </w:p>
        </w:tc>
        <w:tc>
          <w:tcPr>
            <w:tcW w:w="1581" w:type="dxa"/>
            <w:vAlign w:val="top"/>
          </w:tcPr>
          <w:p>
            <w:pPr>
              <w:numPr>
                <w:ilvl w:val="0"/>
                <w:numId w:val="0"/>
              </w:numPr>
              <w:jc w:val="center"/>
              <w:rPr>
                <w:szCs w:val="21"/>
              </w:rPr>
            </w:pPr>
            <w:r>
              <w:rPr>
                <w:szCs w:val="21"/>
              </w:rPr>
              <w:t>C</w:t>
            </w:r>
          </w:p>
        </w:tc>
        <w:tc>
          <w:tcPr>
            <w:tcW w:w="3072"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245" w:type="dxa"/>
            <w:vAlign w:val="top"/>
          </w:tcPr>
          <w:p>
            <w:pPr>
              <w:numPr>
                <w:ilvl w:val="0"/>
                <w:numId w:val="0"/>
              </w:numPr>
              <w:jc w:val="center"/>
              <w:rPr>
                <w:szCs w:val="21"/>
              </w:rPr>
            </w:pPr>
            <w:r>
              <w:rPr>
                <w:szCs w:val="21"/>
              </w:rPr>
              <w:t>subMerAbbr</w:t>
            </w:r>
          </w:p>
        </w:tc>
        <w:tc>
          <w:tcPr>
            <w:tcW w:w="1581" w:type="dxa"/>
            <w:vAlign w:val="top"/>
          </w:tcPr>
          <w:p>
            <w:pPr>
              <w:numPr>
                <w:ilvl w:val="0"/>
                <w:numId w:val="0"/>
              </w:numPr>
              <w:jc w:val="center"/>
              <w:rPr>
                <w:szCs w:val="21"/>
              </w:rPr>
            </w:pPr>
            <w:r>
              <w:rPr>
                <w:szCs w:val="21"/>
              </w:rPr>
              <w:t>C</w:t>
            </w:r>
          </w:p>
        </w:tc>
        <w:tc>
          <w:tcPr>
            <w:tcW w:w="3072"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75" w:hRule="atLeast"/>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245" w:type="dxa"/>
            <w:vAlign w:val="top"/>
          </w:tcPr>
          <w:p>
            <w:pPr>
              <w:numPr>
                <w:ilvl w:val="0"/>
                <w:numId w:val="0"/>
              </w:numPr>
              <w:jc w:val="center"/>
              <w:rPr>
                <w:szCs w:val="21"/>
              </w:rPr>
            </w:pPr>
            <w:r>
              <w:rPr>
                <w:szCs w:val="21"/>
              </w:rPr>
              <w:t>orderId</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79" w:hRule="atLeast"/>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245" w:type="dxa"/>
            <w:vAlign w:val="top"/>
          </w:tcPr>
          <w:p>
            <w:pPr>
              <w:numPr>
                <w:ilvl w:val="0"/>
                <w:numId w:val="0"/>
              </w:numPr>
              <w:jc w:val="center"/>
              <w:rPr>
                <w:szCs w:val="21"/>
              </w:rPr>
            </w:pPr>
            <w:r>
              <w:rPr>
                <w:szCs w:val="21"/>
              </w:rPr>
              <w:t>txnTime</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263" w:hRule="atLeast"/>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帐号类型</w:t>
            </w:r>
          </w:p>
        </w:tc>
        <w:tc>
          <w:tcPr>
            <w:tcW w:w="2245" w:type="dxa"/>
            <w:vAlign w:val="top"/>
          </w:tcPr>
          <w:p>
            <w:pPr>
              <w:numPr>
                <w:ilvl w:val="0"/>
                <w:numId w:val="0"/>
              </w:numPr>
              <w:jc w:val="center"/>
              <w:rPr>
                <w:szCs w:val="21"/>
              </w:rPr>
            </w:pPr>
            <w:r>
              <w:rPr>
                <w:szCs w:val="21"/>
              </w:rPr>
              <w:t>accType</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1、</w:t>
            </w:r>
            <w:r>
              <w:rPr>
                <w:sz w:val="14"/>
                <w:szCs w:val="14"/>
              </w:rPr>
              <w:t xml:space="preserve">  </w:t>
            </w:r>
            <w:r>
              <w:rPr>
                <w:rFonts w:hint="eastAsia" w:ascii="楷体" w:hAnsi="楷体"/>
                <w:szCs w:val="21"/>
              </w:rPr>
              <w:t>后台类消费交易时上送；</w:t>
            </w:r>
          </w:p>
          <w:p>
            <w:pPr>
              <w:numPr>
                <w:ilvl w:val="0"/>
                <w:numId w:val="0"/>
              </w:numPr>
              <w:rPr>
                <w:szCs w:val="21"/>
              </w:rPr>
            </w:pPr>
            <w:r>
              <w:rPr>
                <w:szCs w:val="21"/>
              </w:rPr>
              <w:t>2、</w:t>
            </w:r>
            <w:r>
              <w:rPr>
                <w:sz w:val="14"/>
                <w:szCs w:val="14"/>
              </w:rPr>
              <w:t xml:space="preserve">  </w:t>
            </w:r>
            <w:r>
              <w:rPr>
                <w:rFonts w:hint="eastAsia" w:ascii="楷体" w:hAnsi="楷体"/>
                <w:szCs w:val="21"/>
              </w:rPr>
              <w:t>跨行收单且收单机构收集银行卡信息时上送</w:t>
            </w:r>
          </w:p>
          <w:p>
            <w:pPr>
              <w:numPr>
                <w:ilvl w:val="0"/>
                <w:numId w:val="0"/>
              </w:numPr>
              <w:rPr>
                <w:szCs w:val="21"/>
              </w:rPr>
            </w:pPr>
            <w:r>
              <w:rPr>
                <w:szCs w:val="21"/>
              </w:rPr>
              <w:t>3、</w:t>
            </w:r>
            <w:r>
              <w:rPr>
                <w:sz w:val="14"/>
                <w:szCs w:val="14"/>
              </w:rPr>
              <w:t xml:space="preserve">  </w:t>
            </w:r>
            <w:r>
              <w:rPr>
                <w:szCs w:val="21"/>
              </w:rPr>
              <w:t>IC</w:t>
            </w:r>
            <w:r>
              <w:rPr>
                <w:rFonts w:hint="eastAsia" w:ascii="楷体" w:hAnsi="楷体"/>
                <w:szCs w:val="21"/>
              </w:rPr>
              <w:t>卡交易填写“</w:t>
            </w:r>
            <w:r>
              <w:rPr>
                <w:szCs w:val="21"/>
              </w:rPr>
              <w:t>03</w:t>
            </w:r>
            <w:r>
              <w:rPr>
                <w:rFonts w:hint="eastAsia" w:ascii="楷体" w:hAnsi="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76" w:hRule="atLeast"/>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帐号</w:t>
            </w:r>
          </w:p>
        </w:tc>
        <w:tc>
          <w:tcPr>
            <w:tcW w:w="2245" w:type="dxa"/>
            <w:vAlign w:val="top"/>
          </w:tcPr>
          <w:p>
            <w:pPr>
              <w:numPr>
                <w:ilvl w:val="0"/>
                <w:numId w:val="0"/>
              </w:numPr>
              <w:jc w:val="center"/>
              <w:rPr>
                <w:szCs w:val="21"/>
              </w:rPr>
            </w:pPr>
            <w:r>
              <w:rPr>
                <w:szCs w:val="21"/>
              </w:rPr>
              <w:t>accNo</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1、</w:t>
            </w:r>
            <w:r>
              <w:rPr>
                <w:sz w:val="14"/>
                <w:szCs w:val="14"/>
              </w:rPr>
              <w:t xml:space="preserve">  </w:t>
            </w:r>
            <w:r>
              <w:rPr>
                <w:rFonts w:hint="eastAsia" w:ascii="楷体" w:hAnsi="楷体"/>
                <w:szCs w:val="21"/>
              </w:rPr>
              <w:t>后台类消费交易时上送全卡号或卡号后</w:t>
            </w:r>
            <w:r>
              <w:rPr>
                <w:szCs w:val="21"/>
              </w:rPr>
              <w:t>4</w:t>
            </w:r>
            <w:r>
              <w:rPr>
                <w:rFonts w:hint="eastAsia" w:ascii="楷体" w:hAnsi="楷体"/>
                <w:szCs w:val="21"/>
              </w:rPr>
              <w:t>位</w:t>
            </w:r>
          </w:p>
          <w:p>
            <w:pPr>
              <w:numPr>
                <w:ilvl w:val="0"/>
                <w:numId w:val="0"/>
              </w:numPr>
              <w:rPr>
                <w:szCs w:val="21"/>
              </w:rPr>
            </w:pPr>
            <w:r>
              <w:rPr>
                <w:szCs w:val="21"/>
              </w:rPr>
              <w:t>2、</w:t>
            </w:r>
            <w:r>
              <w:rPr>
                <w:sz w:val="14"/>
                <w:szCs w:val="14"/>
              </w:rPr>
              <w:t xml:space="preserve">  </w:t>
            </w:r>
            <w:r>
              <w:rPr>
                <w:rFonts w:hint="eastAsia" w:ascii="楷体" w:hAnsi="楷体"/>
                <w:szCs w:val="21"/>
              </w:rPr>
              <w:t>跨行收单且收单机构收集银行卡信息时上送</w:t>
            </w:r>
          </w:p>
          <w:p>
            <w:pPr>
              <w:numPr>
                <w:ilvl w:val="0"/>
                <w:numId w:val="0"/>
              </w:numPr>
              <w:rPr>
                <w:szCs w:val="21"/>
              </w:rPr>
            </w:pPr>
            <w:r>
              <w:rPr>
                <w:szCs w:val="21"/>
              </w:rPr>
              <w:t>3、</w:t>
            </w:r>
            <w:r>
              <w:rPr>
                <w:sz w:val="14"/>
                <w:szCs w:val="14"/>
              </w:rPr>
              <w:t xml:space="preserve">  </w:t>
            </w:r>
            <w:r>
              <w:rPr>
                <w:rFonts w:hint="eastAsia" w:ascii="楷体" w:hAnsi="楷体"/>
                <w:szCs w:val="21"/>
              </w:rPr>
              <w:t>前台类交易可通过配置后返回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245" w:type="dxa"/>
            <w:vAlign w:val="top"/>
          </w:tcPr>
          <w:p>
            <w:pPr>
              <w:numPr>
                <w:ilvl w:val="0"/>
                <w:numId w:val="0"/>
              </w:numPr>
              <w:jc w:val="center"/>
              <w:rPr>
                <w:szCs w:val="21"/>
              </w:rPr>
            </w:pPr>
            <w:r>
              <w:rPr>
                <w:szCs w:val="21"/>
              </w:rPr>
              <w:t>txnAmt</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交易币种</w:t>
            </w:r>
          </w:p>
        </w:tc>
        <w:tc>
          <w:tcPr>
            <w:tcW w:w="2245" w:type="dxa"/>
            <w:vAlign w:val="top"/>
          </w:tcPr>
          <w:p>
            <w:pPr>
              <w:numPr>
                <w:ilvl w:val="0"/>
                <w:numId w:val="0"/>
              </w:numPr>
              <w:jc w:val="center"/>
              <w:rPr>
                <w:szCs w:val="21"/>
              </w:rPr>
            </w:pPr>
            <w:r>
              <w:rPr>
                <w:szCs w:val="21"/>
              </w:rPr>
              <w:t>currencyCode</w:t>
            </w:r>
          </w:p>
        </w:tc>
        <w:tc>
          <w:tcPr>
            <w:tcW w:w="1581" w:type="dxa"/>
            <w:vAlign w:val="top"/>
          </w:tcPr>
          <w:p>
            <w:pPr>
              <w:numPr>
                <w:ilvl w:val="0"/>
                <w:numId w:val="0"/>
              </w:numPr>
              <w:jc w:val="center"/>
              <w:rPr>
                <w:szCs w:val="21"/>
              </w:rPr>
            </w:pPr>
            <w:r>
              <w:rPr>
                <w:rFonts w:hint="eastAsia"/>
                <w:szCs w:val="21"/>
              </w:rPr>
              <w:t>M</w:t>
            </w:r>
          </w:p>
        </w:tc>
        <w:tc>
          <w:tcPr>
            <w:tcW w:w="3072" w:type="dxa"/>
            <w:vAlign w:val="top"/>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616" w:hRule="atLeast"/>
          <w:jc w:val="center"/>
        </w:trPr>
        <w:tc>
          <w:tcPr>
            <w:tcW w:w="721" w:type="dxa"/>
            <w:vAlign w:val="top"/>
          </w:tcPr>
          <w:p>
            <w:pPr>
              <w:pStyle w:val="120"/>
              <w:numPr>
                <w:ilvl w:val="0"/>
                <w:numId w:val="66"/>
              </w:numPr>
              <w:tabs>
                <w:tab w:val="left" w:pos="360"/>
              </w:tabs>
              <w:ind w:firstLineChars="0"/>
              <w:jc w:val="center"/>
              <w:rPr>
                <w:bCs/>
                <w:sz w:val="22"/>
              </w:rPr>
            </w:pPr>
          </w:p>
        </w:tc>
        <w:tc>
          <w:tcPr>
            <w:tcW w:w="1952" w:type="dxa"/>
            <w:vAlign w:val="top"/>
          </w:tcPr>
          <w:p>
            <w:pPr>
              <w:numPr>
                <w:ilvl w:val="0"/>
                <w:numId w:val="0"/>
              </w:numPr>
              <w:jc w:val="center"/>
              <w:rPr>
                <w:rFonts w:ascii="楷体" w:hAnsi="楷体" w:cs="宋体"/>
                <w:szCs w:val="21"/>
              </w:rPr>
            </w:pPr>
            <w:r>
              <w:rPr>
                <w:rFonts w:hint="eastAsia" w:ascii="楷体" w:hAnsi="楷体"/>
                <w:szCs w:val="21"/>
              </w:rPr>
              <w:t>银行卡验证信息及身份信息</w:t>
            </w:r>
          </w:p>
        </w:tc>
        <w:tc>
          <w:tcPr>
            <w:tcW w:w="2245" w:type="dxa"/>
            <w:vAlign w:val="top"/>
          </w:tcPr>
          <w:p>
            <w:pPr>
              <w:numPr>
                <w:ilvl w:val="0"/>
                <w:numId w:val="0"/>
              </w:numPr>
              <w:jc w:val="center"/>
              <w:rPr>
                <w:szCs w:val="21"/>
              </w:rPr>
            </w:pPr>
            <w:r>
              <w:rPr>
                <w:szCs w:val="21"/>
              </w:rPr>
              <w:t>customerInfo</w:t>
            </w:r>
          </w:p>
        </w:tc>
        <w:tc>
          <w:tcPr>
            <w:tcW w:w="1581" w:type="dxa"/>
            <w:vAlign w:val="top"/>
          </w:tcPr>
          <w:p>
            <w:pPr>
              <w:numPr>
                <w:ilvl w:val="0"/>
                <w:numId w:val="0"/>
              </w:numPr>
              <w:jc w:val="center"/>
              <w:rPr>
                <w:szCs w:val="21"/>
              </w:rPr>
            </w:pPr>
            <w:r>
              <w:rPr>
                <w:szCs w:val="21"/>
              </w:rPr>
              <w:t>M</w:t>
            </w:r>
          </w:p>
        </w:tc>
        <w:tc>
          <w:tcPr>
            <w:tcW w:w="3072" w:type="dxa"/>
            <w:vAlign w:val="top"/>
          </w:tcPr>
          <w:p>
            <w:pPr>
              <w:numPr>
                <w:ilvl w:val="0"/>
                <w:numId w:val="0"/>
              </w:numPr>
              <w:rPr>
                <w:szCs w:val="21"/>
              </w:rPr>
            </w:pPr>
            <w:r>
              <w:rPr>
                <w:szCs w:val="21"/>
              </w:rPr>
              <w:t>1</w:t>
            </w:r>
            <w:r>
              <w:rPr>
                <w:rFonts w:hint="eastAsia" w:ascii="楷体" w:hAnsi="楷体"/>
                <w:szCs w:val="21"/>
              </w:rPr>
              <w:t>、后台类消费交易时上送</w:t>
            </w:r>
          </w:p>
          <w:p>
            <w:pPr>
              <w:numPr>
                <w:ilvl w:val="0"/>
                <w:numId w:val="0"/>
              </w:numPr>
              <w:rPr>
                <w:szCs w:val="21"/>
              </w:rPr>
            </w:pPr>
            <w:r>
              <w:rPr>
                <w:szCs w:val="21"/>
              </w:rPr>
              <w:t>2</w:t>
            </w:r>
            <w:r>
              <w:rPr>
                <w:rFonts w:hint="eastAsia" w:ascii="楷体" w:hAnsi="楷体"/>
                <w:szCs w:val="21"/>
              </w:rPr>
              <w:t>、跨行收单且收单机构收集银行卡信息时上送</w:t>
            </w:r>
          </w:p>
          <w:p>
            <w:pPr>
              <w:numPr>
                <w:ilvl w:val="0"/>
                <w:numId w:val="0"/>
              </w:numPr>
              <w:rPr>
                <w:szCs w:val="21"/>
              </w:rPr>
            </w:pPr>
            <w:r>
              <w:rPr>
                <w:szCs w:val="21"/>
              </w:rPr>
              <w:t>3</w:t>
            </w:r>
            <w:r>
              <w:rPr>
                <w:rFonts w:hint="eastAsia" w:ascii="楷体" w:hAnsi="楷体"/>
                <w:szCs w:val="21"/>
              </w:rPr>
              <w:t>、认证支付</w:t>
            </w:r>
            <w:r>
              <w:rPr>
                <w:szCs w:val="21"/>
              </w:rPr>
              <w:t>2.0</w:t>
            </w:r>
            <w:r>
              <w:rPr>
                <w:rFonts w:hint="eastAsia" w:ascii="楷体" w:hAnsi="楷体"/>
                <w:szCs w:val="21"/>
              </w:rPr>
              <w:t>，后台交易时可选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65"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终端号</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termId</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O</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08"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请求方保留域</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reqReserved</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O</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rFonts w:ascii="楷体" w:hAnsi="楷体" w:cs="宋体"/>
                <w:szCs w:val="21"/>
              </w:rPr>
            </w:pPr>
            <w:r>
              <w:rPr>
                <w:rFonts w:hint="eastAsia" w:ascii="楷体" w:hAnsi="楷体"/>
                <w:szCs w:val="21"/>
              </w:rPr>
              <w:t>交易商户自定义保留域，交易应答时会原样返回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92"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保留域</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reserved</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O</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rFonts w:ascii="宋体" w:hAnsi="宋体" w:cs="宋体"/>
                <w:szCs w:val="21"/>
              </w:rPr>
            </w:pPr>
            <w:del w:id="6636" w:author="吴潇" w:date="2014-12-19T15:31:00Z">
              <w:r>
                <w:rPr>
                  <w:rFonts w:hint="eastAsia"/>
                  <w:szCs w:val="21"/>
                </w:rPr>
                <w:delText>格式如下：</w:delText>
              </w:r>
            </w:del>
            <w:del w:id="6637" w:author="吴潇" w:date="2014-12-19T15:31:00Z">
              <w:r>
                <w:rPr>
                  <w:szCs w:val="21"/>
                </w:rPr>
                <w:delText>{</w:delText>
              </w:r>
            </w:del>
            <w:del w:id="6638" w:author="吴潇" w:date="2014-12-19T15:31:00Z">
              <w:r>
                <w:rPr>
                  <w:rFonts w:hint="eastAsia"/>
                  <w:szCs w:val="21"/>
                </w:rPr>
                <w:delText>子域名</w:delText>
              </w:r>
            </w:del>
            <w:del w:id="6639" w:author="吴潇" w:date="2014-12-19T15:31:00Z">
              <w:r>
                <w:rPr>
                  <w:szCs w:val="21"/>
                </w:rPr>
                <w:delText>1=</w:delText>
              </w:r>
            </w:del>
            <w:del w:id="6640" w:author="吴潇" w:date="2014-12-19T15:31:00Z">
              <w:r>
                <w:rPr>
                  <w:rFonts w:hint="eastAsia"/>
                  <w:szCs w:val="21"/>
                </w:rPr>
                <w:delText>值</w:delText>
              </w:r>
            </w:del>
            <w:del w:id="6641" w:author="吴潇" w:date="2014-12-19T15:31:00Z">
              <w:r>
                <w:rPr>
                  <w:szCs w:val="21"/>
                </w:rPr>
                <w:delText>&amp;</w:delText>
              </w:r>
            </w:del>
            <w:del w:id="6642" w:author="吴潇" w:date="2014-12-19T15:31:00Z">
              <w:r>
                <w:rPr>
                  <w:rFonts w:hint="eastAsia"/>
                  <w:szCs w:val="21"/>
                </w:rPr>
                <w:delText>子域名</w:delText>
              </w:r>
            </w:del>
            <w:del w:id="6643" w:author="吴潇" w:date="2014-12-19T15:31:00Z">
              <w:r>
                <w:rPr>
                  <w:szCs w:val="21"/>
                </w:rPr>
                <w:delText>2=</w:delText>
              </w:r>
            </w:del>
            <w:del w:id="6644" w:author="吴潇" w:date="2014-12-19T15:31:00Z">
              <w:r>
                <w:rPr>
                  <w:rFonts w:hint="eastAsia"/>
                  <w:szCs w:val="21"/>
                </w:rPr>
                <w:delText>值</w:delText>
              </w:r>
            </w:del>
            <w:del w:id="6645" w:author="吴潇" w:date="2014-12-19T15:31:00Z">
              <w:r>
                <w:rPr>
                  <w:szCs w:val="21"/>
                </w:rPr>
                <w:delText>&amp;</w:delText>
              </w:r>
            </w:del>
            <w:del w:id="6646" w:author="吴潇" w:date="2014-12-19T15:31:00Z">
              <w:r>
                <w:rPr>
                  <w:rFonts w:hint="eastAsia"/>
                  <w:szCs w:val="21"/>
                </w:rPr>
                <w:delText>子域名</w:delText>
              </w:r>
            </w:del>
            <w:del w:id="6647" w:author="吴潇" w:date="2014-12-19T15:31:00Z">
              <w:r>
                <w:rPr>
                  <w:szCs w:val="21"/>
                </w:rPr>
                <w:delText>3=</w:delText>
              </w:r>
            </w:del>
            <w:del w:id="6648" w:author="吴潇" w:date="2014-12-19T15:31:00Z">
              <w:r>
                <w:rPr>
                  <w:rFonts w:hint="eastAsia"/>
                  <w:szCs w:val="21"/>
                </w:rPr>
                <w:delText>值</w:delText>
              </w:r>
            </w:del>
            <w:del w:id="6649" w:author="吴潇" w:date="2014-12-19T15:31:00Z">
              <w:r>
                <w:rPr>
                  <w:szCs w:val="21"/>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08"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szCs w:val="21"/>
              </w:rPr>
            </w:pPr>
            <w:r>
              <w:rPr>
                <w:rFonts w:hint="eastAsia" w:ascii="楷体" w:hAnsi="楷体"/>
                <w:szCs w:val="21"/>
              </w:rPr>
              <w:t>风险信息域</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t>riskRateInfo</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O</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szCs w:val="21"/>
              </w:rPr>
            </w:pPr>
            <w:r>
              <w:rPr>
                <w:rFonts w:hint="eastAsia"/>
                <w:szCs w:val="21"/>
              </w:rPr>
              <w:t>格式如下：</w:t>
            </w:r>
            <w:r>
              <w:rPr>
                <w:szCs w:val="21"/>
              </w:rPr>
              <w:t>{</w:t>
            </w:r>
            <w:r>
              <w:rPr>
                <w:rFonts w:hint="eastAsia"/>
                <w:szCs w:val="21"/>
              </w:rPr>
              <w:t>子域名</w:t>
            </w:r>
            <w:r>
              <w:rPr>
                <w:szCs w:val="21"/>
              </w:rPr>
              <w:t>1=</w:t>
            </w:r>
            <w:r>
              <w:rPr>
                <w:rFonts w:hint="eastAsia"/>
                <w:szCs w:val="21"/>
              </w:rPr>
              <w:t>值</w:t>
            </w:r>
            <w:r>
              <w:rPr>
                <w:szCs w:val="21"/>
              </w:rPr>
              <w:t>&amp;</w:t>
            </w:r>
            <w:r>
              <w:rPr>
                <w:rFonts w:hint="eastAsia"/>
                <w:szCs w:val="21"/>
              </w:rPr>
              <w:t>子域名</w:t>
            </w:r>
            <w:r>
              <w:rPr>
                <w:szCs w:val="21"/>
              </w:rPr>
              <w:t>2=</w:t>
            </w:r>
            <w:r>
              <w:rPr>
                <w:rFonts w:hint="eastAsia"/>
                <w:szCs w:val="21"/>
              </w:rPr>
              <w:t>值</w:t>
            </w:r>
            <w:r>
              <w:rPr>
                <w:szCs w:val="21"/>
              </w:rPr>
              <w:t>&amp;</w:t>
            </w:r>
            <w:r>
              <w:rPr>
                <w:rFonts w:hint="eastAsia"/>
                <w:szCs w:val="21"/>
              </w:rPr>
              <w:t>子域名</w:t>
            </w:r>
            <w:r>
              <w:rPr>
                <w:szCs w:val="21"/>
              </w:rPr>
              <w:t>3=</w:t>
            </w:r>
            <w:r>
              <w:rPr>
                <w:rFonts w:hint="eastAsia"/>
                <w:szCs w:val="21"/>
              </w:rPr>
              <w:t>值</w:t>
            </w:r>
            <w:r>
              <w:rPr>
                <w:szCs w:val="21"/>
              </w:rPr>
              <w:t>}</w:t>
            </w:r>
            <w:r>
              <w:rPr>
                <w:rFonts w:hint="eastAsia"/>
                <w:bCs/>
                <w:szCs w:val="21"/>
              </w:rPr>
              <w:t>商户端用户</w:t>
            </w:r>
            <w:r>
              <w:rPr>
                <w:bCs/>
                <w:szCs w:val="21"/>
              </w:rPr>
              <w:t>ID merUserId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3"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发送机构代码</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sndInsCode</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O</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szCs w:val="21"/>
              </w:rPr>
            </w:pPr>
            <w:r>
              <w:rPr>
                <w:rFonts w:hint="eastAsia"/>
                <w:szCs w:val="21"/>
              </w:rPr>
              <w:t>清算</w:t>
            </w:r>
          </w:p>
          <w:p>
            <w:pPr>
              <w:numPr>
                <w:ilvl w:val="0"/>
                <w:numId w:val="0"/>
              </w:numPr>
              <w:rPr>
                <w:szCs w:val="21"/>
              </w:rPr>
            </w:pPr>
            <w:r>
              <w:rPr>
                <w:rFonts w:hint="eastAsia"/>
                <w:szCs w:val="21"/>
              </w:rPr>
              <w:t>特殊计费使用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26"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加密证书</w:t>
            </w:r>
            <w:r>
              <w:rPr>
                <w:szCs w:val="21"/>
              </w:rPr>
              <w:t>ID</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encryptCertId</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C</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rFonts w:ascii="楷体" w:hAnsi="楷体" w:cs="宋体"/>
                <w:szCs w:val="21"/>
              </w:rPr>
            </w:pPr>
            <w:r>
              <w:rPr>
                <w:rFonts w:hint="eastAsia" w:ascii="楷体" w:hAnsi="楷体"/>
                <w:szCs w:val="21"/>
              </w:rPr>
              <w:t>当使用银联公钥加密密码等信息时，需上送加密证书的</w:t>
            </w:r>
            <w:r>
              <w:rPr>
                <w:szCs w:val="21"/>
              </w:rPr>
              <w:t>CertID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447"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终端信息域</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userMac</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O</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outlineLvl w:val="4"/>
              <w:rPr>
                <w:rFonts w:ascii="Times New Roman" w:hAnsi="Times New Roman" w:eastAsia="宋体" w:cs="Times New Roman"/>
                <w:szCs w:val="21"/>
                <w:rPrChange w:id="6650" w:author="吴潇" w:date="2014-12-23T09:09:00Z">
                  <w:rPr>
                    <w:rFonts w:ascii="楷体" w:hAnsi="楷体" w:eastAsia="黑体" w:cs="宋体"/>
                    <w:szCs w:val="21"/>
                  </w:rPr>
                </w:rPrChange>
              </w:rPr>
            </w:pPr>
            <w:r>
              <w:rPr>
                <w:rFonts w:hint="eastAsia" w:ascii="Times New Roman" w:hAnsi="Times New Roman"/>
                <w:szCs w:val="21"/>
                <w:rPrChange w:id="6651" w:author="吴潇" w:date="2014-12-23T09:09:00Z">
                  <w:rPr>
                    <w:rFonts w:hint="eastAsia" w:ascii="楷体" w:hAnsi="楷体"/>
                    <w:szCs w:val="21"/>
                  </w:rPr>
                </w:rPrChange>
              </w:rPr>
              <w:t>移动支付业务需要上送</w:t>
            </w:r>
            <w:r>
              <w:rPr>
                <w:rFonts w:ascii="Times New Roman" w:hAnsi="Times New Roman"/>
                <w:szCs w:val="21"/>
                <w:rPrChange w:id="6652" w:author="吴潇" w:date="2014-12-23T09:09:00Z">
                  <w:rPr>
                    <w:rFonts w:ascii="楷体" w:hAnsi="楷体"/>
                    <w:szCs w:val="21"/>
                  </w:rPr>
                </w:rPrChange>
              </w:rPr>
              <w:t xml:space="preserve"> IC</w:t>
            </w:r>
            <w:r>
              <w:rPr>
                <w:rFonts w:hint="eastAsia" w:ascii="Times New Roman" w:hAnsi="Times New Roman"/>
                <w:szCs w:val="21"/>
                <w:rPrChange w:id="6653" w:author="吴潇" w:date="2014-12-23T09:09:00Z">
                  <w:rPr>
                    <w:rFonts w:hint="eastAsia" w:ascii="楷体" w:hAnsi="楷体"/>
                    <w:szCs w:val="21"/>
                  </w:rPr>
                </w:rPrChange>
              </w:rPr>
              <w:t>卡读取设备终端号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6"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原始交易流水号</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origQryId</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szCs w:val="21"/>
              </w:rPr>
            </w:pPr>
            <w:r>
              <w:rPr>
                <w:szCs w:val="21"/>
              </w:rPr>
              <w:t>M</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rFonts w:ascii="楷体" w:hAnsi="楷体" w:cs="宋体"/>
                <w:szCs w:val="21"/>
              </w:rPr>
            </w:pPr>
            <w:r>
              <w:rPr>
                <w:rFonts w:hint="eastAsia" w:ascii="楷体" w:hAnsi="楷体"/>
                <w:szCs w:val="21"/>
              </w:rPr>
              <w:t>原始交易的</w:t>
            </w:r>
            <w:r>
              <w:rPr>
                <w:szCs w:val="21"/>
              </w:rPr>
              <w:t>queryId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47" w:hRule="atLeast"/>
          <w:jc w:val="center"/>
        </w:trPr>
        <w:tc>
          <w:tcPr>
            <w:tcW w:w="721" w:type="dxa"/>
            <w:tcBorders>
              <w:top w:val="single" w:color="auto" w:sz="4" w:space="0"/>
              <w:left w:val="single" w:color="auto" w:sz="4" w:space="0"/>
              <w:bottom w:val="single" w:color="auto" w:sz="4" w:space="0"/>
              <w:right w:val="single" w:color="auto" w:sz="4" w:space="0"/>
            </w:tcBorders>
            <w:vAlign w:val="top"/>
          </w:tcPr>
          <w:p>
            <w:pPr>
              <w:pStyle w:val="120"/>
              <w:numPr>
                <w:ilvl w:val="0"/>
                <w:numId w:val="66"/>
              </w:numPr>
              <w:tabs>
                <w:tab w:val="left" w:pos="360"/>
              </w:tabs>
              <w:ind w:firstLineChars="0"/>
              <w:jc w:val="center"/>
              <w:rPr>
                <w:bCs/>
                <w:sz w:val="22"/>
              </w:rPr>
            </w:pPr>
          </w:p>
        </w:tc>
        <w:tc>
          <w:tcPr>
            <w:tcW w:w="1952"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有卡交易信息域</w:t>
            </w:r>
          </w:p>
        </w:tc>
        <w:tc>
          <w:tcPr>
            <w:tcW w:w="2245"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cardTransData</w:t>
            </w:r>
          </w:p>
        </w:tc>
        <w:tc>
          <w:tcPr>
            <w:tcW w:w="1581" w:type="dxa"/>
            <w:tcBorders>
              <w:top w:val="single" w:color="auto" w:sz="4" w:space="0"/>
              <w:left w:val="single" w:color="auto" w:sz="4" w:space="0"/>
              <w:bottom w:val="single" w:color="auto" w:sz="4" w:space="0"/>
              <w:right w:val="single" w:color="auto" w:sz="4" w:space="0"/>
            </w:tcBorders>
            <w:vAlign w:val="top"/>
          </w:tcPr>
          <w:p>
            <w:pPr>
              <w:numPr>
                <w:ilvl w:val="0"/>
                <w:numId w:val="0"/>
              </w:numPr>
              <w:jc w:val="center"/>
              <w:rPr>
                <w:rFonts w:ascii="楷体" w:hAnsi="楷体" w:cs="宋体"/>
                <w:szCs w:val="21"/>
              </w:rPr>
            </w:pPr>
            <w:r>
              <w:rPr>
                <w:rFonts w:hint="eastAsia" w:ascii="楷体" w:hAnsi="楷体"/>
                <w:szCs w:val="21"/>
              </w:rPr>
              <w:t>C</w:t>
            </w:r>
          </w:p>
        </w:tc>
        <w:tc>
          <w:tcPr>
            <w:tcW w:w="3072" w:type="dxa"/>
            <w:tcBorders>
              <w:top w:val="single" w:color="auto" w:sz="4" w:space="0"/>
              <w:left w:val="single" w:color="auto" w:sz="4" w:space="0"/>
              <w:bottom w:val="single" w:color="auto" w:sz="4" w:space="0"/>
              <w:right w:val="single" w:color="auto" w:sz="4" w:space="0"/>
            </w:tcBorders>
            <w:vAlign w:val="top"/>
          </w:tcPr>
          <w:p>
            <w:pPr>
              <w:numPr>
                <w:ilvl w:val="0"/>
                <w:numId w:val="0"/>
              </w:numPr>
              <w:rPr>
                <w:rFonts w:ascii="楷体" w:hAnsi="楷体" w:cs="宋体"/>
                <w:szCs w:val="21"/>
              </w:rPr>
            </w:pPr>
            <w:r>
              <w:rPr>
                <w:rFonts w:hint="eastAsia" w:ascii="楷体" w:hAnsi="楷体"/>
                <w:szCs w:val="21"/>
              </w:rPr>
              <w:t>有卡交易必填有卡交易信息域（组合域，用法详见数据字典）</w:t>
            </w:r>
          </w:p>
        </w:tc>
      </w:tr>
    </w:tbl>
    <w:p>
      <w:pPr>
        <w:pStyle w:val="66"/>
        <w:ind w:firstLine="199" w:firstLineChars="95"/>
      </w:pPr>
    </w:p>
    <w:p>
      <w:pPr>
        <w:pStyle w:val="97"/>
        <w:framePr w:h="473" w:wrap="around" w:vAnchor="margin" w:hAnchor="text" w:yAlign="top"/>
        <w:ind w:left="0"/>
        <w:jc w:val="left"/>
        <w:outlineLvl w:val="4"/>
        <w:rPr>
          <w:sz w:val="21"/>
          <w:szCs w:val="21"/>
        </w:rPr>
      </w:pPr>
      <w:r>
        <w:rPr>
          <w:rFonts w:hint="eastAsia"/>
          <w:sz w:val="21"/>
          <w:szCs w:val="21"/>
        </w:rPr>
        <w:t>应答报文（同步应答）</w:t>
      </w:r>
    </w:p>
    <w:p>
      <w:pPr>
        <w:pStyle w:val="66"/>
        <w:ind w:firstLine="199" w:firstLineChars="95"/>
      </w:pP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版本号</w:t>
            </w:r>
          </w:p>
        </w:tc>
        <w:tc>
          <w:tcPr>
            <w:tcW w:w="2312" w:type="dxa"/>
            <w:vAlign w:val="center"/>
          </w:tcPr>
          <w:p>
            <w:pPr>
              <w:numPr>
                <w:ilvl w:val="0"/>
                <w:numId w:val="0"/>
              </w:numPr>
              <w:jc w:val="center"/>
              <w:rPr>
                <w:szCs w:val="21"/>
              </w:rPr>
            </w:pPr>
            <w:r>
              <w:rPr>
                <w:szCs w:val="21"/>
              </w:rPr>
              <w:t>version</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编码方式</w:t>
            </w:r>
          </w:p>
        </w:tc>
        <w:tc>
          <w:tcPr>
            <w:tcW w:w="2312" w:type="dxa"/>
            <w:vAlign w:val="center"/>
          </w:tcPr>
          <w:p>
            <w:pPr>
              <w:numPr>
                <w:ilvl w:val="0"/>
                <w:numId w:val="0"/>
              </w:numPr>
              <w:jc w:val="center"/>
              <w:rPr>
                <w:szCs w:val="21"/>
              </w:rPr>
            </w:pPr>
            <w:r>
              <w:rPr>
                <w:szCs w:val="21"/>
              </w:rPr>
              <w:t>encoding</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证书</w:t>
            </w:r>
            <w:r>
              <w:rPr>
                <w:szCs w:val="21"/>
              </w:rPr>
              <w:t>ID</w:t>
            </w:r>
          </w:p>
        </w:tc>
        <w:tc>
          <w:tcPr>
            <w:tcW w:w="2312" w:type="dxa"/>
            <w:vAlign w:val="center"/>
          </w:tcPr>
          <w:p>
            <w:pPr>
              <w:numPr>
                <w:ilvl w:val="0"/>
                <w:numId w:val="0"/>
              </w:numPr>
              <w:jc w:val="center"/>
              <w:rPr>
                <w:szCs w:val="21"/>
              </w:rPr>
            </w:pPr>
            <w:r>
              <w:rPr>
                <w:szCs w:val="21"/>
              </w:rPr>
              <w:t>certId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签名</w:t>
            </w:r>
          </w:p>
        </w:tc>
        <w:tc>
          <w:tcPr>
            <w:tcW w:w="2312" w:type="dxa"/>
            <w:vAlign w:val="center"/>
          </w:tcPr>
          <w:p>
            <w:pPr>
              <w:numPr>
                <w:ilvl w:val="0"/>
                <w:numId w:val="0"/>
              </w:numPr>
              <w:jc w:val="center"/>
              <w:rPr>
                <w:szCs w:val="21"/>
              </w:rPr>
            </w:pPr>
            <w:r>
              <w:rPr>
                <w:szCs w:val="21"/>
              </w:rPr>
              <w:t>signature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szCs w:val="21"/>
              </w:rPr>
            </w:pPr>
            <w:r>
              <w:rPr>
                <w:rFonts w:hint="eastAsia"/>
              </w:rPr>
              <w:t>签名方法</w:t>
            </w:r>
          </w:p>
        </w:tc>
        <w:tc>
          <w:tcPr>
            <w:tcW w:w="2312" w:type="dxa"/>
            <w:vAlign w:val="center"/>
          </w:tcPr>
          <w:p>
            <w:pPr>
              <w:numPr>
                <w:ilvl w:val="0"/>
                <w:numId w:val="0"/>
              </w:numPr>
              <w:jc w:val="center"/>
              <w:rPr>
                <w:szCs w:val="21"/>
              </w:rPr>
            </w:pPr>
            <w:r>
              <w:t>signMethod</w:t>
            </w:r>
          </w:p>
        </w:tc>
        <w:tc>
          <w:tcPr>
            <w:tcW w:w="1493" w:type="dxa"/>
            <w:vAlign w:val="center"/>
          </w:tcPr>
          <w:p>
            <w:pPr>
              <w:numPr>
                <w:ilvl w:val="0"/>
                <w:numId w:val="0"/>
              </w:numPr>
              <w:jc w:val="center"/>
              <w:rPr>
                <w:szCs w:val="21"/>
              </w:rPr>
            </w:pPr>
            <w:r>
              <w:rPr>
                <w:rFonts w:hint="eastAsia"/>
              </w:rPr>
              <w:t>M</w:t>
            </w:r>
          </w:p>
        </w:tc>
        <w:tc>
          <w:tcPr>
            <w:tcW w:w="3097" w:type="dxa"/>
            <w:vAlign w:val="center"/>
          </w:tcPr>
          <w:p>
            <w:pPr>
              <w:numPr>
                <w:ilvl w:val="0"/>
                <w:numId w:val="0"/>
              </w:num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center"/>
          </w:tcPr>
          <w:p>
            <w:pPr>
              <w:numPr>
                <w:ilvl w:val="0"/>
                <w:numId w:val="0"/>
              </w:numPr>
              <w:jc w:val="center"/>
              <w:rPr>
                <w:szCs w:val="21"/>
              </w:rPr>
            </w:pPr>
            <w:r>
              <w:rPr>
                <w:szCs w:val="21"/>
              </w:rPr>
              <w:t>txnType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center"/>
          </w:tcPr>
          <w:p>
            <w:pPr>
              <w:numPr>
                <w:ilvl w:val="0"/>
                <w:numId w:val="0"/>
              </w:numPr>
              <w:jc w:val="center"/>
              <w:rPr>
                <w:szCs w:val="21"/>
              </w:rPr>
            </w:pPr>
            <w:r>
              <w:rPr>
                <w:szCs w:val="21"/>
              </w:rPr>
              <w:t>txnSubType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center"/>
          </w:tcPr>
          <w:p>
            <w:pPr>
              <w:numPr>
                <w:ilvl w:val="0"/>
                <w:numId w:val="0"/>
              </w:numPr>
              <w:jc w:val="center"/>
              <w:rPr>
                <w:szCs w:val="21"/>
              </w:rPr>
            </w:pPr>
            <w:r>
              <w:rPr>
                <w:szCs w:val="21"/>
              </w:rPr>
              <w:t>bizType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center"/>
          </w:tcPr>
          <w:p>
            <w:pPr>
              <w:numPr>
                <w:ilvl w:val="0"/>
                <w:numId w:val="0"/>
              </w:numPr>
              <w:jc w:val="center"/>
              <w:rPr>
                <w:szCs w:val="21"/>
              </w:rPr>
            </w:pPr>
            <w:r>
              <w:rPr>
                <w:szCs w:val="21"/>
              </w:rPr>
              <w:t>accessType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6654" w:author="齐宁" w:date="2014-09-28T19:26:00Z"/>
        </w:trPr>
        <w:tc>
          <w:tcPr>
            <w:tcW w:w="739" w:type="dxa"/>
            <w:vAlign w:val="center"/>
          </w:tcPr>
          <w:p>
            <w:pPr>
              <w:pStyle w:val="120"/>
              <w:numPr>
                <w:ilvl w:val="0"/>
                <w:numId w:val="67"/>
              </w:numPr>
              <w:tabs>
                <w:tab w:val="left" w:pos="360"/>
              </w:tabs>
              <w:ind w:firstLineChars="0"/>
              <w:jc w:val="center"/>
              <w:rPr>
                <w:del w:id="6655" w:author="齐宁" w:date="2014-09-28T19:26:00Z"/>
                <w:bCs/>
                <w:sz w:val="22"/>
              </w:rPr>
            </w:pPr>
          </w:p>
        </w:tc>
        <w:tc>
          <w:tcPr>
            <w:tcW w:w="1930" w:type="dxa"/>
            <w:vAlign w:val="center"/>
          </w:tcPr>
          <w:p>
            <w:pPr>
              <w:numPr>
                <w:ilvl w:val="0"/>
                <w:numId w:val="0"/>
              </w:numPr>
              <w:jc w:val="center"/>
              <w:rPr>
                <w:del w:id="6656" w:author="齐宁" w:date="2014-09-28T19:26:00Z"/>
                <w:rFonts w:ascii="楷体" w:hAnsi="楷体" w:cs="宋体"/>
                <w:szCs w:val="21"/>
              </w:rPr>
            </w:pPr>
            <w:del w:id="6657" w:author="齐宁" w:date="2014-09-28T19:26:00Z">
              <w:r>
                <w:rPr>
                  <w:rFonts w:hint="eastAsia" w:ascii="楷体" w:hAnsi="楷体"/>
                  <w:szCs w:val="21"/>
                </w:rPr>
                <w:delText>收单机构代码</w:delText>
              </w:r>
            </w:del>
          </w:p>
        </w:tc>
        <w:tc>
          <w:tcPr>
            <w:tcW w:w="2312" w:type="dxa"/>
            <w:vAlign w:val="center"/>
          </w:tcPr>
          <w:p>
            <w:pPr>
              <w:numPr>
                <w:ilvl w:val="0"/>
                <w:numId w:val="0"/>
              </w:numPr>
              <w:jc w:val="center"/>
              <w:rPr>
                <w:del w:id="6658" w:author="齐宁" w:date="2014-09-28T19:26:00Z"/>
                <w:szCs w:val="21"/>
              </w:rPr>
            </w:pPr>
            <w:del w:id="6659" w:author="齐宁" w:date="2014-09-28T19:26:00Z">
              <w:r>
                <w:rPr>
                  <w:szCs w:val="21"/>
                </w:rPr>
                <w:delText>acqInsCode</w:delText>
              </w:r>
            </w:del>
          </w:p>
        </w:tc>
        <w:tc>
          <w:tcPr>
            <w:tcW w:w="1493" w:type="dxa"/>
            <w:vAlign w:val="center"/>
          </w:tcPr>
          <w:p>
            <w:pPr>
              <w:numPr>
                <w:ilvl w:val="0"/>
                <w:numId w:val="0"/>
              </w:numPr>
              <w:jc w:val="center"/>
              <w:rPr>
                <w:del w:id="6660" w:author="齐宁" w:date="2014-09-28T19:26:00Z"/>
                <w:szCs w:val="21"/>
              </w:rPr>
            </w:pPr>
            <w:del w:id="6661" w:author="齐宁" w:date="2014-09-28T19:26:00Z">
              <w:r>
                <w:rPr>
                  <w:szCs w:val="21"/>
                </w:rPr>
                <w:delText>R</w:delText>
              </w:r>
            </w:del>
          </w:p>
        </w:tc>
        <w:tc>
          <w:tcPr>
            <w:tcW w:w="3097" w:type="dxa"/>
            <w:vAlign w:val="center"/>
          </w:tcPr>
          <w:p>
            <w:pPr>
              <w:numPr>
                <w:ilvl w:val="0"/>
                <w:numId w:val="0"/>
              </w:numPr>
              <w:rPr>
                <w:del w:id="6662" w:author="齐宁" w:date="2014-09-28T19:26:00Z"/>
                <w:szCs w:val="21"/>
              </w:rPr>
            </w:pPr>
            <w:del w:id="6663" w:author="齐宁" w:date="2014-09-28T19:26:00Z">
              <w:r>
                <w:rPr>
                  <w:szCs w:val="21"/>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center"/>
          </w:tcPr>
          <w:p>
            <w:pPr>
              <w:numPr>
                <w:ilvl w:val="0"/>
                <w:numId w:val="0"/>
              </w:numPr>
              <w:jc w:val="center"/>
              <w:rPr>
                <w:szCs w:val="21"/>
              </w:rPr>
            </w:pPr>
            <w:r>
              <w:rPr>
                <w:szCs w:val="21"/>
              </w:rPr>
              <w:t>merId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center"/>
          </w:tcPr>
          <w:p>
            <w:pPr>
              <w:numPr>
                <w:ilvl w:val="0"/>
                <w:numId w:val="0"/>
              </w:numPr>
              <w:jc w:val="center"/>
              <w:rPr>
                <w:szCs w:val="21"/>
              </w:rPr>
            </w:pPr>
            <w:r>
              <w:rPr>
                <w:szCs w:val="21"/>
              </w:rPr>
              <w:t>orderId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center"/>
          </w:tcPr>
          <w:p>
            <w:pPr>
              <w:numPr>
                <w:ilvl w:val="0"/>
                <w:numId w:val="0"/>
              </w:numPr>
              <w:jc w:val="center"/>
              <w:rPr>
                <w:szCs w:val="21"/>
              </w:rPr>
            </w:pPr>
            <w:r>
              <w:rPr>
                <w:szCs w:val="21"/>
              </w:rPr>
              <w:t>txnTime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12" w:type="dxa"/>
            <w:vAlign w:val="center"/>
          </w:tcPr>
          <w:p>
            <w:pPr>
              <w:numPr>
                <w:ilvl w:val="0"/>
                <w:numId w:val="0"/>
              </w:numPr>
              <w:jc w:val="center"/>
              <w:rPr>
                <w:szCs w:val="21"/>
              </w:rPr>
            </w:pPr>
            <w:r>
              <w:rPr>
                <w:szCs w:val="21"/>
              </w:rPr>
              <w:t>accNo</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交易金额</w:t>
            </w:r>
          </w:p>
        </w:tc>
        <w:tc>
          <w:tcPr>
            <w:tcW w:w="2312" w:type="dxa"/>
            <w:vAlign w:val="center"/>
          </w:tcPr>
          <w:p>
            <w:pPr>
              <w:numPr>
                <w:ilvl w:val="0"/>
                <w:numId w:val="0"/>
              </w:numPr>
              <w:jc w:val="center"/>
              <w:rPr>
                <w:szCs w:val="21"/>
              </w:rPr>
            </w:pPr>
            <w:r>
              <w:rPr>
                <w:szCs w:val="21"/>
              </w:rPr>
              <w:t>txnAmt</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center"/>
          </w:tcPr>
          <w:p>
            <w:pPr>
              <w:numPr>
                <w:ilvl w:val="0"/>
                <w:numId w:val="0"/>
              </w:numPr>
              <w:jc w:val="center"/>
              <w:rPr>
                <w:szCs w:val="21"/>
              </w:rPr>
            </w:pPr>
            <w:r>
              <w:rPr>
                <w:szCs w:val="21"/>
              </w:rPr>
              <w:t>currencyCode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12" w:type="dxa"/>
            <w:vAlign w:val="center"/>
          </w:tcPr>
          <w:p>
            <w:pPr>
              <w:numPr>
                <w:ilvl w:val="0"/>
                <w:numId w:val="0"/>
              </w:numPr>
              <w:jc w:val="center"/>
              <w:rPr>
                <w:szCs w:val="21"/>
              </w:rPr>
            </w:pPr>
            <w:r>
              <w:rPr>
                <w:szCs w:val="21"/>
              </w:rPr>
              <w:t>reqReserved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12" w:type="dxa"/>
            <w:vAlign w:val="center"/>
          </w:tcPr>
          <w:p>
            <w:pPr>
              <w:numPr>
                <w:ilvl w:val="0"/>
                <w:numId w:val="0"/>
              </w:numPr>
              <w:jc w:val="center"/>
              <w:rPr>
                <w:szCs w:val="21"/>
              </w:rPr>
            </w:pPr>
            <w:r>
              <w:rPr>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交易查询流水号</w:t>
            </w:r>
          </w:p>
        </w:tc>
        <w:tc>
          <w:tcPr>
            <w:tcW w:w="2312" w:type="dxa"/>
            <w:vAlign w:val="center"/>
          </w:tcPr>
          <w:p>
            <w:pPr>
              <w:numPr>
                <w:ilvl w:val="0"/>
                <w:numId w:val="0"/>
              </w:numPr>
              <w:jc w:val="center"/>
              <w:rPr>
                <w:szCs w:val="21"/>
              </w:rPr>
            </w:pPr>
            <w:r>
              <w:rPr>
                <w:szCs w:val="21"/>
              </w:rPr>
              <w:t>queryId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del w:id="6664" w:author="吴潇" w:date="2014-12-23T09:10:00Z">
              <w:r>
                <w:rPr>
                  <w:szCs w:val="21"/>
                </w:rPr>
                <w:delText>　</w:delText>
              </w:r>
            </w:del>
            <w:r>
              <w:rPr>
                <w:rFonts w:hint="eastAsia"/>
                <w:szCs w:val="21"/>
              </w:rPr>
              <w:t>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响应码</w:t>
            </w:r>
          </w:p>
        </w:tc>
        <w:tc>
          <w:tcPr>
            <w:tcW w:w="2312" w:type="dxa"/>
            <w:vAlign w:val="center"/>
          </w:tcPr>
          <w:p>
            <w:pPr>
              <w:numPr>
                <w:ilvl w:val="0"/>
                <w:numId w:val="0"/>
              </w:numPr>
              <w:jc w:val="center"/>
              <w:rPr>
                <w:szCs w:val="21"/>
              </w:rPr>
            </w:pPr>
            <w:r>
              <w:rPr>
                <w:szCs w:val="21"/>
              </w:rPr>
              <w:t>respCode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67"/>
              </w:numPr>
              <w:tabs>
                <w:tab w:val="left" w:pos="360"/>
              </w:tabs>
              <w:ind w:firstLineChars="0"/>
              <w:jc w:val="center"/>
              <w:rPr>
                <w:bCs/>
                <w:sz w:val="22"/>
              </w:rPr>
            </w:pPr>
          </w:p>
        </w:tc>
        <w:tc>
          <w:tcPr>
            <w:tcW w:w="1930" w:type="dxa"/>
            <w:vAlign w:val="top"/>
          </w:tcPr>
          <w:p>
            <w:pPr>
              <w:numPr>
                <w:ilvl w:val="0"/>
                <w:numId w:val="0"/>
              </w:numPr>
              <w:jc w:val="center"/>
              <w:rPr>
                <w:rFonts w:ascii="楷体" w:hAnsi="楷体"/>
                <w:szCs w:val="21"/>
              </w:rPr>
            </w:pPr>
            <w:r>
              <w:rPr>
                <w:rFonts w:hint="eastAsia"/>
              </w:rPr>
              <w:t>应答信息</w:t>
            </w:r>
          </w:p>
        </w:tc>
        <w:tc>
          <w:tcPr>
            <w:tcW w:w="2312" w:type="dxa"/>
            <w:vAlign w:val="top"/>
          </w:tcPr>
          <w:p>
            <w:pPr>
              <w:numPr>
                <w:ilvl w:val="0"/>
                <w:numId w:val="0"/>
              </w:numPr>
              <w:jc w:val="center"/>
              <w:rPr>
                <w:szCs w:val="21"/>
              </w:rPr>
            </w:pPr>
            <w:r>
              <w:t>respMsg</w:t>
            </w:r>
          </w:p>
        </w:tc>
        <w:tc>
          <w:tcPr>
            <w:tcW w:w="1493" w:type="dxa"/>
            <w:vAlign w:val="top"/>
          </w:tcPr>
          <w:p>
            <w:pPr>
              <w:numPr>
                <w:ilvl w:val="0"/>
                <w:numId w:val="0"/>
              </w:numPr>
              <w:jc w:val="center"/>
              <w:rPr>
                <w:szCs w:val="21"/>
              </w:rPr>
            </w:pPr>
            <w:r>
              <w:t>M</w:t>
            </w:r>
          </w:p>
        </w:tc>
        <w:tc>
          <w:tcPr>
            <w:tcW w:w="3097" w:type="dxa"/>
            <w:vAlign w:val="top"/>
          </w:tcPr>
          <w:p>
            <w:pPr>
              <w:numPr>
                <w:ilvl w:val="0"/>
                <w:numId w:val="0"/>
              </w:numPr>
              <w:rPr>
                <w:szCs w:val="21"/>
              </w:rPr>
            </w:pPr>
            <w:r>
              <w:t>　</w:t>
            </w:r>
          </w:p>
        </w:tc>
      </w:tr>
    </w:tbl>
    <w:p>
      <w:pPr>
        <w:pStyle w:val="66"/>
        <w:ind w:firstLine="199" w:firstLineChars="95"/>
      </w:pPr>
    </w:p>
    <w:p>
      <w:pPr>
        <w:pStyle w:val="97"/>
        <w:framePr w:h="473" w:wrap="around" w:vAnchor="margin" w:hAnchor="text" w:yAlign="top"/>
        <w:ind w:left="0"/>
        <w:jc w:val="left"/>
        <w:outlineLvl w:val="4"/>
        <w:rPr>
          <w:sz w:val="21"/>
          <w:szCs w:val="21"/>
        </w:rPr>
      </w:pPr>
      <w:r>
        <w:rPr>
          <w:rFonts w:hint="eastAsia"/>
          <w:sz w:val="21"/>
          <w:szCs w:val="21"/>
        </w:rPr>
        <w:t>商户通知（异步应答）</w:t>
      </w:r>
    </w:p>
    <w:p>
      <w:pPr>
        <w:pStyle w:val="66"/>
        <w:ind w:firstLine="420"/>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版本号</w:t>
            </w:r>
          </w:p>
        </w:tc>
        <w:tc>
          <w:tcPr>
            <w:tcW w:w="2312" w:type="dxa"/>
            <w:vAlign w:val="center"/>
          </w:tcPr>
          <w:p>
            <w:pPr>
              <w:numPr>
                <w:ilvl w:val="0"/>
                <w:numId w:val="0"/>
              </w:numPr>
              <w:jc w:val="center"/>
              <w:rPr>
                <w:szCs w:val="21"/>
              </w:rPr>
            </w:pPr>
            <w:r>
              <w:rPr>
                <w:szCs w:val="21"/>
              </w:rPr>
              <w:t>version</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编码方式</w:t>
            </w:r>
          </w:p>
        </w:tc>
        <w:tc>
          <w:tcPr>
            <w:tcW w:w="2312" w:type="dxa"/>
            <w:vAlign w:val="center"/>
          </w:tcPr>
          <w:p>
            <w:pPr>
              <w:numPr>
                <w:ilvl w:val="0"/>
                <w:numId w:val="0"/>
              </w:numPr>
              <w:jc w:val="center"/>
              <w:rPr>
                <w:szCs w:val="21"/>
              </w:rPr>
            </w:pPr>
            <w:r>
              <w:rPr>
                <w:szCs w:val="21"/>
              </w:rPr>
              <w:t>encoding</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证书</w:t>
            </w:r>
            <w:r>
              <w:rPr>
                <w:szCs w:val="21"/>
              </w:rPr>
              <w:t>ID</w:t>
            </w:r>
          </w:p>
        </w:tc>
        <w:tc>
          <w:tcPr>
            <w:tcW w:w="2312" w:type="dxa"/>
            <w:vAlign w:val="center"/>
          </w:tcPr>
          <w:p>
            <w:pPr>
              <w:numPr>
                <w:ilvl w:val="0"/>
                <w:numId w:val="0"/>
              </w:numPr>
              <w:jc w:val="center"/>
              <w:rPr>
                <w:szCs w:val="21"/>
              </w:rPr>
            </w:pPr>
            <w:r>
              <w:rPr>
                <w:szCs w:val="21"/>
              </w:rPr>
              <w:t>certId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签名</w:t>
            </w:r>
          </w:p>
        </w:tc>
        <w:tc>
          <w:tcPr>
            <w:tcW w:w="2312" w:type="dxa"/>
            <w:vAlign w:val="center"/>
          </w:tcPr>
          <w:p>
            <w:pPr>
              <w:numPr>
                <w:ilvl w:val="0"/>
                <w:numId w:val="0"/>
              </w:numPr>
              <w:jc w:val="center"/>
              <w:rPr>
                <w:szCs w:val="21"/>
              </w:rPr>
            </w:pPr>
            <w:r>
              <w:rPr>
                <w:szCs w:val="21"/>
              </w:rPr>
              <w:t>signature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szCs w:val="21"/>
              </w:rPr>
            </w:pPr>
            <w:r>
              <w:rPr>
                <w:rFonts w:hint="eastAsia"/>
              </w:rPr>
              <w:t>签名方法</w:t>
            </w:r>
          </w:p>
        </w:tc>
        <w:tc>
          <w:tcPr>
            <w:tcW w:w="2312" w:type="dxa"/>
            <w:vAlign w:val="center"/>
          </w:tcPr>
          <w:p>
            <w:pPr>
              <w:numPr>
                <w:ilvl w:val="0"/>
                <w:numId w:val="0"/>
              </w:numPr>
              <w:jc w:val="center"/>
              <w:rPr>
                <w:szCs w:val="21"/>
              </w:rPr>
            </w:pPr>
            <w:r>
              <w:t>signMethod</w:t>
            </w:r>
          </w:p>
        </w:tc>
        <w:tc>
          <w:tcPr>
            <w:tcW w:w="1493" w:type="dxa"/>
            <w:vAlign w:val="center"/>
          </w:tcPr>
          <w:p>
            <w:pPr>
              <w:numPr>
                <w:ilvl w:val="0"/>
                <w:numId w:val="0"/>
              </w:numPr>
              <w:jc w:val="center"/>
              <w:rPr>
                <w:szCs w:val="21"/>
              </w:rPr>
            </w:pPr>
            <w:r>
              <w:rPr>
                <w:rFonts w:hint="eastAsia"/>
              </w:rPr>
              <w:t>M</w:t>
            </w:r>
          </w:p>
        </w:tc>
        <w:tc>
          <w:tcPr>
            <w:tcW w:w="3097" w:type="dxa"/>
            <w:vAlign w:val="center"/>
          </w:tcPr>
          <w:p>
            <w:pPr>
              <w:numPr>
                <w:ilvl w:val="0"/>
                <w:numId w:val="0"/>
              </w:num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center"/>
          </w:tcPr>
          <w:p>
            <w:pPr>
              <w:numPr>
                <w:ilvl w:val="0"/>
                <w:numId w:val="0"/>
              </w:numPr>
              <w:jc w:val="center"/>
              <w:rPr>
                <w:szCs w:val="21"/>
              </w:rPr>
            </w:pPr>
            <w:r>
              <w:rPr>
                <w:szCs w:val="21"/>
              </w:rPr>
              <w:t>txnType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center"/>
          </w:tcPr>
          <w:p>
            <w:pPr>
              <w:numPr>
                <w:ilvl w:val="0"/>
                <w:numId w:val="0"/>
              </w:numPr>
              <w:jc w:val="center"/>
              <w:rPr>
                <w:szCs w:val="21"/>
              </w:rPr>
            </w:pPr>
            <w:r>
              <w:rPr>
                <w:szCs w:val="21"/>
              </w:rPr>
              <w:t>txnSubType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center"/>
          </w:tcPr>
          <w:p>
            <w:pPr>
              <w:numPr>
                <w:ilvl w:val="0"/>
                <w:numId w:val="0"/>
              </w:numPr>
              <w:jc w:val="center"/>
              <w:rPr>
                <w:szCs w:val="21"/>
              </w:rPr>
            </w:pPr>
            <w:r>
              <w:rPr>
                <w:szCs w:val="21"/>
              </w:rPr>
              <w:t>bizType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center"/>
          </w:tcPr>
          <w:p>
            <w:pPr>
              <w:numPr>
                <w:ilvl w:val="0"/>
                <w:numId w:val="0"/>
              </w:numPr>
              <w:jc w:val="center"/>
              <w:rPr>
                <w:szCs w:val="21"/>
              </w:rPr>
            </w:pPr>
            <w:r>
              <w:rPr>
                <w:szCs w:val="21"/>
              </w:rPr>
              <w:t>accessType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665" w:author="齐宁" w:date="2014-09-28T19:26:00Z"/>
        </w:trPr>
        <w:tc>
          <w:tcPr>
            <w:tcW w:w="739" w:type="dxa"/>
            <w:vAlign w:val="center"/>
          </w:tcPr>
          <w:p>
            <w:pPr>
              <w:pStyle w:val="120"/>
              <w:numPr>
                <w:ilvl w:val="0"/>
                <w:numId w:val="68"/>
              </w:numPr>
              <w:tabs>
                <w:tab w:val="left" w:pos="360"/>
              </w:tabs>
              <w:ind w:firstLineChars="0"/>
              <w:jc w:val="center"/>
              <w:rPr>
                <w:del w:id="6666" w:author="齐宁" w:date="2014-09-28T19:26:00Z"/>
                <w:bCs/>
                <w:sz w:val="22"/>
              </w:rPr>
            </w:pPr>
          </w:p>
        </w:tc>
        <w:tc>
          <w:tcPr>
            <w:tcW w:w="1930" w:type="dxa"/>
            <w:vAlign w:val="center"/>
          </w:tcPr>
          <w:p>
            <w:pPr>
              <w:numPr>
                <w:ilvl w:val="0"/>
                <w:numId w:val="0"/>
              </w:numPr>
              <w:jc w:val="center"/>
              <w:rPr>
                <w:del w:id="6667" w:author="齐宁" w:date="2014-09-28T19:26:00Z"/>
                <w:rFonts w:ascii="楷体" w:hAnsi="楷体" w:cs="宋体"/>
                <w:szCs w:val="21"/>
              </w:rPr>
            </w:pPr>
            <w:del w:id="6668" w:author="齐宁" w:date="2014-09-28T19:26:00Z">
              <w:r>
                <w:rPr>
                  <w:rFonts w:hint="eastAsia" w:ascii="楷体" w:hAnsi="楷体"/>
                  <w:szCs w:val="21"/>
                </w:rPr>
                <w:delText>收单机构代码</w:delText>
              </w:r>
            </w:del>
          </w:p>
        </w:tc>
        <w:tc>
          <w:tcPr>
            <w:tcW w:w="2312" w:type="dxa"/>
            <w:vAlign w:val="center"/>
          </w:tcPr>
          <w:p>
            <w:pPr>
              <w:numPr>
                <w:ilvl w:val="0"/>
                <w:numId w:val="0"/>
              </w:numPr>
              <w:jc w:val="center"/>
              <w:rPr>
                <w:del w:id="6669" w:author="齐宁" w:date="2014-09-28T19:26:00Z"/>
                <w:szCs w:val="21"/>
              </w:rPr>
            </w:pPr>
            <w:del w:id="6670" w:author="齐宁" w:date="2014-09-28T19:26:00Z">
              <w:r>
                <w:rPr>
                  <w:szCs w:val="21"/>
                </w:rPr>
                <w:delText>acqInsCode</w:delText>
              </w:r>
            </w:del>
          </w:p>
        </w:tc>
        <w:tc>
          <w:tcPr>
            <w:tcW w:w="1493" w:type="dxa"/>
            <w:vAlign w:val="center"/>
          </w:tcPr>
          <w:p>
            <w:pPr>
              <w:numPr>
                <w:ilvl w:val="0"/>
                <w:numId w:val="0"/>
              </w:numPr>
              <w:jc w:val="center"/>
              <w:rPr>
                <w:del w:id="6671" w:author="齐宁" w:date="2014-09-28T19:26:00Z"/>
                <w:szCs w:val="21"/>
              </w:rPr>
            </w:pPr>
            <w:del w:id="6672" w:author="齐宁" w:date="2014-09-28T19:26:00Z">
              <w:r>
                <w:rPr>
                  <w:szCs w:val="21"/>
                </w:rPr>
                <w:delText>R</w:delText>
              </w:r>
            </w:del>
          </w:p>
        </w:tc>
        <w:tc>
          <w:tcPr>
            <w:tcW w:w="3097" w:type="dxa"/>
            <w:vAlign w:val="center"/>
          </w:tcPr>
          <w:p>
            <w:pPr>
              <w:numPr>
                <w:ilvl w:val="0"/>
                <w:numId w:val="0"/>
              </w:numPr>
              <w:rPr>
                <w:del w:id="6673" w:author="齐宁" w:date="2014-09-28T19:26:00Z"/>
                <w:szCs w:val="21"/>
              </w:rPr>
            </w:pPr>
            <w:del w:id="6674" w:author="齐宁" w:date="2014-09-28T19:26:00Z">
              <w:r>
                <w:rPr>
                  <w:szCs w:val="21"/>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center"/>
          </w:tcPr>
          <w:p>
            <w:pPr>
              <w:numPr>
                <w:ilvl w:val="0"/>
                <w:numId w:val="0"/>
              </w:numPr>
              <w:jc w:val="center"/>
              <w:rPr>
                <w:szCs w:val="21"/>
              </w:rPr>
            </w:pPr>
            <w:r>
              <w:rPr>
                <w:szCs w:val="21"/>
              </w:rPr>
              <w:t>merId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center"/>
          </w:tcPr>
          <w:p>
            <w:pPr>
              <w:numPr>
                <w:ilvl w:val="0"/>
                <w:numId w:val="0"/>
              </w:numPr>
              <w:jc w:val="center"/>
              <w:rPr>
                <w:szCs w:val="21"/>
              </w:rPr>
            </w:pPr>
            <w:r>
              <w:rPr>
                <w:szCs w:val="21"/>
              </w:rPr>
              <w:t>orderId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center"/>
          </w:tcPr>
          <w:p>
            <w:pPr>
              <w:numPr>
                <w:ilvl w:val="0"/>
                <w:numId w:val="0"/>
              </w:numPr>
              <w:jc w:val="center"/>
              <w:rPr>
                <w:szCs w:val="21"/>
              </w:rPr>
            </w:pPr>
            <w:r>
              <w:rPr>
                <w:szCs w:val="21"/>
              </w:rPr>
              <w:t>txnTime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12" w:type="dxa"/>
            <w:vAlign w:val="center"/>
          </w:tcPr>
          <w:p>
            <w:pPr>
              <w:numPr>
                <w:ilvl w:val="0"/>
                <w:numId w:val="0"/>
              </w:numPr>
              <w:jc w:val="center"/>
              <w:rPr>
                <w:szCs w:val="21"/>
              </w:rPr>
            </w:pPr>
            <w:r>
              <w:rPr>
                <w:szCs w:val="21"/>
              </w:rPr>
              <w:t>accNo</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交易金额</w:t>
            </w:r>
          </w:p>
        </w:tc>
        <w:tc>
          <w:tcPr>
            <w:tcW w:w="2312" w:type="dxa"/>
            <w:vAlign w:val="center"/>
          </w:tcPr>
          <w:p>
            <w:pPr>
              <w:numPr>
                <w:ilvl w:val="0"/>
                <w:numId w:val="0"/>
              </w:numPr>
              <w:jc w:val="center"/>
              <w:rPr>
                <w:szCs w:val="21"/>
              </w:rPr>
            </w:pPr>
            <w:r>
              <w:rPr>
                <w:szCs w:val="21"/>
              </w:rPr>
              <w:t>txnAmt</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center"/>
          </w:tcPr>
          <w:p>
            <w:pPr>
              <w:numPr>
                <w:ilvl w:val="0"/>
                <w:numId w:val="0"/>
              </w:numPr>
              <w:jc w:val="center"/>
              <w:rPr>
                <w:szCs w:val="21"/>
              </w:rPr>
            </w:pPr>
            <w:r>
              <w:rPr>
                <w:szCs w:val="21"/>
              </w:rPr>
              <w:t>currencyCode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12" w:type="dxa"/>
            <w:vAlign w:val="center"/>
          </w:tcPr>
          <w:p>
            <w:pPr>
              <w:numPr>
                <w:ilvl w:val="0"/>
                <w:numId w:val="0"/>
              </w:numPr>
              <w:jc w:val="center"/>
              <w:rPr>
                <w:szCs w:val="21"/>
              </w:rPr>
            </w:pPr>
            <w:r>
              <w:rPr>
                <w:szCs w:val="21"/>
              </w:rPr>
              <w:t>reqReserved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12" w:type="dxa"/>
            <w:vAlign w:val="center"/>
          </w:tcPr>
          <w:p>
            <w:pPr>
              <w:numPr>
                <w:ilvl w:val="0"/>
                <w:numId w:val="0"/>
              </w:numPr>
              <w:jc w:val="center"/>
              <w:rPr>
                <w:szCs w:val="21"/>
              </w:rPr>
            </w:pPr>
            <w:r>
              <w:rPr>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交易查询流水号</w:t>
            </w:r>
          </w:p>
        </w:tc>
        <w:tc>
          <w:tcPr>
            <w:tcW w:w="2312" w:type="dxa"/>
            <w:vAlign w:val="center"/>
          </w:tcPr>
          <w:p>
            <w:pPr>
              <w:numPr>
                <w:ilvl w:val="0"/>
                <w:numId w:val="0"/>
              </w:numPr>
              <w:jc w:val="center"/>
              <w:rPr>
                <w:szCs w:val="21"/>
              </w:rPr>
            </w:pPr>
            <w:r>
              <w:rPr>
                <w:szCs w:val="21"/>
              </w:rPr>
              <w:t>queryId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rFonts w:hint="eastAsia"/>
                <w:szCs w:val="21"/>
              </w:rPr>
              <w:t>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响应码</w:t>
            </w:r>
          </w:p>
        </w:tc>
        <w:tc>
          <w:tcPr>
            <w:tcW w:w="2312" w:type="dxa"/>
            <w:vAlign w:val="center"/>
          </w:tcPr>
          <w:p>
            <w:pPr>
              <w:numPr>
                <w:ilvl w:val="0"/>
                <w:numId w:val="0"/>
              </w:numPr>
              <w:jc w:val="center"/>
              <w:rPr>
                <w:szCs w:val="21"/>
              </w:rPr>
            </w:pPr>
            <w:r>
              <w:rPr>
                <w:szCs w:val="21"/>
              </w:rPr>
              <w:t>respCode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响应信息</w:t>
            </w:r>
          </w:p>
        </w:tc>
        <w:tc>
          <w:tcPr>
            <w:tcW w:w="2312" w:type="dxa"/>
            <w:vAlign w:val="center"/>
          </w:tcPr>
          <w:p>
            <w:pPr>
              <w:numPr>
                <w:ilvl w:val="0"/>
                <w:numId w:val="0"/>
              </w:numPr>
              <w:jc w:val="center"/>
              <w:rPr>
                <w:szCs w:val="21"/>
              </w:rPr>
            </w:pPr>
            <w:r>
              <w:rPr>
                <w:szCs w:val="21"/>
              </w:rPr>
              <w:t>respMsg</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清算金额</w:t>
            </w:r>
          </w:p>
        </w:tc>
        <w:tc>
          <w:tcPr>
            <w:tcW w:w="2312" w:type="dxa"/>
            <w:vAlign w:val="center"/>
          </w:tcPr>
          <w:p>
            <w:pPr>
              <w:numPr>
                <w:ilvl w:val="0"/>
                <w:numId w:val="0"/>
              </w:numPr>
              <w:jc w:val="center"/>
              <w:rPr>
                <w:szCs w:val="21"/>
              </w:rPr>
            </w:pPr>
            <w:r>
              <w:rPr>
                <w:szCs w:val="21"/>
              </w:rPr>
              <w:t>settleAmt</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清算币种</w:t>
            </w:r>
          </w:p>
        </w:tc>
        <w:tc>
          <w:tcPr>
            <w:tcW w:w="2312" w:type="dxa"/>
            <w:vAlign w:val="center"/>
          </w:tcPr>
          <w:p>
            <w:pPr>
              <w:numPr>
                <w:ilvl w:val="0"/>
                <w:numId w:val="0"/>
              </w:numPr>
              <w:jc w:val="center"/>
              <w:rPr>
                <w:szCs w:val="21"/>
              </w:rPr>
            </w:pPr>
            <w:r>
              <w:rPr>
                <w:szCs w:val="21"/>
              </w:rPr>
              <w:t>settleCurrencyCode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清算日期</w:t>
            </w:r>
          </w:p>
        </w:tc>
        <w:tc>
          <w:tcPr>
            <w:tcW w:w="2312" w:type="dxa"/>
            <w:vAlign w:val="center"/>
          </w:tcPr>
          <w:p>
            <w:pPr>
              <w:numPr>
                <w:ilvl w:val="0"/>
                <w:numId w:val="0"/>
              </w:numPr>
              <w:jc w:val="center"/>
              <w:rPr>
                <w:szCs w:val="21"/>
              </w:rPr>
            </w:pPr>
            <w:r>
              <w:rPr>
                <w:szCs w:val="21"/>
              </w:rPr>
              <w:t>settleDate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系统跟踪号</w:t>
            </w:r>
          </w:p>
        </w:tc>
        <w:tc>
          <w:tcPr>
            <w:tcW w:w="2312" w:type="dxa"/>
            <w:vAlign w:val="center"/>
          </w:tcPr>
          <w:p>
            <w:pPr>
              <w:numPr>
                <w:ilvl w:val="0"/>
                <w:numId w:val="0"/>
              </w:numPr>
              <w:jc w:val="center"/>
              <w:rPr>
                <w:szCs w:val="21"/>
              </w:rPr>
            </w:pPr>
            <w:r>
              <w:rPr>
                <w:szCs w:val="21"/>
              </w:rPr>
              <w:t>traceNo</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交易传输时间</w:t>
            </w:r>
          </w:p>
        </w:tc>
        <w:tc>
          <w:tcPr>
            <w:tcW w:w="2312" w:type="dxa"/>
            <w:vAlign w:val="center"/>
          </w:tcPr>
          <w:p>
            <w:pPr>
              <w:numPr>
                <w:ilvl w:val="0"/>
                <w:numId w:val="0"/>
              </w:numPr>
              <w:jc w:val="center"/>
              <w:rPr>
                <w:szCs w:val="21"/>
              </w:rPr>
            </w:pPr>
            <w:r>
              <w:rPr>
                <w:szCs w:val="21"/>
              </w:rPr>
              <w:t>traceTime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兑换日期</w:t>
            </w:r>
          </w:p>
        </w:tc>
        <w:tc>
          <w:tcPr>
            <w:tcW w:w="2312" w:type="dxa"/>
            <w:vAlign w:val="center"/>
          </w:tcPr>
          <w:p>
            <w:pPr>
              <w:numPr>
                <w:ilvl w:val="0"/>
                <w:numId w:val="0"/>
              </w:numPr>
              <w:jc w:val="center"/>
              <w:rPr>
                <w:szCs w:val="21"/>
              </w:rPr>
            </w:pPr>
            <w:r>
              <w:rPr>
                <w:szCs w:val="21"/>
              </w:rPr>
              <w:t>exchangeDate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汇率</w:t>
            </w:r>
          </w:p>
        </w:tc>
        <w:tc>
          <w:tcPr>
            <w:tcW w:w="2312" w:type="dxa"/>
            <w:vAlign w:val="center"/>
          </w:tcPr>
          <w:p>
            <w:pPr>
              <w:numPr>
                <w:ilvl w:val="0"/>
                <w:numId w:val="0"/>
              </w:numPr>
              <w:jc w:val="center"/>
              <w:rPr>
                <w:szCs w:val="21"/>
              </w:rPr>
            </w:pPr>
            <w:r>
              <w:rPr>
                <w:szCs w:val="21"/>
              </w:rPr>
              <w:t>exchangeRate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68"/>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有卡交易信息域</w:t>
            </w:r>
          </w:p>
        </w:tc>
        <w:tc>
          <w:tcPr>
            <w:tcW w:w="2312" w:type="dxa"/>
            <w:vAlign w:val="center"/>
          </w:tcPr>
          <w:p>
            <w:pPr>
              <w:numPr>
                <w:ilvl w:val="0"/>
                <w:numId w:val="0"/>
              </w:numPr>
              <w:jc w:val="center"/>
              <w:rPr>
                <w:rFonts w:ascii="楷体" w:hAnsi="楷体" w:cs="宋体"/>
                <w:szCs w:val="21"/>
              </w:rPr>
            </w:pPr>
            <w:r>
              <w:rPr>
                <w:rFonts w:hint="eastAsia" w:ascii="楷体" w:hAnsi="楷体"/>
                <w:szCs w:val="21"/>
              </w:rPr>
              <w:t>CardTransData</w:t>
            </w:r>
          </w:p>
        </w:tc>
        <w:tc>
          <w:tcPr>
            <w:tcW w:w="1493" w:type="dxa"/>
            <w:vAlign w:val="center"/>
          </w:tcPr>
          <w:p>
            <w:pPr>
              <w:numPr>
                <w:ilvl w:val="0"/>
                <w:numId w:val="0"/>
              </w:numPr>
              <w:jc w:val="center"/>
              <w:rPr>
                <w:rFonts w:ascii="楷体" w:hAnsi="楷体" w:cs="宋体"/>
                <w:szCs w:val="21"/>
              </w:rPr>
            </w:pPr>
            <w:r>
              <w:rPr>
                <w:rFonts w:hint="eastAsia" w:ascii="楷体" w:hAnsi="楷体"/>
                <w:szCs w:val="21"/>
              </w:rPr>
              <w:t>C</w:t>
            </w:r>
          </w:p>
        </w:tc>
        <w:tc>
          <w:tcPr>
            <w:tcW w:w="3097" w:type="dxa"/>
            <w:vAlign w:val="center"/>
          </w:tcPr>
          <w:p>
            <w:pPr>
              <w:numPr>
                <w:ilvl w:val="0"/>
                <w:numId w:val="0"/>
              </w:numPr>
            </w:pPr>
            <w:r>
              <w:rPr>
                <w:rFonts w:hint="eastAsia"/>
              </w:rPr>
              <w:t>有卡交易必填，参看有卡交易信息域组合域填法</w:t>
            </w:r>
          </w:p>
          <w:p>
            <w:pPr>
              <w:numPr>
                <w:ilvl w:val="0"/>
                <w:numId w:val="0"/>
              </w:numPr>
              <w:rPr>
                <w:rFonts w:ascii="楷体" w:hAnsi="楷体" w:cs="宋体"/>
                <w:szCs w:val="21"/>
              </w:rPr>
            </w:pPr>
            <w:r>
              <w:rPr>
                <w:rFonts w:hint="eastAsia"/>
              </w:rPr>
              <w:t>（返回报文只返回子域： IC卡数据</w:t>
            </w:r>
            <w:r>
              <w:rPr>
                <w:rFonts w:hint="eastAsia"/>
              </w:rPr>
              <w:tab/>
            </w:r>
            <w:r>
              <w:rPr>
                <w:rFonts w:hint="eastAsia"/>
              </w:rPr>
              <w:t>ICCardData）</w:t>
            </w:r>
          </w:p>
        </w:tc>
      </w:tr>
    </w:tbl>
    <w:p>
      <w:pPr>
        <w:pStyle w:val="66"/>
        <w:ind w:firstLine="420"/>
      </w:pPr>
    </w:p>
    <w:p>
      <w:pPr>
        <w:pStyle w:val="69"/>
      </w:pPr>
      <w:r>
        <w:rPr>
          <w:rFonts w:hint="eastAsia"/>
        </w:rPr>
        <w:t>电子现金指定账户圈存</w:t>
      </w:r>
    </w:p>
    <w:p>
      <w:pPr>
        <w:pStyle w:val="97"/>
        <w:framePr w:h="473" w:wrap="around" w:vAnchor="margin" w:hAnchor="text" w:yAlign="top"/>
        <w:ind w:left="0"/>
        <w:jc w:val="left"/>
        <w:outlineLvl w:val="4"/>
        <w:rPr>
          <w:sz w:val="21"/>
          <w:szCs w:val="21"/>
        </w:rPr>
      </w:pPr>
      <w:r>
        <w:rPr>
          <w:rFonts w:hint="eastAsia"/>
          <w:sz w:val="21"/>
          <w:szCs w:val="21"/>
        </w:rPr>
        <w:t>概述</w:t>
      </w:r>
    </w:p>
    <w:p>
      <w:pPr>
        <w:pStyle w:val="66"/>
        <w:ind w:firstLine="420"/>
      </w:pPr>
      <w:r>
        <w:rPr>
          <w:rFonts w:hint="eastAsia"/>
        </w:rPr>
        <w:t>持卡人将其在银行相应账户上的资金划转到电子钱包中，该圈存交易必须在金融终端上联机进行, 可以选择是否提交个人密码（PIN）。</w:t>
      </w:r>
    </w:p>
    <w:p>
      <w:pPr>
        <w:pStyle w:val="66"/>
        <w:ind w:firstLine="420"/>
      </w:pPr>
    </w:p>
    <w:p>
      <w:pPr>
        <w:pStyle w:val="97"/>
        <w:framePr w:h="473" w:wrap="around" w:vAnchor="margin" w:hAnchor="text" w:yAlign="top"/>
        <w:ind w:left="0"/>
        <w:jc w:val="left"/>
        <w:outlineLvl w:val="4"/>
        <w:rPr>
          <w:sz w:val="21"/>
          <w:szCs w:val="21"/>
        </w:rPr>
      </w:pPr>
      <w:r>
        <w:rPr>
          <w:rFonts w:hint="eastAsia"/>
          <w:sz w:val="21"/>
          <w:szCs w:val="21"/>
        </w:rPr>
        <w:t>请求报文</w:t>
      </w:r>
    </w:p>
    <w:p>
      <w:pPr>
        <w:pStyle w:val="66"/>
        <w:ind w:firstLine="420"/>
      </w:pPr>
      <w:r>
        <w:rPr>
          <w:rFonts w:hint="eastAsia"/>
        </w:rPr>
        <w:t>同IC卡脚本通知交易，交易类型及交易子类取值不同。</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pPr>
            <w:r>
              <w:rPr>
                <w:rFonts w:hint="eastAsia"/>
              </w:rPr>
              <w:t>版本号</w:t>
            </w:r>
          </w:p>
        </w:tc>
        <w:tc>
          <w:tcPr>
            <w:tcW w:w="2312" w:type="dxa"/>
            <w:vAlign w:val="top"/>
          </w:tcPr>
          <w:p>
            <w:pPr>
              <w:numPr>
                <w:ilvl w:val="0"/>
                <w:numId w:val="0"/>
              </w:numPr>
              <w:jc w:val="center"/>
              <w:rPr>
                <w:szCs w:val="21"/>
              </w:rPr>
            </w:pPr>
            <w:r>
              <w:rPr>
                <w:szCs w:val="21"/>
              </w:rPr>
              <w:t>version</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spacing w:line="0" w:lineRule="atLeast"/>
            </w:pPr>
            <w:r>
              <w:rPr>
                <w:rFonts w:hint="eastAsia"/>
              </w:rPr>
              <w:t>固定填写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pPr>
            <w:r>
              <w:rPr>
                <w:rFonts w:hint="eastAsia"/>
              </w:rPr>
              <w:t>编码方式</w:t>
            </w:r>
          </w:p>
        </w:tc>
        <w:tc>
          <w:tcPr>
            <w:tcW w:w="2312" w:type="dxa"/>
            <w:vAlign w:val="top"/>
          </w:tcPr>
          <w:p>
            <w:pPr>
              <w:numPr>
                <w:ilvl w:val="0"/>
                <w:numId w:val="0"/>
              </w:numPr>
              <w:jc w:val="center"/>
              <w:rPr>
                <w:szCs w:val="21"/>
              </w:rPr>
            </w:pPr>
            <w:r>
              <w:rPr>
                <w:szCs w:val="21"/>
              </w:rPr>
              <w:t>encoding</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spacing w:line="0" w:lineRule="atLeast"/>
            </w:pPr>
            <w:r>
              <w:rPr>
                <w:rFonts w:hint="eastAsia"/>
              </w:rPr>
              <w:t>默认取值：</w:t>
            </w:r>
            <w:r>
              <w:t>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pPr>
            <w:r>
              <w:rPr>
                <w:rFonts w:hint="eastAsia"/>
              </w:rPr>
              <w:t>证书</w:t>
            </w:r>
            <w:r>
              <w:t>ID</w:t>
            </w:r>
          </w:p>
        </w:tc>
        <w:tc>
          <w:tcPr>
            <w:tcW w:w="2312" w:type="dxa"/>
            <w:vAlign w:val="top"/>
          </w:tcPr>
          <w:p>
            <w:pPr>
              <w:numPr>
                <w:ilvl w:val="0"/>
                <w:numId w:val="0"/>
              </w:numPr>
              <w:jc w:val="center"/>
              <w:rPr>
                <w:szCs w:val="21"/>
              </w:rPr>
            </w:pPr>
            <w:r>
              <w:rPr>
                <w:szCs w:val="21"/>
              </w:rPr>
              <w:t>certId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spacing w:line="0" w:lineRule="atLeast"/>
            </w:pPr>
            <w:r>
              <w:rPr>
                <w:rFonts w:hint="eastAsia"/>
              </w:rPr>
              <w:t>通过</w:t>
            </w:r>
            <w:r>
              <w:t>MPI</w:t>
            </w:r>
            <w:r>
              <w:rPr>
                <w:rFonts w:hint="eastAsia"/>
              </w:rPr>
              <w:t>插件获取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pPr>
            <w:r>
              <w:rPr>
                <w:rFonts w:hint="eastAsia"/>
              </w:rPr>
              <w:t>签名</w:t>
            </w:r>
          </w:p>
        </w:tc>
        <w:tc>
          <w:tcPr>
            <w:tcW w:w="2312" w:type="dxa"/>
            <w:vAlign w:val="top"/>
          </w:tcPr>
          <w:p>
            <w:pPr>
              <w:numPr>
                <w:ilvl w:val="0"/>
                <w:numId w:val="0"/>
              </w:numPr>
              <w:jc w:val="center"/>
              <w:rPr>
                <w:szCs w:val="21"/>
              </w:rPr>
            </w:pPr>
            <w:r>
              <w:rPr>
                <w:szCs w:val="21"/>
              </w:rPr>
              <w:t>signature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spacing w:line="0" w:lineRule="atLeast"/>
            </w:pPr>
            <w:r>
              <w:rPr>
                <w:rFonts w:hint="eastAsia"/>
              </w:rPr>
              <w:t>填写对报文摘要的签名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pPr>
            <w:r>
              <w:rPr>
                <w:rFonts w:hint="eastAsia"/>
              </w:rPr>
              <w:t>签名方法</w:t>
            </w:r>
          </w:p>
        </w:tc>
        <w:tc>
          <w:tcPr>
            <w:tcW w:w="2312" w:type="dxa"/>
            <w:vAlign w:val="top"/>
          </w:tcPr>
          <w:p>
            <w:pPr>
              <w:numPr>
                <w:ilvl w:val="0"/>
                <w:numId w:val="0"/>
              </w:numPr>
              <w:jc w:val="center"/>
              <w:rPr>
                <w:szCs w:val="21"/>
              </w:rPr>
            </w:pPr>
            <w:r>
              <w:rPr>
                <w:szCs w:val="21"/>
              </w:rPr>
              <w:t>signMethod</w:t>
            </w:r>
          </w:p>
        </w:tc>
        <w:tc>
          <w:tcPr>
            <w:tcW w:w="1493" w:type="dxa"/>
            <w:vAlign w:val="top"/>
          </w:tcPr>
          <w:p>
            <w:pPr>
              <w:numPr>
                <w:ilvl w:val="0"/>
                <w:numId w:val="0"/>
              </w:numPr>
              <w:spacing w:line="0" w:lineRule="atLeast"/>
              <w:jc w:val="center"/>
              <w:rPr>
                <w:szCs w:val="21"/>
              </w:rPr>
            </w:pPr>
            <w:r>
              <w:rPr>
                <w:szCs w:val="21"/>
              </w:rPr>
              <w:t>M</w:t>
            </w:r>
          </w:p>
        </w:tc>
        <w:tc>
          <w:tcPr>
            <w:tcW w:w="3097" w:type="dxa"/>
            <w:vAlign w:val="top"/>
          </w:tcPr>
          <w:p>
            <w:pPr>
              <w:numPr>
                <w:ilvl w:val="0"/>
                <w:numId w:val="0"/>
              </w:numPr>
              <w:spacing w:line="0" w:lineRule="atLeast"/>
              <w:rPr>
                <w:del w:id="6675" w:author="吴潇" w:date="2014-12-18T17:24:00Z"/>
              </w:rPr>
            </w:pPr>
            <w:ins w:id="6676" w:author="吴潇" w:date="2014-12-18T17:24:00Z">
              <w:r>
                <w:rPr>
                  <w:rFonts w:hint="eastAsia"/>
                </w:rPr>
                <w:t>取值：01（表示采用RSA）</w:t>
              </w:r>
            </w:ins>
            <w:del w:id="6677" w:author="吴潇" w:date="2014-12-18T17:24:00Z">
              <w:r>
                <w:rPr/>
                <w:delText>01RSA</w:delText>
              </w:r>
            </w:del>
          </w:p>
          <w:p>
            <w:pPr>
              <w:numPr>
                <w:ilvl w:val="0"/>
                <w:numId w:val="0"/>
              </w:numPr>
              <w:spacing w:line="0" w:lineRule="atLeast"/>
            </w:pPr>
            <w:del w:id="6678" w:author="吴潇" w:date="2014-12-18T17:24:00Z">
              <w:r>
                <w:rPr/>
                <w:delText>02 MD5 (</w:delText>
              </w:r>
            </w:del>
            <w:del w:id="6679" w:author="吴潇" w:date="2014-12-18T17:24:00Z">
              <w:r>
                <w:rPr>
                  <w:rFonts w:hint="eastAsia"/>
                </w:rPr>
                <w:delText>暂不支持</w:delText>
              </w:r>
            </w:del>
            <w:del w:id="6680" w:author="吴潇" w:date="2014-12-18T17:24:00Z">
              <w:r>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top"/>
          </w:tcPr>
          <w:p>
            <w:pPr>
              <w:numPr>
                <w:ilvl w:val="0"/>
                <w:numId w:val="0"/>
              </w:numPr>
              <w:jc w:val="center"/>
              <w:rPr>
                <w:szCs w:val="21"/>
              </w:rPr>
            </w:pPr>
            <w:r>
              <w:rPr>
                <w:szCs w:val="21"/>
              </w:rPr>
              <w:t>txnType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取值：</w:t>
            </w:r>
            <w:r>
              <w:rPr>
                <w:szCs w:val="21"/>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top"/>
          </w:tcPr>
          <w:p>
            <w:pPr>
              <w:numPr>
                <w:ilvl w:val="0"/>
                <w:numId w:val="0"/>
              </w:numPr>
              <w:jc w:val="center"/>
              <w:rPr>
                <w:szCs w:val="21"/>
              </w:rPr>
            </w:pPr>
            <w:r>
              <w:rPr>
                <w:szCs w:val="21"/>
              </w:rPr>
              <w:t>txnSubType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r>
              <w:rPr>
                <w:szCs w:val="21"/>
              </w:rPr>
              <w:t>02</w:t>
            </w:r>
            <w:r>
              <w:rPr>
                <w:rFonts w:hint="eastAsia" w:ascii="楷体" w:hAnsi="楷体"/>
                <w:szCs w:val="21"/>
              </w:rPr>
              <w:t>（</w:t>
            </w:r>
            <w:r>
              <w:rPr>
                <w:szCs w:val="21"/>
              </w:rPr>
              <w:t xml:space="preserve">02 </w:t>
            </w:r>
            <w:r>
              <w:rPr>
                <w:rFonts w:hint="eastAsia" w:ascii="楷体" w:hAnsi="楷体"/>
                <w:szCs w:val="21"/>
              </w:rPr>
              <w:t>指定账户）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top"/>
          </w:tcPr>
          <w:p>
            <w:pPr>
              <w:numPr>
                <w:ilvl w:val="0"/>
                <w:numId w:val="0"/>
              </w:numPr>
              <w:jc w:val="center"/>
              <w:rPr>
                <w:szCs w:val="21"/>
              </w:rPr>
            </w:pPr>
            <w:r>
              <w:rPr>
                <w:szCs w:val="21"/>
              </w:rPr>
              <w:t>bizType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ins w:id="6681" w:author="吴潇" w:date="2014-12-18T17:03:00Z">
              <w:r>
                <w:rPr/>
                <w:t>000201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渠道类型</w:t>
            </w:r>
          </w:p>
        </w:tc>
        <w:tc>
          <w:tcPr>
            <w:tcW w:w="2312" w:type="dxa"/>
            <w:vAlign w:val="top"/>
          </w:tcPr>
          <w:p>
            <w:pPr>
              <w:numPr>
                <w:ilvl w:val="0"/>
                <w:numId w:val="0"/>
              </w:numPr>
              <w:jc w:val="center"/>
              <w:rPr>
                <w:szCs w:val="21"/>
              </w:rPr>
            </w:pPr>
            <w:r>
              <w:rPr>
                <w:szCs w:val="21"/>
              </w:rPr>
              <w:t>channelType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后台通知地址</w:t>
            </w:r>
          </w:p>
        </w:tc>
        <w:tc>
          <w:tcPr>
            <w:tcW w:w="2312" w:type="dxa"/>
            <w:vAlign w:val="top"/>
          </w:tcPr>
          <w:p>
            <w:pPr>
              <w:numPr>
                <w:ilvl w:val="0"/>
                <w:numId w:val="0"/>
              </w:numPr>
              <w:jc w:val="center"/>
              <w:rPr>
                <w:szCs w:val="21"/>
              </w:rPr>
            </w:pPr>
            <w:r>
              <w:rPr>
                <w:szCs w:val="21"/>
              </w:rPr>
              <w:t>backUrl</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宋体" w:hAnsi="宋体" w:cs="宋体"/>
                <w:szCs w:val="21"/>
              </w:rPr>
            </w:pPr>
            <w:r>
              <w:rPr>
                <w:rFonts w:hint="eastAsia"/>
                <w:szCs w:val="21"/>
              </w:rPr>
              <w:t>后台返回商户结果时使用，如上送，则发送商户后台交易结果通知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top"/>
          </w:tcPr>
          <w:p>
            <w:pPr>
              <w:numPr>
                <w:ilvl w:val="0"/>
                <w:numId w:val="0"/>
              </w:numPr>
              <w:jc w:val="center"/>
              <w:rPr>
                <w:szCs w:val="21"/>
              </w:rPr>
            </w:pPr>
            <w:r>
              <w:rPr>
                <w:szCs w:val="21"/>
              </w:rPr>
              <w:t>accessType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0</w:t>
            </w:r>
            <w:r>
              <w:rPr>
                <w:rFonts w:hint="eastAsia"/>
                <w:szCs w:val="21"/>
              </w:rPr>
              <w:t>：普通商户直连接入</w:t>
            </w:r>
          </w:p>
          <w:p>
            <w:pPr>
              <w:numPr>
                <w:ilvl w:val="0"/>
                <w:numId w:val="0"/>
              </w:numPr>
              <w:rPr>
                <w:szCs w:val="21"/>
              </w:rPr>
            </w:pPr>
            <w:r>
              <w:rPr>
                <w:szCs w:val="21"/>
              </w:rPr>
              <w:t>2</w:t>
            </w:r>
            <w:r>
              <w:rPr>
                <w:rFonts w:hint="eastAsia"/>
                <w:szCs w:val="21"/>
              </w:rPr>
              <w:t>：平台类商户接入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top"/>
          </w:tcPr>
          <w:p>
            <w:pPr>
              <w:numPr>
                <w:ilvl w:val="0"/>
                <w:numId w:val="0"/>
              </w:numPr>
              <w:jc w:val="center"/>
              <w:rPr>
                <w:szCs w:val="21"/>
              </w:rPr>
            </w:pPr>
            <w:r>
              <w:rPr>
                <w:szCs w:val="21"/>
              </w:rPr>
              <w:t>merId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二级商户代码</w:t>
            </w:r>
          </w:p>
        </w:tc>
        <w:tc>
          <w:tcPr>
            <w:tcW w:w="2312" w:type="dxa"/>
            <w:vAlign w:val="top"/>
          </w:tcPr>
          <w:p>
            <w:pPr>
              <w:numPr>
                <w:ilvl w:val="0"/>
                <w:numId w:val="0"/>
              </w:numPr>
              <w:jc w:val="center"/>
              <w:rPr>
                <w:szCs w:val="21"/>
              </w:rPr>
            </w:pPr>
            <w:r>
              <w:rPr>
                <w:szCs w:val="21"/>
              </w:rPr>
              <w:t>subMerId</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二级商户全称</w:t>
            </w:r>
          </w:p>
        </w:tc>
        <w:tc>
          <w:tcPr>
            <w:tcW w:w="2312" w:type="dxa"/>
            <w:vAlign w:val="top"/>
          </w:tcPr>
          <w:p>
            <w:pPr>
              <w:numPr>
                <w:ilvl w:val="0"/>
                <w:numId w:val="0"/>
              </w:numPr>
              <w:jc w:val="center"/>
              <w:rPr>
                <w:szCs w:val="21"/>
              </w:rPr>
            </w:pPr>
            <w:r>
              <w:rPr>
                <w:szCs w:val="21"/>
              </w:rPr>
              <w:t>subMerName</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二级商户简称</w:t>
            </w:r>
          </w:p>
        </w:tc>
        <w:tc>
          <w:tcPr>
            <w:tcW w:w="2312" w:type="dxa"/>
            <w:vAlign w:val="top"/>
          </w:tcPr>
          <w:p>
            <w:pPr>
              <w:numPr>
                <w:ilvl w:val="0"/>
                <w:numId w:val="0"/>
              </w:numPr>
              <w:jc w:val="center"/>
              <w:rPr>
                <w:szCs w:val="21"/>
              </w:rPr>
            </w:pPr>
            <w:r>
              <w:rPr>
                <w:szCs w:val="21"/>
              </w:rPr>
              <w:t>subMerAbbr</w:t>
            </w:r>
          </w:p>
        </w:tc>
        <w:tc>
          <w:tcPr>
            <w:tcW w:w="1493" w:type="dxa"/>
            <w:vAlign w:val="top"/>
          </w:tcPr>
          <w:p>
            <w:pPr>
              <w:numPr>
                <w:ilvl w:val="0"/>
                <w:numId w:val="0"/>
              </w:numPr>
              <w:jc w:val="center"/>
              <w:rPr>
                <w:szCs w:val="21"/>
              </w:rPr>
            </w:pPr>
            <w:r>
              <w:rPr>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商户类型为平台类商户接入时必须上送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top"/>
          </w:tcPr>
          <w:p>
            <w:pPr>
              <w:numPr>
                <w:ilvl w:val="0"/>
                <w:numId w:val="0"/>
              </w:numPr>
              <w:jc w:val="center"/>
              <w:rPr>
                <w:szCs w:val="21"/>
              </w:rPr>
            </w:pPr>
            <w:r>
              <w:rPr>
                <w:szCs w:val="21"/>
              </w:rPr>
              <w:t>orderId</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top"/>
          </w:tcPr>
          <w:p>
            <w:pPr>
              <w:numPr>
                <w:ilvl w:val="0"/>
                <w:numId w:val="0"/>
              </w:numPr>
              <w:jc w:val="center"/>
              <w:rPr>
                <w:szCs w:val="21"/>
              </w:rPr>
            </w:pPr>
            <w:r>
              <w:rPr>
                <w:szCs w:val="21"/>
              </w:rPr>
              <w:t>txnTime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246" w:hRule="atLeast"/>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帐号类型</w:t>
            </w:r>
          </w:p>
        </w:tc>
        <w:tc>
          <w:tcPr>
            <w:tcW w:w="2312" w:type="dxa"/>
            <w:vAlign w:val="top"/>
          </w:tcPr>
          <w:p>
            <w:pPr>
              <w:numPr>
                <w:ilvl w:val="0"/>
                <w:numId w:val="0"/>
              </w:numPr>
              <w:jc w:val="center"/>
              <w:rPr>
                <w:szCs w:val="21"/>
              </w:rPr>
            </w:pPr>
            <w:r>
              <w:rPr>
                <w:szCs w:val="21"/>
              </w:rPr>
              <w:t>accType</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1、</w:t>
            </w:r>
            <w:r>
              <w:rPr>
                <w:sz w:val="14"/>
                <w:szCs w:val="14"/>
              </w:rPr>
              <w:t xml:space="preserve">  </w:t>
            </w:r>
            <w:r>
              <w:rPr>
                <w:rFonts w:hint="eastAsia" w:ascii="楷体" w:hAnsi="楷体"/>
                <w:szCs w:val="21"/>
              </w:rPr>
              <w:t>后台类消费交易时上送；</w:t>
            </w:r>
          </w:p>
          <w:p>
            <w:pPr>
              <w:numPr>
                <w:ilvl w:val="0"/>
                <w:numId w:val="0"/>
              </w:numPr>
              <w:rPr>
                <w:szCs w:val="21"/>
              </w:rPr>
            </w:pPr>
            <w:r>
              <w:rPr>
                <w:szCs w:val="21"/>
              </w:rPr>
              <w:t>2、</w:t>
            </w:r>
            <w:r>
              <w:rPr>
                <w:sz w:val="14"/>
                <w:szCs w:val="14"/>
              </w:rPr>
              <w:t xml:space="preserve">  </w:t>
            </w:r>
            <w:r>
              <w:rPr>
                <w:rFonts w:hint="eastAsia" w:ascii="楷体" w:hAnsi="楷体"/>
                <w:szCs w:val="21"/>
              </w:rPr>
              <w:t>跨行收单且收单机构收集银行卡信息时上送</w:t>
            </w:r>
          </w:p>
          <w:p>
            <w:pPr>
              <w:numPr>
                <w:ilvl w:val="0"/>
                <w:numId w:val="0"/>
              </w:numPr>
              <w:rPr>
                <w:szCs w:val="21"/>
              </w:rPr>
            </w:pPr>
            <w:r>
              <w:rPr>
                <w:szCs w:val="21"/>
              </w:rPr>
              <w:t>3、</w:t>
            </w:r>
            <w:r>
              <w:rPr>
                <w:sz w:val="14"/>
                <w:szCs w:val="14"/>
              </w:rPr>
              <w:t xml:space="preserve">  </w:t>
            </w:r>
            <w:r>
              <w:rPr>
                <w:szCs w:val="21"/>
              </w:rPr>
              <w:t>IC</w:t>
            </w:r>
            <w:r>
              <w:rPr>
                <w:rFonts w:hint="eastAsia" w:ascii="楷体" w:hAnsi="楷体"/>
                <w:szCs w:val="21"/>
              </w:rPr>
              <w:t>卡交易填写“</w:t>
            </w:r>
            <w:r>
              <w:rPr>
                <w:szCs w:val="21"/>
              </w:rPr>
              <w:t>03</w:t>
            </w:r>
            <w:r>
              <w:rPr>
                <w:rFonts w:hint="eastAsia" w:ascii="楷体" w:hAnsi="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865" w:hRule="atLeast"/>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帐号</w:t>
            </w:r>
          </w:p>
        </w:tc>
        <w:tc>
          <w:tcPr>
            <w:tcW w:w="2312" w:type="dxa"/>
            <w:vAlign w:val="top"/>
          </w:tcPr>
          <w:p>
            <w:pPr>
              <w:numPr>
                <w:ilvl w:val="0"/>
                <w:numId w:val="0"/>
              </w:numPr>
              <w:jc w:val="center"/>
              <w:rPr>
                <w:szCs w:val="21"/>
              </w:rPr>
            </w:pPr>
            <w:r>
              <w:rPr>
                <w:szCs w:val="21"/>
              </w:rPr>
              <w:t>accNo</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1、</w:t>
            </w:r>
            <w:r>
              <w:rPr>
                <w:sz w:val="14"/>
                <w:szCs w:val="14"/>
              </w:rPr>
              <w:t xml:space="preserve">  </w:t>
            </w:r>
            <w:r>
              <w:rPr>
                <w:rFonts w:hint="eastAsia" w:ascii="楷体" w:hAnsi="楷体"/>
                <w:szCs w:val="21"/>
              </w:rPr>
              <w:t>后台类消费交易时上送全卡号或卡号后</w:t>
            </w:r>
            <w:r>
              <w:rPr>
                <w:szCs w:val="21"/>
              </w:rPr>
              <w:t>4</w:t>
            </w:r>
            <w:r>
              <w:rPr>
                <w:rFonts w:hint="eastAsia" w:ascii="楷体" w:hAnsi="楷体"/>
                <w:szCs w:val="21"/>
              </w:rPr>
              <w:t>位</w:t>
            </w:r>
          </w:p>
          <w:p>
            <w:pPr>
              <w:numPr>
                <w:ilvl w:val="0"/>
                <w:numId w:val="0"/>
              </w:numPr>
              <w:rPr>
                <w:szCs w:val="21"/>
              </w:rPr>
            </w:pPr>
            <w:r>
              <w:rPr>
                <w:szCs w:val="21"/>
              </w:rPr>
              <w:t>2、</w:t>
            </w:r>
            <w:r>
              <w:rPr>
                <w:sz w:val="14"/>
                <w:szCs w:val="14"/>
              </w:rPr>
              <w:t xml:space="preserve">  </w:t>
            </w:r>
            <w:r>
              <w:rPr>
                <w:rFonts w:hint="eastAsia" w:ascii="楷体" w:hAnsi="楷体"/>
                <w:szCs w:val="21"/>
              </w:rPr>
              <w:t>跨行收单且收单机构收集银行卡信息时上送</w:t>
            </w:r>
          </w:p>
          <w:p>
            <w:pPr>
              <w:numPr>
                <w:ilvl w:val="0"/>
                <w:numId w:val="0"/>
              </w:numPr>
              <w:rPr>
                <w:szCs w:val="21"/>
              </w:rPr>
            </w:pPr>
            <w:r>
              <w:rPr>
                <w:szCs w:val="21"/>
              </w:rPr>
              <w:t>3</w:t>
            </w:r>
            <w:r>
              <w:rPr>
                <w:rFonts w:hint="eastAsia"/>
                <w:szCs w:val="21"/>
              </w:rPr>
              <w:t>、</w:t>
            </w:r>
            <w:r>
              <w:rPr>
                <w:sz w:val="14"/>
                <w:szCs w:val="14"/>
              </w:rPr>
              <w:t xml:space="preserve">  </w:t>
            </w:r>
            <w:r>
              <w:rPr>
                <w:rFonts w:hint="eastAsia" w:ascii="楷体" w:hAnsi="楷体"/>
                <w:szCs w:val="21"/>
              </w:rPr>
              <w:t>前台类交易可通过配置后返回</w:t>
            </w:r>
            <w:r>
              <w:rPr>
                <w:szCs w:val="21"/>
              </w:rPr>
              <w:t xml:space="preserve">PPP </w:t>
            </w:r>
            <w:r>
              <w:rPr>
                <w:rFonts w:hint="eastAsia" w:ascii="楷体" w:hAnsi="楷体"/>
                <w:szCs w:val="21"/>
              </w:rPr>
              <w:t>转出方卡号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交易金额</w:t>
            </w:r>
          </w:p>
        </w:tc>
        <w:tc>
          <w:tcPr>
            <w:tcW w:w="2312" w:type="dxa"/>
            <w:vAlign w:val="top"/>
          </w:tcPr>
          <w:p>
            <w:pPr>
              <w:numPr>
                <w:ilvl w:val="0"/>
                <w:numId w:val="0"/>
              </w:numPr>
              <w:jc w:val="center"/>
              <w:rPr>
                <w:szCs w:val="21"/>
              </w:rPr>
            </w:pPr>
            <w:r>
              <w:rPr>
                <w:szCs w:val="21"/>
              </w:rPr>
              <w:t>txnAmt</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top"/>
          </w:tcPr>
          <w:p>
            <w:pPr>
              <w:numPr>
                <w:ilvl w:val="0"/>
                <w:numId w:val="0"/>
              </w:numPr>
              <w:jc w:val="center"/>
              <w:rPr>
                <w:szCs w:val="21"/>
              </w:rPr>
            </w:pPr>
            <w:r>
              <w:rPr>
                <w:szCs w:val="21"/>
              </w:rPr>
              <w:t>currencyCode</w:t>
            </w:r>
          </w:p>
        </w:tc>
        <w:tc>
          <w:tcPr>
            <w:tcW w:w="1493" w:type="dxa"/>
            <w:vAlign w:val="top"/>
          </w:tcPr>
          <w:p>
            <w:pPr>
              <w:numPr>
                <w:ilvl w:val="0"/>
                <w:numId w:val="0"/>
              </w:numPr>
              <w:jc w:val="center"/>
              <w:rPr>
                <w:szCs w:val="21"/>
              </w:rPr>
            </w:pPr>
            <w:r>
              <w:rPr>
                <w:rFonts w:hint="eastAsia"/>
                <w:szCs w:val="21"/>
              </w:rPr>
              <w:t>M</w:t>
            </w:r>
          </w:p>
        </w:tc>
        <w:tc>
          <w:tcPr>
            <w:tcW w:w="3097" w:type="dxa"/>
            <w:vAlign w:val="top"/>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149" w:hRule="atLeast"/>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银行卡验证信息及身份信息</w:t>
            </w:r>
          </w:p>
        </w:tc>
        <w:tc>
          <w:tcPr>
            <w:tcW w:w="2312" w:type="dxa"/>
            <w:vAlign w:val="top"/>
          </w:tcPr>
          <w:p>
            <w:pPr>
              <w:numPr>
                <w:ilvl w:val="0"/>
                <w:numId w:val="0"/>
              </w:numPr>
              <w:jc w:val="center"/>
              <w:rPr>
                <w:szCs w:val="21"/>
              </w:rPr>
            </w:pPr>
            <w:r>
              <w:rPr>
                <w:szCs w:val="21"/>
              </w:rPr>
              <w:t>customerInfo</w:t>
            </w:r>
          </w:p>
        </w:tc>
        <w:tc>
          <w:tcPr>
            <w:tcW w:w="1493" w:type="dxa"/>
            <w:vAlign w:val="top"/>
          </w:tcPr>
          <w:p>
            <w:pPr>
              <w:numPr>
                <w:ilvl w:val="0"/>
                <w:numId w:val="0"/>
              </w:numPr>
              <w:jc w:val="center"/>
              <w:rPr>
                <w:szCs w:val="21"/>
              </w:rPr>
            </w:pPr>
            <w:r>
              <w:rPr>
                <w:szCs w:val="21"/>
              </w:rPr>
              <w:t>M</w:t>
            </w:r>
          </w:p>
        </w:tc>
        <w:tc>
          <w:tcPr>
            <w:tcW w:w="3097" w:type="dxa"/>
            <w:vAlign w:val="top"/>
          </w:tcPr>
          <w:p>
            <w:pPr>
              <w:numPr>
                <w:ilvl w:val="0"/>
                <w:numId w:val="0"/>
              </w:numPr>
              <w:rPr>
                <w:szCs w:val="21"/>
              </w:rPr>
            </w:pPr>
            <w:r>
              <w:rPr>
                <w:szCs w:val="21"/>
              </w:rPr>
              <w:t>1</w:t>
            </w:r>
            <w:r>
              <w:rPr>
                <w:rFonts w:hint="eastAsia" w:ascii="楷体" w:hAnsi="楷体"/>
                <w:szCs w:val="21"/>
              </w:rPr>
              <w:t>、后台类消费交易时上送</w:t>
            </w:r>
          </w:p>
          <w:p>
            <w:pPr>
              <w:numPr>
                <w:ilvl w:val="0"/>
                <w:numId w:val="0"/>
              </w:numPr>
              <w:rPr>
                <w:szCs w:val="21"/>
              </w:rPr>
            </w:pPr>
            <w:r>
              <w:rPr>
                <w:szCs w:val="21"/>
              </w:rPr>
              <w:t>2</w:t>
            </w:r>
            <w:r>
              <w:rPr>
                <w:rFonts w:hint="eastAsia" w:ascii="楷体" w:hAnsi="楷体"/>
                <w:szCs w:val="21"/>
              </w:rPr>
              <w:t>、跨行收单且收单机构收集银行卡信息时上送</w:t>
            </w:r>
          </w:p>
          <w:p>
            <w:pPr>
              <w:numPr>
                <w:ilvl w:val="0"/>
                <w:numId w:val="0"/>
              </w:numPr>
              <w:rPr>
                <w:szCs w:val="21"/>
              </w:rPr>
            </w:pPr>
            <w:r>
              <w:rPr>
                <w:szCs w:val="21"/>
              </w:rPr>
              <w:t>3</w:t>
            </w:r>
            <w:r>
              <w:rPr>
                <w:rFonts w:hint="eastAsia" w:ascii="楷体" w:hAnsi="楷体"/>
                <w:szCs w:val="21"/>
              </w:rPr>
              <w:t>、认证支付</w:t>
            </w:r>
            <w:r>
              <w:rPr>
                <w:szCs w:val="21"/>
              </w:rPr>
              <w:t>2.0</w:t>
            </w:r>
            <w:r>
              <w:rPr>
                <w:rFonts w:hint="eastAsia" w:ascii="楷体" w:hAnsi="楷体"/>
                <w:szCs w:val="21"/>
              </w:rPr>
              <w:t>，后台交易时可选</w:t>
            </w:r>
          </w:p>
          <w:p>
            <w:pPr>
              <w:numPr>
                <w:ilvl w:val="0"/>
                <w:numId w:val="0"/>
              </w:numPr>
              <w:rPr>
                <w:szCs w:val="21"/>
              </w:rPr>
            </w:pPr>
            <w:r>
              <w:rPr>
                <w:szCs w:val="21"/>
              </w:rPr>
              <w:t>4</w:t>
            </w:r>
            <w:r>
              <w:rPr>
                <w:rFonts w:hint="eastAsia" w:ascii="楷体" w:hAnsi="楷体"/>
                <w:szCs w:val="21"/>
              </w:rPr>
              <w:t>、</w:t>
            </w:r>
            <w:r>
              <w:rPr>
                <w:szCs w:val="21"/>
              </w:rPr>
              <w:t>IC</w:t>
            </w:r>
            <w:r>
              <w:rPr>
                <w:rFonts w:hint="eastAsia" w:ascii="楷体" w:hAnsi="楷体"/>
                <w:szCs w:val="21"/>
              </w:rPr>
              <w:t>卡交易，通过此域上送密码信息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终端号</w:t>
            </w:r>
          </w:p>
        </w:tc>
        <w:tc>
          <w:tcPr>
            <w:tcW w:w="2312" w:type="dxa"/>
            <w:vAlign w:val="top"/>
          </w:tcPr>
          <w:p>
            <w:pPr>
              <w:numPr>
                <w:ilvl w:val="0"/>
                <w:numId w:val="0"/>
              </w:numPr>
              <w:jc w:val="center"/>
              <w:rPr>
                <w:szCs w:val="21"/>
              </w:rPr>
            </w:pPr>
            <w:r>
              <w:rPr>
                <w:szCs w:val="21"/>
              </w:rPr>
              <w:t>termId</w:t>
            </w:r>
          </w:p>
        </w:tc>
        <w:tc>
          <w:tcPr>
            <w:tcW w:w="1493" w:type="dxa"/>
            <w:vAlign w:val="top"/>
          </w:tcPr>
          <w:p>
            <w:pPr>
              <w:numPr>
                <w:ilvl w:val="0"/>
                <w:numId w:val="0"/>
              </w:numPr>
              <w:jc w:val="center"/>
              <w:rPr>
                <w:szCs w:val="21"/>
              </w:rPr>
            </w:pPr>
            <w:r>
              <w:rPr>
                <w:szCs w:val="21"/>
              </w:rPr>
              <w:t>O</w:t>
            </w:r>
          </w:p>
        </w:tc>
        <w:tc>
          <w:tcPr>
            <w:tcW w:w="3097" w:type="dxa"/>
            <w:vAlign w:val="top"/>
          </w:tcPr>
          <w:p>
            <w:pPr>
              <w:numPr>
                <w:ilvl w:val="0"/>
                <w:numId w:val="0"/>
              </w:numPr>
              <w:rPr>
                <w:szCs w:val="21"/>
              </w:rPr>
            </w:pPr>
            <w:r>
              <w:rPr>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top"/>
          </w:tcPr>
          <w:p>
            <w:pPr>
              <w:numPr>
                <w:ilvl w:val="0"/>
                <w:numId w:val="0"/>
              </w:numPr>
              <w:jc w:val="center"/>
              <w:rPr>
                <w:rFonts w:ascii="楷体" w:hAnsi="楷体" w:cs="宋体"/>
                <w:szCs w:val="21"/>
              </w:rPr>
            </w:pPr>
            <w:r>
              <w:rPr>
                <w:rFonts w:hint="eastAsia" w:ascii="楷体" w:hAnsi="楷体"/>
                <w:szCs w:val="21"/>
              </w:rPr>
              <w:t>有卡交易信息域</w:t>
            </w:r>
          </w:p>
        </w:tc>
        <w:tc>
          <w:tcPr>
            <w:tcW w:w="2312" w:type="dxa"/>
            <w:vAlign w:val="top"/>
          </w:tcPr>
          <w:p>
            <w:pPr>
              <w:numPr>
                <w:ilvl w:val="0"/>
                <w:numId w:val="0"/>
              </w:numPr>
              <w:jc w:val="center"/>
              <w:rPr>
                <w:szCs w:val="21"/>
              </w:rPr>
            </w:pPr>
            <w:r>
              <w:rPr>
                <w:rFonts w:hint="eastAsia"/>
                <w:szCs w:val="21"/>
              </w:rPr>
              <w:t>cardTransData</w:t>
            </w:r>
          </w:p>
        </w:tc>
        <w:tc>
          <w:tcPr>
            <w:tcW w:w="1493" w:type="dxa"/>
            <w:vAlign w:val="top"/>
          </w:tcPr>
          <w:p>
            <w:pPr>
              <w:numPr>
                <w:ilvl w:val="0"/>
                <w:numId w:val="0"/>
              </w:numPr>
              <w:jc w:val="center"/>
              <w:rPr>
                <w:szCs w:val="21"/>
              </w:rPr>
            </w:pPr>
            <w:r>
              <w:rPr>
                <w:rFonts w:hint="eastAsia"/>
                <w:szCs w:val="21"/>
              </w:rPr>
              <w:t>C</w:t>
            </w:r>
          </w:p>
        </w:tc>
        <w:tc>
          <w:tcPr>
            <w:tcW w:w="3097" w:type="dxa"/>
            <w:vAlign w:val="top"/>
          </w:tcPr>
          <w:p>
            <w:pPr>
              <w:numPr>
                <w:ilvl w:val="0"/>
                <w:numId w:val="0"/>
              </w:numPr>
              <w:rPr>
                <w:rFonts w:ascii="楷体" w:hAnsi="楷体" w:cs="宋体"/>
                <w:szCs w:val="21"/>
              </w:rPr>
            </w:pPr>
            <w:r>
              <w:rPr>
                <w:rFonts w:hint="eastAsia" w:ascii="楷体" w:hAnsi="楷体"/>
                <w:szCs w:val="21"/>
              </w:rPr>
              <w:t>有卡交易必填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top"/>
          </w:tcPr>
          <w:p>
            <w:pPr>
              <w:pStyle w:val="120"/>
              <w:numPr>
                <w:ilvl w:val="0"/>
                <w:numId w:val="69"/>
              </w:numPr>
              <w:tabs>
                <w:tab w:val="left" w:pos="360"/>
              </w:tabs>
              <w:ind w:firstLineChars="0"/>
              <w:jc w:val="center"/>
              <w:rPr>
                <w:bCs/>
                <w:sz w:val="22"/>
              </w:rPr>
            </w:pPr>
          </w:p>
        </w:tc>
        <w:tc>
          <w:tcPr>
            <w:tcW w:w="1930" w:type="dxa"/>
            <w:vAlign w:val="center"/>
          </w:tcPr>
          <w:p>
            <w:pPr>
              <w:numPr>
                <w:ilvl w:val="0"/>
                <w:numId w:val="0"/>
              </w:numPr>
              <w:jc w:val="center"/>
              <w:rPr>
                <w:rFonts w:ascii="楷体" w:hAnsi="楷体"/>
                <w:szCs w:val="21"/>
              </w:rPr>
            </w:pPr>
            <w:r>
              <w:rPr>
                <w:rFonts w:hint="eastAsia" w:ascii="楷体" w:hAnsi="楷体"/>
                <w:szCs w:val="21"/>
              </w:rPr>
              <w:t>加密证书</w:t>
            </w:r>
            <w:r>
              <w:rPr>
                <w:szCs w:val="21"/>
              </w:rPr>
              <w:t>ID</w:t>
            </w:r>
          </w:p>
        </w:tc>
        <w:tc>
          <w:tcPr>
            <w:tcW w:w="2312" w:type="dxa"/>
            <w:vAlign w:val="center"/>
          </w:tcPr>
          <w:p>
            <w:pPr>
              <w:numPr>
                <w:ilvl w:val="0"/>
                <w:numId w:val="0"/>
              </w:numPr>
              <w:jc w:val="center"/>
              <w:rPr>
                <w:szCs w:val="21"/>
              </w:rPr>
            </w:pPr>
            <w:r>
              <w:rPr>
                <w:szCs w:val="21"/>
              </w:rPr>
              <w:t>encryptCertId</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outlineLvl w:val="4"/>
              <w:rPr>
                <w:rFonts w:ascii="Times New Roman" w:hAnsi="Times New Roman" w:eastAsia="宋体"/>
                <w:szCs w:val="21"/>
                <w:rPrChange w:id="6682" w:author="吴潇" w:date="2014-12-23T09:10:00Z">
                  <w:rPr>
                    <w:rFonts w:ascii="楷体" w:hAnsi="楷体" w:eastAsia="黑体"/>
                    <w:szCs w:val="21"/>
                  </w:rPr>
                </w:rPrChange>
              </w:rPr>
            </w:pPr>
            <w:r>
              <w:rPr>
                <w:rFonts w:hint="eastAsia" w:ascii="Times New Roman" w:hAnsi="Times New Roman"/>
                <w:szCs w:val="21"/>
                <w:rPrChange w:id="6683" w:author="吴潇" w:date="2014-12-23T09:10:00Z">
                  <w:rPr>
                    <w:rFonts w:hint="eastAsia" w:ascii="楷体" w:hAnsi="楷体"/>
                    <w:szCs w:val="21"/>
                  </w:rPr>
                </w:rPrChange>
              </w:rPr>
              <w:t>当使用银联公钥加密密码等信息时，需上送加密证书的</w:t>
            </w:r>
            <w:r>
              <w:rPr>
                <w:rFonts w:ascii="Times New Roman" w:hAnsi="Times New Roman"/>
                <w:szCs w:val="21"/>
                <w:rPrChange w:id="6684" w:author="吴潇" w:date="2014-12-23T09:10:00Z">
                  <w:rPr>
                    <w:rFonts w:ascii="楷体" w:hAnsi="楷体"/>
                    <w:szCs w:val="21"/>
                  </w:rPr>
                </w:rPrChange>
              </w:rPr>
              <w:t>CertID</w:t>
            </w:r>
          </w:p>
        </w:tc>
      </w:tr>
    </w:tbl>
    <w:p>
      <w:pPr>
        <w:numPr>
          <w:ilvl w:val="0"/>
          <w:numId w:val="0"/>
        </w:numPr>
        <w:jc w:val="center"/>
      </w:pPr>
    </w:p>
    <w:p>
      <w:pPr>
        <w:pStyle w:val="97"/>
        <w:framePr w:h="473" w:wrap="around" w:vAnchor="margin" w:hAnchor="text" w:yAlign="top"/>
        <w:ind w:left="0"/>
        <w:jc w:val="left"/>
        <w:outlineLvl w:val="4"/>
        <w:rPr>
          <w:sz w:val="21"/>
          <w:szCs w:val="21"/>
        </w:rPr>
      </w:pPr>
      <w:r>
        <w:rPr>
          <w:rFonts w:hint="eastAsia"/>
          <w:sz w:val="21"/>
          <w:szCs w:val="21"/>
        </w:rPr>
        <w:t>应答报文（同步应答）</w:t>
      </w:r>
    </w:p>
    <w:p>
      <w:pPr>
        <w:pStyle w:val="66"/>
        <w:ind w:firstLine="409" w:firstLineChars="195"/>
      </w:pPr>
      <w:r>
        <w:rPr>
          <w:rFonts w:hint="eastAsia"/>
        </w:rPr>
        <w:t>同IC卡脚本通知交易同步应答报文。</w:t>
      </w:r>
    </w:p>
    <w:tbl>
      <w:tblPr>
        <w:tblStyle w:val="55"/>
        <w:tblW w:w="95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jc w:val="cent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版本号</w:t>
            </w:r>
          </w:p>
        </w:tc>
        <w:tc>
          <w:tcPr>
            <w:tcW w:w="2312" w:type="dxa"/>
            <w:vAlign w:val="center"/>
          </w:tcPr>
          <w:p>
            <w:pPr>
              <w:numPr>
                <w:ilvl w:val="0"/>
                <w:numId w:val="0"/>
              </w:numPr>
              <w:jc w:val="center"/>
              <w:rPr>
                <w:szCs w:val="21"/>
              </w:rPr>
            </w:pPr>
            <w:r>
              <w:rPr>
                <w:szCs w:val="21"/>
              </w:rPr>
              <w:t>version</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编码方式</w:t>
            </w:r>
          </w:p>
        </w:tc>
        <w:tc>
          <w:tcPr>
            <w:tcW w:w="2312" w:type="dxa"/>
            <w:vAlign w:val="center"/>
          </w:tcPr>
          <w:p>
            <w:pPr>
              <w:numPr>
                <w:ilvl w:val="0"/>
                <w:numId w:val="0"/>
              </w:numPr>
              <w:jc w:val="center"/>
              <w:rPr>
                <w:szCs w:val="21"/>
              </w:rPr>
            </w:pPr>
            <w:r>
              <w:rPr>
                <w:szCs w:val="21"/>
              </w:rPr>
              <w:t>encoding</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证书</w:t>
            </w:r>
            <w:r>
              <w:rPr>
                <w:szCs w:val="21"/>
              </w:rPr>
              <w:t>ID</w:t>
            </w:r>
          </w:p>
        </w:tc>
        <w:tc>
          <w:tcPr>
            <w:tcW w:w="2312" w:type="dxa"/>
            <w:vAlign w:val="center"/>
          </w:tcPr>
          <w:p>
            <w:pPr>
              <w:numPr>
                <w:ilvl w:val="0"/>
                <w:numId w:val="0"/>
              </w:numPr>
              <w:jc w:val="center"/>
              <w:rPr>
                <w:szCs w:val="21"/>
              </w:rPr>
            </w:pPr>
            <w:r>
              <w:rPr>
                <w:szCs w:val="21"/>
              </w:rPr>
              <w:t>certId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签名</w:t>
            </w:r>
          </w:p>
        </w:tc>
        <w:tc>
          <w:tcPr>
            <w:tcW w:w="2312" w:type="dxa"/>
            <w:vAlign w:val="center"/>
          </w:tcPr>
          <w:p>
            <w:pPr>
              <w:numPr>
                <w:ilvl w:val="0"/>
                <w:numId w:val="0"/>
              </w:numPr>
              <w:jc w:val="center"/>
              <w:rPr>
                <w:szCs w:val="21"/>
              </w:rPr>
            </w:pPr>
            <w:r>
              <w:rPr>
                <w:szCs w:val="21"/>
              </w:rPr>
              <w:t>signature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szCs w:val="21"/>
              </w:rPr>
            </w:pPr>
            <w:r>
              <w:rPr>
                <w:rFonts w:hint="eastAsia"/>
              </w:rPr>
              <w:t>签名方法</w:t>
            </w:r>
          </w:p>
        </w:tc>
        <w:tc>
          <w:tcPr>
            <w:tcW w:w="2312" w:type="dxa"/>
            <w:vAlign w:val="center"/>
          </w:tcPr>
          <w:p>
            <w:pPr>
              <w:numPr>
                <w:ilvl w:val="0"/>
                <w:numId w:val="0"/>
              </w:numPr>
              <w:jc w:val="center"/>
              <w:rPr>
                <w:szCs w:val="21"/>
              </w:rPr>
            </w:pPr>
            <w:r>
              <w:t>signMethod</w:t>
            </w:r>
          </w:p>
        </w:tc>
        <w:tc>
          <w:tcPr>
            <w:tcW w:w="1493" w:type="dxa"/>
            <w:vAlign w:val="center"/>
          </w:tcPr>
          <w:p>
            <w:pPr>
              <w:numPr>
                <w:ilvl w:val="0"/>
                <w:numId w:val="0"/>
              </w:numPr>
              <w:jc w:val="center"/>
              <w:rPr>
                <w:szCs w:val="21"/>
              </w:rPr>
            </w:pPr>
            <w:r>
              <w:rPr>
                <w:rFonts w:hint="eastAsia"/>
              </w:rPr>
              <w:t>M</w:t>
            </w:r>
          </w:p>
        </w:tc>
        <w:tc>
          <w:tcPr>
            <w:tcW w:w="3097" w:type="dxa"/>
            <w:vAlign w:val="center"/>
          </w:tcPr>
          <w:p>
            <w:pPr>
              <w:numPr>
                <w:ilvl w:val="0"/>
                <w:numId w:val="0"/>
              </w:num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center"/>
          </w:tcPr>
          <w:p>
            <w:pPr>
              <w:numPr>
                <w:ilvl w:val="0"/>
                <w:numId w:val="0"/>
              </w:numPr>
              <w:jc w:val="center"/>
              <w:rPr>
                <w:szCs w:val="21"/>
              </w:rPr>
            </w:pPr>
            <w:r>
              <w:rPr>
                <w:szCs w:val="21"/>
              </w:rPr>
              <w:t>txnType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center"/>
          </w:tcPr>
          <w:p>
            <w:pPr>
              <w:numPr>
                <w:ilvl w:val="0"/>
                <w:numId w:val="0"/>
              </w:numPr>
              <w:jc w:val="center"/>
              <w:rPr>
                <w:szCs w:val="21"/>
              </w:rPr>
            </w:pPr>
            <w:r>
              <w:rPr>
                <w:szCs w:val="21"/>
              </w:rPr>
              <w:t>txnSubType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center"/>
          </w:tcPr>
          <w:p>
            <w:pPr>
              <w:numPr>
                <w:ilvl w:val="0"/>
                <w:numId w:val="0"/>
              </w:numPr>
              <w:jc w:val="center"/>
              <w:rPr>
                <w:szCs w:val="21"/>
              </w:rPr>
            </w:pPr>
            <w:r>
              <w:rPr>
                <w:szCs w:val="21"/>
              </w:rPr>
              <w:t>bizType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center"/>
          </w:tcPr>
          <w:p>
            <w:pPr>
              <w:numPr>
                <w:ilvl w:val="0"/>
                <w:numId w:val="0"/>
              </w:numPr>
              <w:jc w:val="center"/>
              <w:rPr>
                <w:szCs w:val="21"/>
              </w:rPr>
            </w:pPr>
            <w:r>
              <w:rPr>
                <w:szCs w:val="21"/>
              </w:rPr>
              <w:t>accessType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del w:id="6685" w:author="齐宁" w:date="2014-09-28T19:26:00Z"/>
        </w:trPr>
        <w:tc>
          <w:tcPr>
            <w:tcW w:w="739" w:type="dxa"/>
            <w:vAlign w:val="center"/>
          </w:tcPr>
          <w:p>
            <w:pPr>
              <w:pStyle w:val="120"/>
              <w:numPr>
                <w:ilvl w:val="0"/>
                <w:numId w:val="70"/>
              </w:numPr>
              <w:tabs>
                <w:tab w:val="left" w:pos="360"/>
              </w:tabs>
              <w:ind w:firstLineChars="0"/>
              <w:jc w:val="center"/>
              <w:rPr>
                <w:del w:id="6686" w:author="齐宁" w:date="2014-09-28T19:26:00Z"/>
                <w:bCs/>
                <w:sz w:val="22"/>
              </w:rPr>
            </w:pPr>
          </w:p>
        </w:tc>
        <w:tc>
          <w:tcPr>
            <w:tcW w:w="1930" w:type="dxa"/>
            <w:vAlign w:val="center"/>
          </w:tcPr>
          <w:p>
            <w:pPr>
              <w:numPr>
                <w:ilvl w:val="0"/>
                <w:numId w:val="0"/>
              </w:numPr>
              <w:jc w:val="center"/>
              <w:rPr>
                <w:del w:id="6687" w:author="齐宁" w:date="2014-09-28T19:26:00Z"/>
                <w:rFonts w:ascii="楷体" w:hAnsi="楷体" w:cs="宋体"/>
                <w:szCs w:val="21"/>
              </w:rPr>
            </w:pPr>
            <w:del w:id="6688" w:author="齐宁" w:date="2014-09-28T19:26:00Z">
              <w:r>
                <w:rPr>
                  <w:rFonts w:hint="eastAsia" w:ascii="楷体" w:hAnsi="楷体"/>
                  <w:szCs w:val="21"/>
                </w:rPr>
                <w:delText>收单机构代码</w:delText>
              </w:r>
            </w:del>
          </w:p>
        </w:tc>
        <w:tc>
          <w:tcPr>
            <w:tcW w:w="2312" w:type="dxa"/>
            <w:vAlign w:val="center"/>
          </w:tcPr>
          <w:p>
            <w:pPr>
              <w:numPr>
                <w:ilvl w:val="0"/>
                <w:numId w:val="0"/>
              </w:numPr>
              <w:jc w:val="center"/>
              <w:rPr>
                <w:del w:id="6689" w:author="齐宁" w:date="2014-09-28T19:26:00Z"/>
                <w:szCs w:val="21"/>
              </w:rPr>
            </w:pPr>
            <w:del w:id="6690" w:author="齐宁" w:date="2014-09-28T19:26:00Z">
              <w:r>
                <w:rPr>
                  <w:szCs w:val="21"/>
                </w:rPr>
                <w:delText>acqInsCode</w:delText>
              </w:r>
            </w:del>
          </w:p>
        </w:tc>
        <w:tc>
          <w:tcPr>
            <w:tcW w:w="1493" w:type="dxa"/>
            <w:vAlign w:val="center"/>
          </w:tcPr>
          <w:p>
            <w:pPr>
              <w:numPr>
                <w:ilvl w:val="0"/>
                <w:numId w:val="0"/>
              </w:numPr>
              <w:jc w:val="center"/>
              <w:rPr>
                <w:del w:id="6691" w:author="齐宁" w:date="2014-09-28T19:26:00Z"/>
                <w:szCs w:val="21"/>
              </w:rPr>
            </w:pPr>
            <w:del w:id="6692" w:author="齐宁" w:date="2014-09-28T19:26:00Z">
              <w:r>
                <w:rPr>
                  <w:szCs w:val="21"/>
                </w:rPr>
                <w:delText>R</w:delText>
              </w:r>
            </w:del>
          </w:p>
        </w:tc>
        <w:tc>
          <w:tcPr>
            <w:tcW w:w="3097" w:type="dxa"/>
            <w:vAlign w:val="center"/>
          </w:tcPr>
          <w:p>
            <w:pPr>
              <w:numPr>
                <w:ilvl w:val="0"/>
                <w:numId w:val="0"/>
              </w:numPr>
              <w:rPr>
                <w:del w:id="6693" w:author="齐宁" w:date="2014-09-28T19:26:00Z"/>
                <w:szCs w:val="21"/>
              </w:rPr>
            </w:pPr>
            <w:del w:id="6694" w:author="齐宁" w:date="2014-09-28T19:26:00Z">
              <w:r>
                <w:rPr>
                  <w:szCs w:val="21"/>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center"/>
          </w:tcPr>
          <w:p>
            <w:pPr>
              <w:numPr>
                <w:ilvl w:val="0"/>
                <w:numId w:val="0"/>
              </w:numPr>
              <w:jc w:val="center"/>
              <w:rPr>
                <w:szCs w:val="21"/>
              </w:rPr>
            </w:pPr>
            <w:r>
              <w:rPr>
                <w:szCs w:val="21"/>
              </w:rPr>
              <w:t>merId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center"/>
          </w:tcPr>
          <w:p>
            <w:pPr>
              <w:numPr>
                <w:ilvl w:val="0"/>
                <w:numId w:val="0"/>
              </w:numPr>
              <w:jc w:val="center"/>
              <w:rPr>
                <w:szCs w:val="21"/>
              </w:rPr>
            </w:pPr>
            <w:r>
              <w:rPr>
                <w:szCs w:val="21"/>
              </w:rPr>
              <w:t>orderId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center"/>
          </w:tcPr>
          <w:p>
            <w:pPr>
              <w:numPr>
                <w:ilvl w:val="0"/>
                <w:numId w:val="0"/>
              </w:numPr>
              <w:jc w:val="center"/>
              <w:rPr>
                <w:szCs w:val="21"/>
              </w:rPr>
            </w:pPr>
            <w:r>
              <w:rPr>
                <w:szCs w:val="21"/>
              </w:rPr>
              <w:t>txnTime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12" w:type="dxa"/>
            <w:vAlign w:val="center"/>
          </w:tcPr>
          <w:p>
            <w:pPr>
              <w:numPr>
                <w:ilvl w:val="0"/>
                <w:numId w:val="0"/>
              </w:numPr>
              <w:jc w:val="center"/>
              <w:rPr>
                <w:szCs w:val="21"/>
              </w:rPr>
            </w:pPr>
            <w:r>
              <w:rPr>
                <w:szCs w:val="21"/>
              </w:rPr>
              <w:t>accNo</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交易金额</w:t>
            </w:r>
          </w:p>
        </w:tc>
        <w:tc>
          <w:tcPr>
            <w:tcW w:w="2312" w:type="dxa"/>
            <w:vAlign w:val="center"/>
          </w:tcPr>
          <w:p>
            <w:pPr>
              <w:numPr>
                <w:ilvl w:val="0"/>
                <w:numId w:val="0"/>
              </w:numPr>
              <w:jc w:val="center"/>
              <w:rPr>
                <w:szCs w:val="21"/>
              </w:rPr>
            </w:pPr>
            <w:r>
              <w:rPr>
                <w:szCs w:val="21"/>
              </w:rPr>
              <w:t>txnAmt</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center"/>
          </w:tcPr>
          <w:p>
            <w:pPr>
              <w:numPr>
                <w:ilvl w:val="0"/>
                <w:numId w:val="0"/>
              </w:numPr>
              <w:jc w:val="center"/>
              <w:rPr>
                <w:szCs w:val="21"/>
              </w:rPr>
            </w:pPr>
            <w:r>
              <w:rPr>
                <w:szCs w:val="21"/>
              </w:rPr>
              <w:t>currencyCode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12" w:type="dxa"/>
            <w:vAlign w:val="center"/>
          </w:tcPr>
          <w:p>
            <w:pPr>
              <w:numPr>
                <w:ilvl w:val="0"/>
                <w:numId w:val="0"/>
              </w:numPr>
              <w:jc w:val="center"/>
              <w:rPr>
                <w:szCs w:val="21"/>
              </w:rPr>
            </w:pPr>
            <w:r>
              <w:rPr>
                <w:szCs w:val="21"/>
              </w:rPr>
              <w:t>reqReserved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12" w:type="dxa"/>
            <w:vAlign w:val="center"/>
          </w:tcPr>
          <w:p>
            <w:pPr>
              <w:numPr>
                <w:ilvl w:val="0"/>
                <w:numId w:val="0"/>
              </w:numPr>
              <w:jc w:val="center"/>
              <w:rPr>
                <w:szCs w:val="21"/>
              </w:rPr>
            </w:pPr>
            <w:r>
              <w:rPr>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交易查询流水号</w:t>
            </w:r>
          </w:p>
        </w:tc>
        <w:tc>
          <w:tcPr>
            <w:tcW w:w="2312" w:type="dxa"/>
            <w:vAlign w:val="center"/>
          </w:tcPr>
          <w:p>
            <w:pPr>
              <w:numPr>
                <w:ilvl w:val="0"/>
                <w:numId w:val="0"/>
              </w:numPr>
              <w:jc w:val="center"/>
              <w:rPr>
                <w:szCs w:val="21"/>
              </w:rPr>
            </w:pPr>
            <w:r>
              <w:rPr>
                <w:szCs w:val="21"/>
              </w:rPr>
              <w:t>queryId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del w:id="6695" w:author="吴潇" w:date="2014-12-23T09:10:00Z">
              <w:r>
                <w:rPr>
                  <w:szCs w:val="21"/>
                </w:rPr>
                <w:delText>　</w:delText>
              </w:r>
            </w:del>
            <w:r>
              <w:rPr>
                <w:rFonts w:hint="eastAsia"/>
                <w:szCs w:val="21"/>
              </w:rPr>
              <w:t>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响应码</w:t>
            </w:r>
          </w:p>
        </w:tc>
        <w:tc>
          <w:tcPr>
            <w:tcW w:w="2312" w:type="dxa"/>
            <w:vAlign w:val="center"/>
          </w:tcPr>
          <w:p>
            <w:pPr>
              <w:numPr>
                <w:ilvl w:val="0"/>
                <w:numId w:val="0"/>
              </w:numPr>
              <w:jc w:val="center"/>
              <w:rPr>
                <w:szCs w:val="21"/>
              </w:rPr>
            </w:pPr>
            <w:r>
              <w:rPr>
                <w:szCs w:val="21"/>
              </w:rPr>
              <w:t>respCode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739" w:type="dxa"/>
            <w:vAlign w:val="center"/>
          </w:tcPr>
          <w:p>
            <w:pPr>
              <w:pStyle w:val="120"/>
              <w:numPr>
                <w:ilvl w:val="0"/>
                <w:numId w:val="70"/>
              </w:numPr>
              <w:tabs>
                <w:tab w:val="left" w:pos="360"/>
              </w:tabs>
              <w:ind w:firstLineChars="0"/>
              <w:jc w:val="center"/>
              <w:rPr>
                <w:bCs/>
                <w:sz w:val="22"/>
              </w:rPr>
            </w:pPr>
          </w:p>
        </w:tc>
        <w:tc>
          <w:tcPr>
            <w:tcW w:w="1930" w:type="dxa"/>
            <w:vAlign w:val="top"/>
          </w:tcPr>
          <w:p>
            <w:pPr>
              <w:numPr>
                <w:ilvl w:val="0"/>
                <w:numId w:val="0"/>
              </w:numPr>
              <w:jc w:val="center"/>
              <w:rPr>
                <w:rFonts w:ascii="楷体" w:hAnsi="楷体"/>
                <w:szCs w:val="21"/>
              </w:rPr>
            </w:pPr>
            <w:r>
              <w:rPr>
                <w:rFonts w:hint="eastAsia"/>
              </w:rPr>
              <w:t>应答信息</w:t>
            </w:r>
          </w:p>
        </w:tc>
        <w:tc>
          <w:tcPr>
            <w:tcW w:w="2312" w:type="dxa"/>
            <w:vAlign w:val="top"/>
          </w:tcPr>
          <w:p>
            <w:pPr>
              <w:numPr>
                <w:ilvl w:val="0"/>
                <w:numId w:val="0"/>
              </w:numPr>
              <w:jc w:val="center"/>
              <w:rPr>
                <w:szCs w:val="21"/>
              </w:rPr>
            </w:pPr>
            <w:r>
              <w:t>respMsg</w:t>
            </w:r>
          </w:p>
        </w:tc>
        <w:tc>
          <w:tcPr>
            <w:tcW w:w="1493" w:type="dxa"/>
            <w:vAlign w:val="top"/>
          </w:tcPr>
          <w:p>
            <w:pPr>
              <w:numPr>
                <w:ilvl w:val="0"/>
                <w:numId w:val="0"/>
              </w:numPr>
              <w:jc w:val="center"/>
              <w:rPr>
                <w:szCs w:val="21"/>
              </w:rPr>
            </w:pPr>
            <w:r>
              <w:t>M</w:t>
            </w:r>
          </w:p>
        </w:tc>
        <w:tc>
          <w:tcPr>
            <w:tcW w:w="3097" w:type="dxa"/>
            <w:vAlign w:val="top"/>
          </w:tcPr>
          <w:p>
            <w:pPr>
              <w:numPr>
                <w:ilvl w:val="0"/>
                <w:numId w:val="0"/>
              </w:numPr>
              <w:rPr>
                <w:szCs w:val="21"/>
              </w:rPr>
            </w:pPr>
            <w:r>
              <w:t>　</w:t>
            </w:r>
          </w:p>
        </w:tc>
      </w:tr>
    </w:tbl>
    <w:p>
      <w:pPr>
        <w:pStyle w:val="66"/>
        <w:ind w:firstLine="199" w:firstLineChars="95"/>
      </w:pPr>
    </w:p>
    <w:p>
      <w:pPr>
        <w:pStyle w:val="97"/>
        <w:framePr w:h="473" w:wrap="around" w:vAnchor="margin" w:hAnchor="text" w:yAlign="top"/>
        <w:ind w:left="0"/>
        <w:jc w:val="left"/>
        <w:outlineLvl w:val="4"/>
        <w:rPr>
          <w:sz w:val="21"/>
          <w:szCs w:val="21"/>
        </w:rPr>
      </w:pPr>
      <w:r>
        <w:rPr>
          <w:rFonts w:hint="eastAsia"/>
          <w:sz w:val="21"/>
          <w:szCs w:val="21"/>
        </w:rPr>
        <w:t>商户通知（异步应答）</w:t>
      </w:r>
    </w:p>
    <w:p>
      <w:pPr>
        <w:pStyle w:val="66"/>
        <w:ind w:firstLine="420"/>
      </w:pPr>
      <w:r>
        <w:rPr>
          <w:rFonts w:hint="eastAsia"/>
        </w:rPr>
        <w:t>同IC卡脚本通知交易异步应答报文。</w:t>
      </w: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39"/>
        <w:gridCol w:w="1930"/>
        <w:gridCol w:w="2312"/>
        <w:gridCol w:w="1493"/>
        <w:gridCol w:w="3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trPr>
        <w:tc>
          <w:tcPr>
            <w:tcW w:w="739" w:type="dxa"/>
            <w:shd w:val="clear" w:color="auto" w:fill="BFBFBF"/>
            <w:vAlign w:val="top"/>
          </w:tcPr>
          <w:p>
            <w:pPr>
              <w:numPr>
                <w:ilvl w:val="0"/>
                <w:numId w:val="0"/>
              </w:numPr>
              <w:jc w:val="center"/>
            </w:pPr>
            <w:r>
              <w:rPr>
                <w:rFonts w:hint="eastAsia"/>
              </w:rPr>
              <w:t>序号</w:t>
            </w:r>
          </w:p>
        </w:tc>
        <w:tc>
          <w:tcPr>
            <w:tcW w:w="1930" w:type="dxa"/>
            <w:shd w:val="clear" w:color="auto" w:fill="BFBFBF"/>
            <w:vAlign w:val="top"/>
          </w:tcPr>
          <w:p>
            <w:pPr>
              <w:numPr>
                <w:ilvl w:val="0"/>
                <w:numId w:val="0"/>
              </w:numPr>
              <w:jc w:val="center"/>
            </w:pPr>
            <w:r>
              <w:rPr>
                <w:rFonts w:hint="eastAsia"/>
              </w:rPr>
              <w:t>域名</w:t>
            </w:r>
          </w:p>
        </w:tc>
        <w:tc>
          <w:tcPr>
            <w:tcW w:w="2312" w:type="dxa"/>
            <w:shd w:val="clear" w:color="auto" w:fill="BFBFBF"/>
            <w:vAlign w:val="top"/>
          </w:tcPr>
          <w:p>
            <w:pPr>
              <w:numPr>
                <w:ilvl w:val="0"/>
                <w:numId w:val="0"/>
              </w:numPr>
              <w:jc w:val="center"/>
            </w:pPr>
            <w:r>
              <w:rPr>
                <w:rFonts w:hint="eastAsia"/>
              </w:rPr>
              <w:t>变量名</w:t>
            </w:r>
          </w:p>
        </w:tc>
        <w:tc>
          <w:tcPr>
            <w:tcW w:w="1493" w:type="dxa"/>
            <w:shd w:val="clear" w:color="auto" w:fill="BFBFBF"/>
            <w:vAlign w:val="top"/>
          </w:tcPr>
          <w:p>
            <w:pPr>
              <w:numPr>
                <w:ilvl w:val="0"/>
                <w:numId w:val="0"/>
              </w:numPr>
              <w:jc w:val="center"/>
            </w:pPr>
            <w:r>
              <w:rPr>
                <w:rFonts w:hint="eastAsia"/>
              </w:rPr>
              <w:t>出现要求</w:t>
            </w:r>
          </w:p>
        </w:tc>
        <w:tc>
          <w:tcPr>
            <w:tcW w:w="3097" w:type="dxa"/>
            <w:shd w:val="clear" w:color="auto" w:fill="BFBFBF"/>
            <w:vAlign w:val="top"/>
          </w:tcPr>
          <w:p>
            <w:pPr>
              <w:numPr>
                <w:ilvl w:val="0"/>
                <w:numId w:val="0"/>
              </w:num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版本号</w:t>
            </w:r>
          </w:p>
        </w:tc>
        <w:tc>
          <w:tcPr>
            <w:tcW w:w="2312" w:type="dxa"/>
            <w:vAlign w:val="center"/>
          </w:tcPr>
          <w:p>
            <w:pPr>
              <w:numPr>
                <w:ilvl w:val="0"/>
                <w:numId w:val="0"/>
              </w:numPr>
              <w:jc w:val="center"/>
              <w:rPr>
                <w:szCs w:val="21"/>
              </w:rPr>
            </w:pPr>
            <w:r>
              <w:rPr>
                <w:szCs w:val="21"/>
              </w:rPr>
              <w:t>version</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编码方式</w:t>
            </w:r>
          </w:p>
        </w:tc>
        <w:tc>
          <w:tcPr>
            <w:tcW w:w="2312" w:type="dxa"/>
            <w:vAlign w:val="center"/>
          </w:tcPr>
          <w:p>
            <w:pPr>
              <w:numPr>
                <w:ilvl w:val="0"/>
                <w:numId w:val="0"/>
              </w:numPr>
              <w:jc w:val="center"/>
              <w:rPr>
                <w:szCs w:val="21"/>
              </w:rPr>
            </w:pPr>
            <w:r>
              <w:rPr>
                <w:szCs w:val="21"/>
              </w:rPr>
              <w:t>encoding</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证书</w:t>
            </w:r>
            <w:r>
              <w:rPr>
                <w:szCs w:val="21"/>
              </w:rPr>
              <w:t>ID</w:t>
            </w:r>
          </w:p>
        </w:tc>
        <w:tc>
          <w:tcPr>
            <w:tcW w:w="2312" w:type="dxa"/>
            <w:vAlign w:val="center"/>
          </w:tcPr>
          <w:p>
            <w:pPr>
              <w:numPr>
                <w:ilvl w:val="0"/>
                <w:numId w:val="0"/>
              </w:numPr>
              <w:jc w:val="center"/>
              <w:rPr>
                <w:szCs w:val="21"/>
              </w:rPr>
            </w:pPr>
            <w:r>
              <w:rPr>
                <w:szCs w:val="21"/>
              </w:rPr>
              <w:t>certId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签名</w:t>
            </w:r>
          </w:p>
        </w:tc>
        <w:tc>
          <w:tcPr>
            <w:tcW w:w="2312" w:type="dxa"/>
            <w:vAlign w:val="center"/>
          </w:tcPr>
          <w:p>
            <w:pPr>
              <w:numPr>
                <w:ilvl w:val="0"/>
                <w:numId w:val="0"/>
              </w:numPr>
              <w:jc w:val="center"/>
              <w:rPr>
                <w:szCs w:val="21"/>
              </w:rPr>
            </w:pPr>
            <w:r>
              <w:rPr>
                <w:szCs w:val="21"/>
              </w:rPr>
              <w:t>signature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szCs w:val="21"/>
              </w:rPr>
            </w:pPr>
            <w:r>
              <w:rPr>
                <w:rFonts w:hint="eastAsia"/>
              </w:rPr>
              <w:t>签名方法</w:t>
            </w:r>
          </w:p>
        </w:tc>
        <w:tc>
          <w:tcPr>
            <w:tcW w:w="2312" w:type="dxa"/>
            <w:vAlign w:val="center"/>
          </w:tcPr>
          <w:p>
            <w:pPr>
              <w:numPr>
                <w:ilvl w:val="0"/>
                <w:numId w:val="0"/>
              </w:numPr>
              <w:jc w:val="center"/>
              <w:rPr>
                <w:szCs w:val="21"/>
              </w:rPr>
            </w:pPr>
            <w:r>
              <w:t>signMethod</w:t>
            </w:r>
          </w:p>
        </w:tc>
        <w:tc>
          <w:tcPr>
            <w:tcW w:w="1493" w:type="dxa"/>
            <w:vAlign w:val="center"/>
          </w:tcPr>
          <w:p>
            <w:pPr>
              <w:numPr>
                <w:ilvl w:val="0"/>
                <w:numId w:val="0"/>
              </w:numPr>
              <w:jc w:val="center"/>
              <w:rPr>
                <w:szCs w:val="21"/>
              </w:rPr>
            </w:pPr>
            <w:r>
              <w:rPr>
                <w:rFonts w:hint="eastAsia"/>
              </w:rPr>
              <w:t>M</w:t>
            </w:r>
          </w:p>
        </w:tc>
        <w:tc>
          <w:tcPr>
            <w:tcW w:w="3097" w:type="dxa"/>
            <w:vAlign w:val="center"/>
          </w:tcPr>
          <w:p>
            <w:pPr>
              <w:numPr>
                <w:ilvl w:val="0"/>
                <w:numId w:val="0"/>
              </w:num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交易类型</w:t>
            </w:r>
          </w:p>
        </w:tc>
        <w:tc>
          <w:tcPr>
            <w:tcW w:w="2312" w:type="dxa"/>
            <w:vAlign w:val="center"/>
          </w:tcPr>
          <w:p>
            <w:pPr>
              <w:numPr>
                <w:ilvl w:val="0"/>
                <w:numId w:val="0"/>
              </w:numPr>
              <w:jc w:val="center"/>
              <w:rPr>
                <w:szCs w:val="21"/>
              </w:rPr>
            </w:pPr>
            <w:r>
              <w:rPr>
                <w:szCs w:val="21"/>
              </w:rPr>
              <w:t>txnType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交易子类</w:t>
            </w:r>
          </w:p>
        </w:tc>
        <w:tc>
          <w:tcPr>
            <w:tcW w:w="2312" w:type="dxa"/>
            <w:vAlign w:val="center"/>
          </w:tcPr>
          <w:p>
            <w:pPr>
              <w:numPr>
                <w:ilvl w:val="0"/>
                <w:numId w:val="0"/>
              </w:numPr>
              <w:jc w:val="center"/>
              <w:rPr>
                <w:szCs w:val="21"/>
              </w:rPr>
            </w:pPr>
            <w:r>
              <w:rPr>
                <w:szCs w:val="21"/>
              </w:rPr>
              <w:t>txnSubType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产品类型</w:t>
            </w:r>
          </w:p>
        </w:tc>
        <w:tc>
          <w:tcPr>
            <w:tcW w:w="2312" w:type="dxa"/>
            <w:vAlign w:val="center"/>
          </w:tcPr>
          <w:p>
            <w:pPr>
              <w:numPr>
                <w:ilvl w:val="0"/>
                <w:numId w:val="0"/>
              </w:numPr>
              <w:jc w:val="center"/>
              <w:rPr>
                <w:szCs w:val="21"/>
              </w:rPr>
            </w:pPr>
            <w:r>
              <w:rPr>
                <w:szCs w:val="21"/>
              </w:rPr>
              <w:t>bizType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接入类型</w:t>
            </w:r>
          </w:p>
        </w:tc>
        <w:tc>
          <w:tcPr>
            <w:tcW w:w="2312" w:type="dxa"/>
            <w:vAlign w:val="center"/>
          </w:tcPr>
          <w:p>
            <w:pPr>
              <w:numPr>
                <w:ilvl w:val="0"/>
                <w:numId w:val="0"/>
              </w:numPr>
              <w:jc w:val="center"/>
              <w:rPr>
                <w:szCs w:val="21"/>
              </w:rPr>
            </w:pPr>
            <w:r>
              <w:rPr>
                <w:szCs w:val="21"/>
              </w:rPr>
              <w:t>accessType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del w:id="6696" w:author="齐宁" w:date="2014-09-28T19:26:00Z"/>
        </w:trPr>
        <w:tc>
          <w:tcPr>
            <w:tcW w:w="739" w:type="dxa"/>
            <w:vAlign w:val="center"/>
          </w:tcPr>
          <w:p>
            <w:pPr>
              <w:pStyle w:val="120"/>
              <w:numPr>
                <w:ilvl w:val="0"/>
                <w:numId w:val="71"/>
              </w:numPr>
              <w:tabs>
                <w:tab w:val="left" w:pos="360"/>
              </w:tabs>
              <w:ind w:firstLineChars="0"/>
              <w:jc w:val="center"/>
              <w:rPr>
                <w:del w:id="6697" w:author="齐宁" w:date="2014-09-28T19:26:00Z"/>
                <w:bCs/>
                <w:sz w:val="22"/>
              </w:rPr>
            </w:pPr>
          </w:p>
        </w:tc>
        <w:tc>
          <w:tcPr>
            <w:tcW w:w="1930" w:type="dxa"/>
            <w:vAlign w:val="center"/>
          </w:tcPr>
          <w:p>
            <w:pPr>
              <w:numPr>
                <w:ilvl w:val="0"/>
                <w:numId w:val="0"/>
              </w:numPr>
              <w:jc w:val="center"/>
              <w:rPr>
                <w:del w:id="6698" w:author="齐宁" w:date="2014-09-28T19:26:00Z"/>
                <w:rFonts w:ascii="楷体" w:hAnsi="楷体" w:cs="宋体"/>
                <w:szCs w:val="21"/>
              </w:rPr>
            </w:pPr>
            <w:del w:id="6699" w:author="齐宁" w:date="2014-09-28T19:26:00Z">
              <w:r>
                <w:rPr>
                  <w:rFonts w:hint="eastAsia" w:ascii="楷体" w:hAnsi="楷体"/>
                  <w:szCs w:val="21"/>
                </w:rPr>
                <w:delText>收单机构代码</w:delText>
              </w:r>
            </w:del>
          </w:p>
        </w:tc>
        <w:tc>
          <w:tcPr>
            <w:tcW w:w="2312" w:type="dxa"/>
            <w:vAlign w:val="center"/>
          </w:tcPr>
          <w:p>
            <w:pPr>
              <w:numPr>
                <w:ilvl w:val="0"/>
                <w:numId w:val="0"/>
              </w:numPr>
              <w:jc w:val="center"/>
              <w:rPr>
                <w:del w:id="6700" w:author="齐宁" w:date="2014-09-28T19:26:00Z"/>
                <w:szCs w:val="21"/>
              </w:rPr>
            </w:pPr>
            <w:del w:id="6701" w:author="齐宁" w:date="2014-09-28T19:26:00Z">
              <w:r>
                <w:rPr>
                  <w:szCs w:val="21"/>
                </w:rPr>
                <w:delText>acqInsCode</w:delText>
              </w:r>
            </w:del>
          </w:p>
        </w:tc>
        <w:tc>
          <w:tcPr>
            <w:tcW w:w="1493" w:type="dxa"/>
            <w:vAlign w:val="center"/>
          </w:tcPr>
          <w:p>
            <w:pPr>
              <w:numPr>
                <w:ilvl w:val="0"/>
                <w:numId w:val="0"/>
              </w:numPr>
              <w:jc w:val="center"/>
              <w:rPr>
                <w:del w:id="6702" w:author="齐宁" w:date="2014-09-28T19:26:00Z"/>
                <w:szCs w:val="21"/>
              </w:rPr>
            </w:pPr>
            <w:del w:id="6703" w:author="齐宁" w:date="2014-09-28T19:26:00Z">
              <w:r>
                <w:rPr>
                  <w:szCs w:val="21"/>
                </w:rPr>
                <w:delText>R</w:delText>
              </w:r>
            </w:del>
          </w:p>
        </w:tc>
        <w:tc>
          <w:tcPr>
            <w:tcW w:w="3097" w:type="dxa"/>
            <w:vAlign w:val="center"/>
          </w:tcPr>
          <w:p>
            <w:pPr>
              <w:numPr>
                <w:ilvl w:val="0"/>
                <w:numId w:val="0"/>
              </w:numPr>
              <w:rPr>
                <w:del w:id="6704" w:author="齐宁" w:date="2014-09-28T19:26:00Z"/>
                <w:szCs w:val="21"/>
              </w:rPr>
            </w:pPr>
            <w:del w:id="6705" w:author="齐宁" w:date="2014-09-28T19:26:00Z">
              <w:r>
                <w:rPr>
                  <w:szCs w:val="21"/>
                </w:rPr>
                <w:delText>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商户代码</w:t>
            </w:r>
          </w:p>
        </w:tc>
        <w:tc>
          <w:tcPr>
            <w:tcW w:w="2312" w:type="dxa"/>
            <w:vAlign w:val="center"/>
          </w:tcPr>
          <w:p>
            <w:pPr>
              <w:numPr>
                <w:ilvl w:val="0"/>
                <w:numId w:val="0"/>
              </w:numPr>
              <w:jc w:val="center"/>
              <w:rPr>
                <w:szCs w:val="21"/>
              </w:rPr>
            </w:pPr>
            <w:r>
              <w:rPr>
                <w:szCs w:val="21"/>
              </w:rPr>
              <w:t>merId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商户订单号</w:t>
            </w:r>
          </w:p>
        </w:tc>
        <w:tc>
          <w:tcPr>
            <w:tcW w:w="2312" w:type="dxa"/>
            <w:vAlign w:val="center"/>
          </w:tcPr>
          <w:p>
            <w:pPr>
              <w:numPr>
                <w:ilvl w:val="0"/>
                <w:numId w:val="0"/>
              </w:numPr>
              <w:jc w:val="center"/>
              <w:rPr>
                <w:szCs w:val="21"/>
              </w:rPr>
            </w:pPr>
            <w:r>
              <w:rPr>
                <w:szCs w:val="21"/>
              </w:rPr>
              <w:t>orderId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订单发送时间</w:t>
            </w:r>
          </w:p>
        </w:tc>
        <w:tc>
          <w:tcPr>
            <w:tcW w:w="2312" w:type="dxa"/>
            <w:vAlign w:val="center"/>
          </w:tcPr>
          <w:p>
            <w:pPr>
              <w:numPr>
                <w:ilvl w:val="0"/>
                <w:numId w:val="0"/>
              </w:numPr>
              <w:jc w:val="center"/>
              <w:rPr>
                <w:szCs w:val="21"/>
              </w:rPr>
            </w:pPr>
            <w:r>
              <w:rPr>
                <w:szCs w:val="21"/>
              </w:rPr>
              <w:t>txnTime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帐号</w:t>
            </w:r>
          </w:p>
        </w:tc>
        <w:tc>
          <w:tcPr>
            <w:tcW w:w="2312" w:type="dxa"/>
            <w:vAlign w:val="center"/>
          </w:tcPr>
          <w:p>
            <w:pPr>
              <w:numPr>
                <w:ilvl w:val="0"/>
                <w:numId w:val="0"/>
              </w:numPr>
              <w:jc w:val="center"/>
              <w:rPr>
                <w:szCs w:val="21"/>
              </w:rPr>
            </w:pPr>
            <w:r>
              <w:rPr>
                <w:szCs w:val="21"/>
              </w:rPr>
              <w:t>accNo</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交易金额</w:t>
            </w:r>
          </w:p>
        </w:tc>
        <w:tc>
          <w:tcPr>
            <w:tcW w:w="2312" w:type="dxa"/>
            <w:vAlign w:val="center"/>
          </w:tcPr>
          <w:p>
            <w:pPr>
              <w:numPr>
                <w:ilvl w:val="0"/>
                <w:numId w:val="0"/>
              </w:numPr>
              <w:jc w:val="center"/>
              <w:rPr>
                <w:szCs w:val="21"/>
              </w:rPr>
            </w:pPr>
            <w:r>
              <w:rPr>
                <w:szCs w:val="21"/>
              </w:rPr>
              <w:t>txnAmt</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交易币种</w:t>
            </w:r>
          </w:p>
        </w:tc>
        <w:tc>
          <w:tcPr>
            <w:tcW w:w="2312" w:type="dxa"/>
            <w:vAlign w:val="center"/>
          </w:tcPr>
          <w:p>
            <w:pPr>
              <w:numPr>
                <w:ilvl w:val="0"/>
                <w:numId w:val="0"/>
              </w:numPr>
              <w:jc w:val="center"/>
              <w:rPr>
                <w:szCs w:val="21"/>
              </w:rPr>
            </w:pPr>
            <w:r>
              <w:rPr>
                <w:szCs w:val="21"/>
              </w:rPr>
              <w:t>currencyCode</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rFonts w:ascii="楷体" w:hAnsi="楷体" w:cs="宋体"/>
                <w:szCs w:val="21"/>
              </w:rPr>
            </w:pPr>
            <w:r>
              <w:rPr>
                <w:rFonts w:hint="eastAsia" w:ascii="楷体" w:hAnsi="楷体"/>
                <w:szCs w:val="21"/>
              </w:rPr>
              <w:t>默认为</w:t>
            </w:r>
            <w:r>
              <w:rPr>
                <w:szCs w:val="21"/>
              </w:rPr>
              <w:t>156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请求方保留域</w:t>
            </w:r>
          </w:p>
        </w:tc>
        <w:tc>
          <w:tcPr>
            <w:tcW w:w="2312" w:type="dxa"/>
            <w:vAlign w:val="center"/>
          </w:tcPr>
          <w:p>
            <w:pPr>
              <w:numPr>
                <w:ilvl w:val="0"/>
                <w:numId w:val="0"/>
              </w:numPr>
              <w:jc w:val="center"/>
              <w:rPr>
                <w:szCs w:val="21"/>
              </w:rPr>
            </w:pPr>
            <w:r>
              <w:rPr>
                <w:szCs w:val="21"/>
              </w:rPr>
              <w:t>reqReserved</w:t>
            </w:r>
          </w:p>
        </w:tc>
        <w:tc>
          <w:tcPr>
            <w:tcW w:w="1493" w:type="dxa"/>
            <w:vAlign w:val="center"/>
          </w:tcPr>
          <w:p>
            <w:pPr>
              <w:numPr>
                <w:ilvl w:val="0"/>
                <w:numId w:val="0"/>
              </w:numPr>
              <w:jc w:val="center"/>
              <w:rPr>
                <w:szCs w:val="21"/>
              </w:rPr>
            </w:pPr>
            <w:r>
              <w:rPr>
                <w:szCs w:val="21"/>
              </w:rPr>
              <w:t>R</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保留域</w:t>
            </w:r>
          </w:p>
        </w:tc>
        <w:tc>
          <w:tcPr>
            <w:tcW w:w="2312" w:type="dxa"/>
            <w:vAlign w:val="center"/>
          </w:tcPr>
          <w:p>
            <w:pPr>
              <w:numPr>
                <w:ilvl w:val="0"/>
                <w:numId w:val="0"/>
              </w:numPr>
              <w:jc w:val="center"/>
              <w:rPr>
                <w:szCs w:val="21"/>
              </w:rPr>
            </w:pPr>
            <w:r>
              <w:rPr>
                <w:szCs w:val="21"/>
              </w:rPr>
              <w:t>reserved</w:t>
            </w:r>
          </w:p>
        </w:tc>
        <w:tc>
          <w:tcPr>
            <w:tcW w:w="1493" w:type="dxa"/>
            <w:vAlign w:val="center"/>
          </w:tcPr>
          <w:p>
            <w:pPr>
              <w:numPr>
                <w:ilvl w:val="0"/>
                <w:numId w:val="0"/>
              </w:numPr>
              <w:jc w:val="center"/>
              <w:rPr>
                <w:szCs w:val="21"/>
              </w:rPr>
            </w:pPr>
            <w:r>
              <w:rPr>
                <w:szCs w:val="21"/>
              </w:rPr>
              <w:t>O</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交易查询流水号</w:t>
            </w:r>
          </w:p>
        </w:tc>
        <w:tc>
          <w:tcPr>
            <w:tcW w:w="2312" w:type="dxa"/>
            <w:vAlign w:val="center"/>
          </w:tcPr>
          <w:p>
            <w:pPr>
              <w:numPr>
                <w:ilvl w:val="0"/>
                <w:numId w:val="0"/>
              </w:numPr>
              <w:jc w:val="center"/>
              <w:rPr>
                <w:szCs w:val="21"/>
              </w:rPr>
            </w:pPr>
            <w:r>
              <w:rPr>
                <w:szCs w:val="21"/>
              </w:rPr>
              <w:t>queryId</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del w:id="6706" w:author="吴潇" w:date="2014-12-23T09:10:00Z">
              <w:r>
                <w:rPr>
                  <w:szCs w:val="21"/>
                </w:rPr>
                <w:delText>　</w:delText>
              </w:r>
            </w:del>
            <w:r>
              <w:rPr>
                <w:rFonts w:hint="eastAsia"/>
                <w:szCs w:val="21"/>
              </w:rPr>
              <w:t>供后续查询用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响应码</w:t>
            </w:r>
          </w:p>
        </w:tc>
        <w:tc>
          <w:tcPr>
            <w:tcW w:w="2312" w:type="dxa"/>
            <w:vAlign w:val="center"/>
          </w:tcPr>
          <w:p>
            <w:pPr>
              <w:numPr>
                <w:ilvl w:val="0"/>
                <w:numId w:val="0"/>
              </w:numPr>
              <w:jc w:val="center"/>
              <w:rPr>
                <w:szCs w:val="21"/>
              </w:rPr>
            </w:pPr>
            <w:r>
              <w:rPr>
                <w:szCs w:val="21"/>
              </w:rPr>
              <w:t>respCode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响应信息</w:t>
            </w:r>
          </w:p>
        </w:tc>
        <w:tc>
          <w:tcPr>
            <w:tcW w:w="2312" w:type="dxa"/>
            <w:vAlign w:val="center"/>
          </w:tcPr>
          <w:p>
            <w:pPr>
              <w:numPr>
                <w:ilvl w:val="0"/>
                <w:numId w:val="0"/>
              </w:numPr>
              <w:jc w:val="center"/>
              <w:rPr>
                <w:szCs w:val="21"/>
              </w:rPr>
            </w:pPr>
            <w:r>
              <w:rPr>
                <w:szCs w:val="21"/>
              </w:rPr>
              <w:t>respMsg</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清算金额</w:t>
            </w:r>
          </w:p>
        </w:tc>
        <w:tc>
          <w:tcPr>
            <w:tcW w:w="2312" w:type="dxa"/>
            <w:vAlign w:val="center"/>
          </w:tcPr>
          <w:p>
            <w:pPr>
              <w:numPr>
                <w:ilvl w:val="0"/>
                <w:numId w:val="0"/>
              </w:numPr>
              <w:jc w:val="center"/>
              <w:rPr>
                <w:szCs w:val="21"/>
              </w:rPr>
            </w:pPr>
            <w:r>
              <w:rPr>
                <w:szCs w:val="21"/>
              </w:rPr>
              <w:t>settleAmt</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清算币种</w:t>
            </w:r>
          </w:p>
        </w:tc>
        <w:tc>
          <w:tcPr>
            <w:tcW w:w="2312" w:type="dxa"/>
            <w:vAlign w:val="center"/>
          </w:tcPr>
          <w:p>
            <w:pPr>
              <w:numPr>
                <w:ilvl w:val="0"/>
                <w:numId w:val="0"/>
              </w:numPr>
              <w:jc w:val="center"/>
              <w:rPr>
                <w:szCs w:val="21"/>
              </w:rPr>
            </w:pPr>
            <w:r>
              <w:rPr>
                <w:szCs w:val="21"/>
              </w:rPr>
              <w:t>settleCurrencyCode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清算日期</w:t>
            </w:r>
          </w:p>
        </w:tc>
        <w:tc>
          <w:tcPr>
            <w:tcW w:w="2312" w:type="dxa"/>
            <w:vAlign w:val="center"/>
          </w:tcPr>
          <w:p>
            <w:pPr>
              <w:numPr>
                <w:ilvl w:val="0"/>
                <w:numId w:val="0"/>
              </w:numPr>
              <w:jc w:val="center"/>
              <w:rPr>
                <w:szCs w:val="21"/>
              </w:rPr>
            </w:pPr>
            <w:r>
              <w:rPr>
                <w:szCs w:val="21"/>
              </w:rPr>
              <w:t>settleDate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系统跟踪号</w:t>
            </w:r>
          </w:p>
        </w:tc>
        <w:tc>
          <w:tcPr>
            <w:tcW w:w="2312" w:type="dxa"/>
            <w:vAlign w:val="center"/>
          </w:tcPr>
          <w:p>
            <w:pPr>
              <w:numPr>
                <w:ilvl w:val="0"/>
                <w:numId w:val="0"/>
              </w:numPr>
              <w:jc w:val="center"/>
              <w:rPr>
                <w:szCs w:val="21"/>
              </w:rPr>
            </w:pPr>
            <w:r>
              <w:rPr>
                <w:szCs w:val="21"/>
              </w:rPr>
              <w:t>traceNo</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交易传输时间</w:t>
            </w:r>
          </w:p>
        </w:tc>
        <w:tc>
          <w:tcPr>
            <w:tcW w:w="2312" w:type="dxa"/>
            <w:vAlign w:val="center"/>
          </w:tcPr>
          <w:p>
            <w:pPr>
              <w:numPr>
                <w:ilvl w:val="0"/>
                <w:numId w:val="0"/>
              </w:numPr>
              <w:jc w:val="center"/>
              <w:rPr>
                <w:szCs w:val="21"/>
              </w:rPr>
            </w:pPr>
            <w:r>
              <w:rPr>
                <w:szCs w:val="21"/>
              </w:rPr>
              <w:t>traceTime</w:t>
            </w:r>
          </w:p>
        </w:tc>
        <w:tc>
          <w:tcPr>
            <w:tcW w:w="1493" w:type="dxa"/>
            <w:vAlign w:val="center"/>
          </w:tcPr>
          <w:p>
            <w:pPr>
              <w:numPr>
                <w:ilvl w:val="0"/>
                <w:numId w:val="0"/>
              </w:numPr>
              <w:jc w:val="center"/>
              <w:rPr>
                <w:szCs w:val="21"/>
              </w:rPr>
            </w:pPr>
            <w:r>
              <w:rPr>
                <w:szCs w:val="21"/>
              </w:rPr>
              <w:t>M</w:t>
            </w:r>
          </w:p>
        </w:tc>
        <w:tc>
          <w:tcPr>
            <w:tcW w:w="3097" w:type="dxa"/>
            <w:vAlign w:val="center"/>
          </w:tcPr>
          <w:p>
            <w:pPr>
              <w:numPr>
                <w:ilvl w:val="0"/>
                <w:numId w:val="0"/>
              </w:numPr>
              <w:rPr>
                <w:szCs w:val="21"/>
              </w:rPr>
            </w:pPr>
            <w:r>
              <w:rPr>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兑换日期</w:t>
            </w:r>
          </w:p>
        </w:tc>
        <w:tc>
          <w:tcPr>
            <w:tcW w:w="2312" w:type="dxa"/>
            <w:vAlign w:val="center"/>
          </w:tcPr>
          <w:p>
            <w:pPr>
              <w:numPr>
                <w:ilvl w:val="0"/>
                <w:numId w:val="0"/>
              </w:numPr>
              <w:jc w:val="center"/>
              <w:rPr>
                <w:szCs w:val="21"/>
              </w:rPr>
            </w:pPr>
            <w:r>
              <w:rPr>
                <w:szCs w:val="21"/>
              </w:rPr>
              <w:t>exchangeDate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汇率</w:t>
            </w:r>
          </w:p>
        </w:tc>
        <w:tc>
          <w:tcPr>
            <w:tcW w:w="2312" w:type="dxa"/>
            <w:vAlign w:val="center"/>
          </w:tcPr>
          <w:p>
            <w:pPr>
              <w:numPr>
                <w:ilvl w:val="0"/>
                <w:numId w:val="0"/>
              </w:numPr>
              <w:jc w:val="center"/>
              <w:rPr>
                <w:szCs w:val="21"/>
              </w:rPr>
            </w:pPr>
            <w:r>
              <w:rPr>
                <w:szCs w:val="21"/>
              </w:rPr>
              <w:t>exchangeRate</w:t>
            </w:r>
          </w:p>
        </w:tc>
        <w:tc>
          <w:tcPr>
            <w:tcW w:w="1493" w:type="dxa"/>
            <w:vAlign w:val="center"/>
          </w:tcPr>
          <w:p>
            <w:pPr>
              <w:numPr>
                <w:ilvl w:val="0"/>
                <w:numId w:val="0"/>
              </w:numPr>
              <w:jc w:val="center"/>
              <w:rPr>
                <w:szCs w:val="21"/>
              </w:rPr>
            </w:pPr>
            <w:r>
              <w:rPr>
                <w:szCs w:val="21"/>
              </w:rPr>
              <w:t>C</w:t>
            </w:r>
          </w:p>
        </w:tc>
        <w:tc>
          <w:tcPr>
            <w:tcW w:w="3097" w:type="dxa"/>
            <w:vAlign w:val="center"/>
          </w:tcPr>
          <w:p>
            <w:pPr>
              <w:numPr>
                <w:ilvl w:val="0"/>
                <w:numId w:val="0"/>
              </w:numPr>
              <w:rPr>
                <w:rFonts w:ascii="楷体" w:hAnsi="楷体" w:cs="宋体"/>
                <w:szCs w:val="21"/>
              </w:rPr>
            </w:pPr>
            <w:r>
              <w:rPr>
                <w:rFonts w:hint="eastAsia" w:ascii="楷体" w:hAnsi="楷体"/>
                <w:szCs w:val="21"/>
              </w:rPr>
              <w:t>境外交易时返回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39" w:type="dxa"/>
            <w:vAlign w:val="center"/>
          </w:tcPr>
          <w:p>
            <w:pPr>
              <w:pStyle w:val="120"/>
              <w:numPr>
                <w:ilvl w:val="0"/>
                <w:numId w:val="71"/>
              </w:numPr>
              <w:tabs>
                <w:tab w:val="left" w:pos="360"/>
              </w:tabs>
              <w:ind w:firstLineChars="0"/>
              <w:jc w:val="center"/>
              <w:rPr>
                <w:bCs/>
                <w:sz w:val="22"/>
              </w:rPr>
            </w:pPr>
          </w:p>
        </w:tc>
        <w:tc>
          <w:tcPr>
            <w:tcW w:w="1930" w:type="dxa"/>
            <w:vAlign w:val="center"/>
          </w:tcPr>
          <w:p>
            <w:pPr>
              <w:numPr>
                <w:ilvl w:val="0"/>
                <w:numId w:val="0"/>
              </w:numPr>
              <w:jc w:val="center"/>
              <w:rPr>
                <w:rFonts w:ascii="楷体" w:hAnsi="楷体" w:cs="宋体"/>
                <w:szCs w:val="21"/>
              </w:rPr>
            </w:pPr>
            <w:r>
              <w:rPr>
                <w:rFonts w:hint="eastAsia" w:ascii="楷体" w:hAnsi="楷体"/>
                <w:szCs w:val="21"/>
              </w:rPr>
              <w:t>有卡交易信息域</w:t>
            </w:r>
          </w:p>
        </w:tc>
        <w:tc>
          <w:tcPr>
            <w:tcW w:w="2312" w:type="dxa"/>
            <w:vAlign w:val="center"/>
          </w:tcPr>
          <w:p>
            <w:pPr>
              <w:numPr>
                <w:ilvl w:val="0"/>
                <w:numId w:val="0"/>
              </w:numPr>
              <w:jc w:val="center"/>
              <w:rPr>
                <w:rFonts w:ascii="楷体" w:hAnsi="楷体" w:cs="宋体"/>
                <w:szCs w:val="21"/>
              </w:rPr>
            </w:pPr>
            <w:r>
              <w:rPr>
                <w:rFonts w:hint="eastAsia" w:ascii="楷体" w:hAnsi="楷体"/>
                <w:szCs w:val="21"/>
              </w:rPr>
              <w:t>CardTransData</w:t>
            </w:r>
          </w:p>
        </w:tc>
        <w:tc>
          <w:tcPr>
            <w:tcW w:w="1493" w:type="dxa"/>
            <w:vAlign w:val="center"/>
          </w:tcPr>
          <w:p>
            <w:pPr>
              <w:numPr>
                <w:ilvl w:val="0"/>
                <w:numId w:val="0"/>
              </w:numPr>
              <w:jc w:val="center"/>
              <w:rPr>
                <w:rFonts w:ascii="楷体" w:hAnsi="楷体" w:cs="宋体"/>
                <w:szCs w:val="21"/>
              </w:rPr>
            </w:pPr>
            <w:r>
              <w:rPr>
                <w:rFonts w:hint="eastAsia" w:ascii="楷体" w:hAnsi="楷体"/>
                <w:szCs w:val="21"/>
              </w:rPr>
              <w:t>C</w:t>
            </w:r>
          </w:p>
        </w:tc>
        <w:tc>
          <w:tcPr>
            <w:tcW w:w="3097" w:type="dxa"/>
            <w:vAlign w:val="center"/>
          </w:tcPr>
          <w:p>
            <w:pPr>
              <w:numPr>
                <w:ilvl w:val="0"/>
                <w:numId w:val="0"/>
              </w:numPr>
            </w:pPr>
            <w:r>
              <w:rPr>
                <w:rFonts w:hint="eastAsia"/>
              </w:rPr>
              <w:t>有卡交易必填，参看有卡交易信息域组合域填法</w:t>
            </w:r>
          </w:p>
          <w:p>
            <w:pPr>
              <w:numPr>
                <w:ilvl w:val="0"/>
                <w:numId w:val="0"/>
              </w:numPr>
              <w:rPr>
                <w:rFonts w:ascii="楷体" w:hAnsi="楷体" w:cs="宋体"/>
                <w:szCs w:val="21"/>
              </w:rPr>
            </w:pPr>
            <w:r>
              <w:rPr>
                <w:rFonts w:hint="eastAsia"/>
              </w:rPr>
              <w:t>（返回报文只返回子域： IC卡数据</w:t>
            </w:r>
            <w:r>
              <w:rPr>
                <w:rFonts w:hint="eastAsia"/>
              </w:rPr>
              <w:tab/>
            </w:r>
            <w:r>
              <w:rPr>
                <w:rFonts w:hint="eastAsia"/>
              </w:rPr>
              <w:t>ICCardData）</w:t>
            </w:r>
          </w:p>
        </w:tc>
      </w:tr>
    </w:tbl>
    <w:p>
      <w:pPr>
        <w:pStyle w:val="66"/>
        <w:ind w:firstLine="420"/>
      </w:pPr>
    </w:p>
    <w:p>
      <w:pPr>
        <w:pStyle w:val="67"/>
        <w:spacing w:before="156" w:after="156"/>
        <w:rPr>
          <w:ins w:id="6707" w:author="齐宁" w:date="2014-11-18T16:19:00Z"/>
          <w:rFonts w:ascii="Times New Roman"/>
        </w:rPr>
      </w:pPr>
      <w:bookmarkStart w:id="56" w:name="_Toc397619846"/>
      <w:r>
        <w:rPr>
          <w:rFonts w:hint="eastAsia" w:ascii="Times New Roman"/>
        </w:rPr>
        <w:t>对账文件</w:t>
      </w:r>
      <w:bookmarkEnd w:id="56"/>
    </w:p>
    <w:p>
      <w:pPr>
        <w:pStyle w:val="68"/>
        <w:ind w:left="0"/>
        <w:rPr>
          <w:ins w:id="6708" w:author="齐宁" w:date="2014-11-18T16:19:00Z"/>
        </w:rPr>
      </w:pPr>
      <w:ins w:id="6709" w:author="齐宁" w:date="2014-11-18T16:19:00Z">
        <w:r>
          <w:rPr>
            <w:rFonts w:hint="eastAsia"/>
          </w:rPr>
          <w:t>对账文件说明</w:t>
        </w:r>
      </w:ins>
    </w:p>
    <w:p>
      <w:pPr>
        <w:pStyle w:val="66"/>
        <w:ind w:firstLine="420"/>
        <w:rPr>
          <w:ins w:id="6710" w:author="齐宁" w:date="2014-11-18T16:19:00Z"/>
        </w:rPr>
      </w:pPr>
      <w:ins w:id="6711" w:author="齐宁" w:date="2014-11-18T16:19:00Z">
        <w:r>
          <w:rPr>
            <w:rFonts w:hint="eastAsia"/>
          </w:rPr>
          <w:t>相关约定如下：</w:t>
        </w:r>
      </w:ins>
    </w:p>
    <w:p>
      <w:pPr>
        <w:pStyle w:val="66"/>
        <w:ind w:firstLine="420"/>
        <w:rPr>
          <w:ins w:id="6712" w:author="齐宁" w:date="2014-11-18T16:19:00Z"/>
        </w:rPr>
      </w:pPr>
      <w:ins w:id="6713" w:author="齐宁" w:date="2014-11-18T16:19:00Z">
        <w:r>
          <w:rPr>
            <w:rFonts w:hint="eastAsia"/>
          </w:rPr>
          <w:t>1.</w:t>
        </w:r>
      </w:ins>
      <w:ins w:id="6714" w:author="齐宁" w:date="2014-11-18T16:19:00Z">
        <w:r>
          <w:rPr>
            <w:rFonts w:hint="eastAsia"/>
          </w:rPr>
          <w:tab/>
        </w:r>
      </w:ins>
      <w:ins w:id="6715" w:author="齐宁" w:date="2014-11-18T16:19:00Z">
        <w:r>
          <w:rPr>
            <w:rFonts w:hint="eastAsia"/>
          </w:rPr>
          <w:t>全渠道文件联机下载报文中除签名域外所有域参与签名运算，对多域的情况不做控制</w:t>
        </w:r>
      </w:ins>
    </w:p>
    <w:p>
      <w:pPr>
        <w:pStyle w:val="66"/>
        <w:ind w:firstLine="420"/>
        <w:rPr>
          <w:ins w:id="6716" w:author="齐宁" w:date="2014-11-18T16:19:00Z"/>
        </w:rPr>
      </w:pPr>
      <w:ins w:id="6717" w:author="齐宁" w:date="2014-11-18T16:19:00Z">
        <w:r>
          <w:rPr>
            <w:rFonts w:hint="eastAsia"/>
          </w:rPr>
          <w:t>2.</w:t>
        </w:r>
      </w:ins>
      <w:ins w:id="6718" w:author="齐宁" w:date="2014-11-18T16:19:00Z">
        <w:r>
          <w:rPr>
            <w:rFonts w:hint="eastAsia"/>
          </w:rPr>
          <w:tab/>
        </w:r>
      </w:ins>
      <w:ins w:id="6719" w:author="齐宁" w:date="2014-11-18T16:19:00Z">
        <w:r>
          <w:rPr>
            <w:rFonts w:hint="eastAsia"/>
          </w:rPr>
          <w:t>大于20M的文件不允许联机下载，通过商户服务平台下载</w:t>
        </w:r>
      </w:ins>
    </w:p>
    <w:p>
      <w:pPr>
        <w:pStyle w:val="66"/>
        <w:ind w:firstLine="420"/>
        <w:rPr>
          <w:ins w:id="6720" w:author="齐宁" w:date="2014-11-18T16:19:00Z"/>
        </w:rPr>
      </w:pPr>
      <w:ins w:id="6721" w:author="齐宁" w:date="2014-11-18T16:19:00Z">
        <w:r>
          <w:rPr>
            <w:rFonts w:hint="eastAsia"/>
          </w:rPr>
          <w:t>3.</w:t>
        </w:r>
      </w:ins>
      <w:ins w:id="6722" w:author="齐宁" w:date="2014-11-18T16:19:00Z">
        <w:r>
          <w:rPr>
            <w:rFonts w:hint="eastAsia"/>
          </w:rPr>
          <w:tab/>
        </w:r>
      </w:ins>
      <w:ins w:id="6723" w:author="齐宁" w:date="2014-11-18T16:19:00Z">
        <w:r>
          <w:rPr>
            <w:rFonts w:hint="eastAsia"/>
          </w:rPr>
          <w:t>请求报文最大长度不得大于5M，单个key 最大长度不得大于 100，单个value 最大长度不得大于1M，下载文件不得大于20M。对UPOP/EBPP转换的全渠道联机报文，通过特殊域标记，统一文件对这种报文通过双方约定的验签方式验签或免验.</w:t>
        </w:r>
      </w:ins>
    </w:p>
    <w:p>
      <w:pPr>
        <w:pStyle w:val="66"/>
        <w:ind w:firstLine="420"/>
        <w:rPr>
          <w:ins w:id="6724" w:author="齐宁" w:date="2014-11-18T16:19:00Z"/>
        </w:rPr>
      </w:pPr>
      <w:ins w:id="6725" w:author="齐宁" w:date="2014-11-18T16:19:00Z">
        <w:r>
          <w:rPr>
            <w:rFonts w:hint="eastAsia"/>
          </w:rPr>
          <w:t>特殊域：&lt;key,value&gt;=&lt;msgType,internal&gt;</w:t>
        </w:r>
      </w:ins>
    </w:p>
    <w:p>
      <w:pPr>
        <w:pStyle w:val="66"/>
        <w:ind w:firstLine="420"/>
        <w:rPr>
          <w:ins w:id="6726" w:author="齐宁" w:date="2014-11-18T16:19:00Z"/>
        </w:rPr>
      </w:pPr>
      <w:ins w:id="6727" w:author="齐宁" w:date="2014-11-18T16:19:00Z">
        <w:r>
          <w:rPr>
            <w:rFonts w:hint="eastAsia"/>
          </w:rPr>
          <w:t xml:space="preserve">        &lt;key,value&gt;=&lt;interInsCode, xxxxxxxx&gt;</w:t>
        </w:r>
      </w:ins>
    </w:p>
    <w:p>
      <w:pPr>
        <w:pStyle w:val="66"/>
        <w:ind w:firstLine="420"/>
        <w:rPr>
          <w:ins w:id="6728" w:author="齐宁" w:date="2014-11-18T16:19:00Z"/>
        </w:rPr>
      </w:pPr>
      <w:ins w:id="6729" w:author="齐宁" w:date="2014-11-18T16:19:00Z">
        <w:r>
          <w:rPr>
            <w:rFonts w:hint="eastAsia"/>
          </w:rPr>
          <w:t xml:space="preserve">        xxxxxxxx是为全渠道分配的特殊机构代码</w:t>
        </w:r>
      </w:ins>
    </w:p>
    <w:p>
      <w:pPr>
        <w:pStyle w:val="66"/>
        <w:ind w:firstLine="420"/>
        <w:rPr>
          <w:ins w:id="6730" w:author="齐宁" w:date="2014-11-18T16:19:00Z"/>
        </w:rPr>
      </w:pPr>
      <w:ins w:id="6731" w:author="齐宁" w:date="2014-11-18T16:19:00Z">
        <w:r>
          <w:rPr>
            <w:rFonts w:hint="eastAsia"/>
          </w:rPr>
          <w:t>这两个特殊域不对外公开。</w:t>
        </w:r>
      </w:ins>
    </w:p>
    <w:p>
      <w:pPr>
        <w:pStyle w:val="66"/>
        <w:ind w:firstLine="420"/>
        <w:rPr>
          <w:ins w:id="6732" w:author="齐宁" w:date="2014-11-18T16:19:00Z"/>
        </w:rPr>
      </w:pPr>
      <w:ins w:id="6733" w:author="齐宁" w:date="2014-11-18T16:19:00Z">
        <w:r>
          <w:rPr>
            <w:rFonts w:hint="eastAsia"/>
          </w:rPr>
          <w:t>4.</w:t>
        </w:r>
      </w:ins>
      <w:ins w:id="6734" w:author="齐宁" w:date="2014-11-18T16:19:00Z">
        <w:r>
          <w:rPr>
            <w:rFonts w:hint="eastAsia"/>
          </w:rPr>
          <w:tab/>
        </w:r>
      </w:ins>
      <w:ins w:id="6735" w:author="齐宁" w:date="2014-11-18T16:19:00Z">
        <w:r>
          <w:rPr>
            <w:rFonts w:hint="eastAsia"/>
          </w:rPr>
          <w:t>只能下载以系统当前清算日期为准一年内的文件</w:t>
        </w:r>
      </w:ins>
    </w:p>
    <w:p>
      <w:pPr>
        <w:pStyle w:val="66"/>
        <w:ind w:firstLine="420"/>
        <w:rPr>
          <w:ins w:id="6736" w:author="齐宁" w:date="2014-11-18T16:19:00Z"/>
        </w:rPr>
      </w:pPr>
      <w:ins w:id="6737" w:author="齐宁" w:date="2014-11-18T16:19:00Z">
        <w:r>
          <w:rPr>
            <w:rFonts w:hint="eastAsia"/>
          </w:rPr>
          <w:t>5.</w:t>
        </w:r>
      </w:ins>
      <w:ins w:id="6738" w:author="齐宁" w:date="2014-11-18T16:19:00Z">
        <w:r>
          <w:rPr>
            <w:rFonts w:hint="eastAsia"/>
          </w:rPr>
          <w:tab/>
        </w:r>
      </w:ins>
      <w:ins w:id="6739" w:author="齐宁" w:date="2014-11-18T16:19:00Z">
        <w:r>
          <w:rPr>
            <w:rFonts w:hint="eastAsia"/>
          </w:rPr>
          <w:t>原UPOP/EBPP的需联机下载所有文件类型，对应转换后的全渠道联机下载报文中新的文件类型，每种文件类型对应一个文件，全渠道转换后的联机下载报文须带报文头。</w:t>
        </w:r>
      </w:ins>
    </w:p>
    <w:p>
      <w:pPr>
        <w:pStyle w:val="66"/>
        <w:ind w:firstLine="420"/>
        <w:rPr>
          <w:ins w:id="6740" w:author="齐宁" w:date="2014-11-18T16:19:00Z"/>
        </w:rPr>
      </w:pPr>
    </w:p>
    <w:p>
      <w:pPr>
        <w:pStyle w:val="66"/>
        <w:ind w:firstLine="420"/>
        <w:rPr>
          <w:ins w:id="6741" w:author="齐宁" w:date="2014-11-18T16:19:00Z"/>
        </w:rPr>
      </w:pPr>
      <w:ins w:id="6742" w:author="齐宁" w:date="2014-11-18T16:19:00Z">
        <w:r>
          <w:rPr>
            <w:rFonts w:hint="eastAsia"/>
          </w:rPr>
          <w:t>商户索取的文件类型约定：</w:t>
        </w:r>
      </w:ins>
    </w:p>
    <w:tbl>
      <w:tblPr>
        <w:tblStyle w:val="55"/>
        <w:tblW w:w="95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Change w:id="6743" w:author="吴潇" w:date="2014-12-23T09:10:00Z">
          <w:tblPr>
            <w:tblStyle w:val="55"/>
            <w:tblW w:w="87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PrChange>
      </w:tblPr>
      <w:tblGrid>
        <w:gridCol w:w="7123"/>
        <w:gridCol w:w="2448"/>
        <w:tblGridChange w:id="6744">
          <w:tblGrid>
            <w:gridCol w:w="6480"/>
            <w:gridCol w:w="2227"/>
          </w:tblGrid>
        </w:tblGridChange>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746"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818" w:hRule="atLeast"/>
          <w:tblHeader/>
          <w:jc w:val="center"/>
          <w:ins w:id="6745" w:author="齐宁" w:date="2014-11-18T16:19:00Z"/>
          <w:trPrChange w:id="6746" w:author="吴潇" w:date="2014-12-23T09:10:00Z">
            <w:trPr>
              <w:trHeight w:val="818" w:hRule="atLeast"/>
              <w:tblHeader/>
              <w:jc w:val="center"/>
            </w:trPr>
          </w:trPrChange>
        </w:trPr>
        <w:tc>
          <w:tcPr>
            <w:tcW w:w="7123" w:type="dxa"/>
            <w:tcBorders>
              <w:top w:val="single" w:color="auto" w:sz="4" w:space="0"/>
              <w:left w:val="single" w:color="auto" w:sz="4" w:space="0"/>
              <w:bottom w:val="single" w:color="000000" w:sz="4" w:space="0"/>
              <w:right w:val="single" w:color="auto" w:sz="4" w:space="0"/>
            </w:tcBorders>
            <w:vAlign w:val="center"/>
            <w:tcPrChange w:id="6747" w:author="吴潇" w:date="2014-12-23T09:10:00Z">
              <w:tcPr>
                <w:tcW w:w="6480" w:type="dxa"/>
                <w:tcBorders>
                  <w:top w:val="single" w:color="auto" w:sz="4" w:space="0"/>
                  <w:left w:val="single" w:color="auto" w:sz="4" w:space="0"/>
                  <w:bottom w:val="single" w:color="000000" w:sz="4" w:space="0"/>
                  <w:right w:val="single" w:color="auto" w:sz="4" w:space="0"/>
                </w:tcBorders>
                <w:vAlign w:val="center"/>
              </w:tcPr>
            </w:tcPrChange>
          </w:tcPr>
          <w:p>
            <w:pPr>
              <w:widowControl/>
              <w:numPr>
                <w:ilvl w:val="0"/>
                <w:numId w:val="0"/>
              </w:numPr>
              <w:tabs>
                <w:tab w:val="left" w:pos="360"/>
                <w:tab w:val="left" w:pos="420"/>
                <w:tab w:val="left" w:pos="784"/>
              </w:tabs>
              <w:jc w:val="center"/>
              <w:outlineLvl w:val="4"/>
              <w:rPr>
                <w:ins w:id="6749" w:author="齐宁" w:date="2014-11-18T16:19:00Z"/>
                <w:rFonts w:ascii="宋体" w:eastAsia="黑体"/>
                <w:kern w:val="0"/>
                <w:szCs w:val="20"/>
              </w:rPr>
              <w:pPrChange w:id="6748" w:author="吴潇" w:date="2014-12-23T09:10:00Z">
                <w:pPr>
                  <w:widowControl/>
                  <w:numPr>
                    <w:ilvl w:val="0"/>
                    <w:numId w:val="0"/>
                  </w:numPr>
                  <w:tabs>
                    <w:tab w:val="left" w:pos="420"/>
                    <w:tab w:val="clear" w:pos="360"/>
                    <w:tab w:val="clear" w:pos="784"/>
                  </w:tabs>
                  <w:jc w:val="left"/>
                  <w:outlineLvl w:val="4"/>
                </w:pPr>
              </w:pPrChange>
            </w:pPr>
            <w:ins w:id="6750" w:author="齐宁" w:date="2014-11-18T16:19:00Z">
              <w:r>
                <w:rPr>
                  <w:rFonts w:hint="eastAsia" w:ascii="宋体"/>
                  <w:kern w:val="0"/>
                  <w:szCs w:val="20"/>
                </w:rPr>
                <w:t>文件名称格式</w:t>
              </w:r>
            </w:ins>
          </w:p>
          <w:p>
            <w:pPr>
              <w:widowControl/>
              <w:numPr>
                <w:ilvl w:val="0"/>
                <w:numId w:val="0"/>
              </w:numPr>
              <w:tabs>
                <w:tab w:val="left" w:pos="360"/>
                <w:tab w:val="left" w:pos="420"/>
                <w:tab w:val="left" w:pos="784"/>
              </w:tabs>
              <w:jc w:val="center"/>
              <w:outlineLvl w:val="4"/>
              <w:rPr>
                <w:ins w:id="6752" w:author="齐宁" w:date="2014-11-18T16:19:00Z"/>
                <w:rFonts w:ascii="宋体" w:eastAsia="黑体"/>
                <w:kern w:val="0"/>
                <w:szCs w:val="20"/>
              </w:rPr>
              <w:pPrChange w:id="6751" w:author="吴潇" w:date="2014-12-23T09:10:00Z">
                <w:pPr>
                  <w:widowControl/>
                  <w:numPr>
                    <w:ilvl w:val="0"/>
                    <w:numId w:val="0"/>
                  </w:numPr>
                  <w:tabs>
                    <w:tab w:val="left" w:pos="420"/>
                    <w:tab w:val="clear" w:pos="360"/>
                    <w:tab w:val="clear" w:pos="784"/>
                  </w:tabs>
                  <w:jc w:val="left"/>
                  <w:outlineLvl w:val="4"/>
                </w:pPr>
              </w:pPrChange>
            </w:pPr>
            <w:ins w:id="6753" w:author="齐宁" w:date="2014-11-18T16:19:00Z">
              <w:r>
                <w:rPr>
                  <w:rFonts w:hint="eastAsia" w:ascii="宋体"/>
                  <w:kern w:val="0"/>
                  <w:szCs w:val="20"/>
                </w:rPr>
                <w:t>【括号以及括号内的信息是对不明确的内容进行的解释】</w:t>
              </w:r>
            </w:ins>
          </w:p>
        </w:tc>
        <w:tc>
          <w:tcPr>
            <w:tcW w:w="2448" w:type="dxa"/>
            <w:tcBorders>
              <w:top w:val="single" w:color="auto" w:sz="4" w:space="0"/>
              <w:left w:val="nil"/>
              <w:bottom w:val="single" w:color="auto" w:sz="4" w:space="0"/>
              <w:right w:val="single" w:color="auto" w:sz="4" w:space="0"/>
            </w:tcBorders>
            <w:vAlign w:val="center"/>
            <w:tcPrChange w:id="6754" w:author="吴潇" w:date="2014-12-23T09:10:00Z">
              <w:tcPr>
                <w:tcW w:w="2227" w:type="dxa"/>
                <w:tcBorders>
                  <w:top w:val="single" w:color="auto" w:sz="4" w:space="0"/>
                  <w:left w:val="nil"/>
                  <w:bottom w:val="single" w:color="auto" w:sz="4" w:space="0"/>
                  <w:right w:val="single" w:color="auto" w:sz="4" w:space="0"/>
                </w:tcBorders>
                <w:vAlign w:val="center"/>
              </w:tcPr>
            </w:tcPrChange>
          </w:tcPr>
          <w:p>
            <w:pPr>
              <w:widowControl/>
              <w:numPr>
                <w:ilvl w:val="0"/>
                <w:numId w:val="0"/>
              </w:numPr>
              <w:tabs>
                <w:tab w:val="left" w:pos="420"/>
              </w:tabs>
              <w:jc w:val="center"/>
              <w:rPr>
                <w:ins w:id="6755" w:author="齐宁" w:date="2014-11-18T16:19:00Z"/>
                <w:rFonts w:ascii="宋体"/>
                <w:kern w:val="0"/>
                <w:szCs w:val="20"/>
              </w:rPr>
            </w:pPr>
            <w:ins w:id="6756" w:author="齐宁" w:date="2014-11-18T16:19:00Z">
              <w:r>
                <w:rPr>
                  <w:rFonts w:hint="eastAsia" w:ascii="宋体"/>
                  <w:kern w:val="0"/>
                  <w:szCs w:val="20"/>
                </w:rPr>
                <w:t>对外文件类型</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758"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277" w:hRule="atLeast"/>
          <w:jc w:val="center"/>
          <w:ins w:id="6757" w:author="齐宁" w:date="2014-11-18T16:19:00Z"/>
          <w:trPrChange w:id="6758" w:author="吴潇" w:date="2014-12-23T09:10:00Z">
            <w:trPr>
              <w:trHeight w:val="277" w:hRule="atLeast"/>
              <w:jc w:val="center"/>
            </w:trPr>
          </w:trPrChange>
        </w:trPr>
        <w:tc>
          <w:tcPr>
            <w:tcW w:w="7123" w:type="dxa"/>
            <w:tcBorders>
              <w:top w:val="single" w:color="auto" w:sz="4" w:space="0"/>
              <w:left w:val="single" w:color="auto" w:sz="4" w:space="0"/>
              <w:bottom w:val="single" w:color="000000" w:sz="4" w:space="0"/>
              <w:right w:val="single" w:color="auto" w:sz="4" w:space="0"/>
            </w:tcBorders>
            <w:vAlign w:val="center"/>
            <w:tcPrChange w:id="6759" w:author="吴潇" w:date="2014-12-23T09:10:00Z">
              <w:tcPr>
                <w:tcW w:w="6480" w:type="dxa"/>
                <w:tcBorders>
                  <w:top w:val="single" w:color="auto" w:sz="4" w:space="0"/>
                  <w:left w:val="single" w:color="auto" w:sz="4" w:space="0"/>
                  <w:bottom w:val="single" w:color="000000" w:sz="4" w:space="0"/>
                  <w:right w:val="single" w:color="auto" w:sz="4" w:space="0"/>
                </w:tcBorders>
                <w:vAlign w:val="center"/>
              </w:tcPr>
            </w:tcPrChange>
          </w:tcPr>
          <w:p>
            <w:pPr>
              <w:widowControl/>
              <w:numPr>
                <w:ilvl w:val="0"/>
                <w:numId w:val="0"/>
              </w:numPr>
              <w:tabs>
                <w:tab w:val="left" w:pos="420"/>
              </w:tabs>
              <w:jc w:val="left"/>
              <w:rPr>
                <w:ins w:id="6760" w:author="齐宁" w:date="2014-11-18T16:19:00Z"/>
                <w:rFonts w:ascii="宋体"/>
                <w:kern w:val="0"/>
                <w:szCs w:val="20"/>
              </w:rPr>
            </w:pPr>
            <w:ins w:id="6761" w:author="齐宁" w:date="2014-11-18T16:19:00Z">
              <w:r>
                <w:rPr>
                  <w:rFonts w:hint="eastAsia" w:ascii="宋体"/>
                  <w:kern w:val="0"/>
                  <w:szCs w:val="20"/>
                </w:rPr>
                <w:t>商户号（15位）_日期(YYYYMMDD).zip</w:t>
              </w:r>
            </w:ins>
          </w:p>
        </w:tc>
        <w:tc>
          <w:tcPr>
            <w:tcW w:w="2448" w:type="dxa"/>
            <w:tcBorders>
              <w:top w:val="single" w:color="auto" w:sz="4" w:space="0"/>
              <w:left w:val="nil"/>
              <w:bottom w:val="single" w:color="auto" w:sz="4" w:space="0"/>
              <w:right w:val="single" w:color="auto" w:sz="4" w:space="0"/>
            </w:tcBorders>
            <w:vAlign w:val="center"/>
            <w:tcPrChange w:id="6762" w:author="吴潇" w:date="2014-12-23T09:10:00Z">
              <w:tcPr>
                <w:tcW w:w="2227" w:type="dxa"/>
                <w:tcBorders>
                  <w:top w:val="single" w:color="auto" w:sz="4" w:space="0"/>
                  <w:left w:val="nil"/>
                  <w:bottom w:val="single" w:color="auto" w:sz="4" w:space="0"/>
                  <w:right w:val="single" w:color="auto" w:sz="4" w:space="0"/>
                </w:tcBorders>
                <w:vAlign w:val="center"/>
              </w:tcPr>
            </w:tcPrChange>
          </w:tcPr>
          <w:p>
            <w:pPr>
              <w:widowControl/>
              <w:numPr>
                <w:ilvl w:val="0"/>
                <w:numId w:val="0"/>
              </w:numPr>
              <w:tabs>
                <w:tab w:val="left" w:pos="420"/>
              </w:tabs>
              <w:jc w:val="center"/>
              <w:rPr>
                <w:ins w:id="6763" w:author="齐宁" w:date="2014-11-18T16:19:00Z"/>
                <w:rFonts w:ascii="宋体"/>
                <w:kern w:val="0"/>
                <w:szCs w:val="20"/>
              </w:rPr>
            </w:pPr>
            <w:ins w:id="6764" w:author="齐宁" w:date="2014-11-18T16:19:00Z">
              <w:r>
                <w:rPr>
                  <w:rFonts w:hint="eastAsia" w:ascii="宋体"/>
                  <w:kern w:val="0"/>
                  <w:szCs w:val="20"/>
                </w:rPr>
                <w:t>00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766"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765" w:author="齐宁" w:date="2014-11-18T16:19:00Z"/>
          <w:trPrChange w:id="6766"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767"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768" w:author="齐宁" w:date="2014-11-18T16:19:00Z"/>
                <w:rFonts w:ascii="宋体"/>
                <w:kern w:val="0"/>
                <w:szCs w:val="20"/>
              </w:rPr>
            </w:pPr>
            <w:ins w:id="6769" w:author="齐宁" w:date="2014-11-18T16:19:00Z">
              <w:r>
                <w:rPr>
                  <w:rFonts w:hint="eastAsia" w:ascii="宋体"/>
                  <w:kern w:val="0"/>
                  <w:szCs w:val="20"/>
                </w:rPr>
                <w:t>CUPMBCC_Remittance_Daily_Report_日期(YYYYMMDD).csv</w:t>
              </w:r>
            </w:ins>
          </w:p>
        </w:tc>
        <w:tc>
          <w:tcPr>
            <w:tcW w:w="2448" w:type="dxa"/>
            <w:tcBorders>
              <w:top w:val="single" w:color="auto" w:sz="4" w:space="0"/>
              <w:left w:val="nil"/>
              <w:bottom w:val="single" w:color="auto" w:sz="4" w:space="0"/>
              <w:right w:val="single" w:color="auto" w:sz="4" w:space="0"/>
            </w:tcBorders>
            <w:vAlign w:val="center"/>
            <w:tcPrChange w:id="6770" w:author="吴潇" w:date="2014-12-23T09:10:00Z">
              <w:tcPr>
                <w:tcW w:w="2227" w:type="dxa"/>
                <w:tcBorders>
                  <w:top w:val="single" w:color="auto" w:sz="4" w:space="0"/>
                  <w:left w:val="nil"/>
                  <w:bottom w:val="single" w:color="auto" w:sz="4" w:space="0"/>
                  <w:right w:val="single" w:color="auto" w:sz="4" w:space="0"/>
                </w:tcBorders>
                <w:vAlign w:val="center"/>
              </w:tcPr>
            </w:tcPrChange>
          </w:tcPr>
          <w:p>
            <w:pPr>
              <w:widowControl/>
              <w:numPr>
                <w:ilvl w:val="0"/>
                <w:numId w:val="0"/>
              </w:numPr>
              <w:tabs>
                <w:tab w:val="left" w:pos="420"/>
              </w:tabs>
              <w:jc w:val="center"/>
              <w:rPr>
                <w:ins w:id="6771" w:author="齐宁" w:date="2014-11-18T16:19:00Z"/>
                <w:rFonts w:ascii="宋体"/>
                <w:kern w:val="0"/>
                <w:szCs w:val="20"/>
              </w:rPr>
            </w:pPr>
            <w:ins w:id="6772" w:author="齐宁" w:date="2014-11-18T16:19:00Z">
              <w:r>
                <w:rPr>
                  <w:rFonts w:hint="eastAsia" w:ascii="宋体"/>
                  <w:kern w:val="0"/>
                  <w:szCs w:val="20"/>
                </w:rPr>
                <w:t>81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774"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773" w:author="齐宁" w:date="2014-11-18T16:19:00Z"/>
          <w:trPrChange w:id="6774"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775"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776" w:author="齐宁" w:date="2014-11-18T16:19:00Z"/>
                <w:rFonts w:ascii="宋体"/>
                <w:kern w:val="0"/>
                <w:szCs w:val="20"/>
              </w:rPr>
            </w:pPr>
            <w:ins w:id="6777" w:author="齐宁" w:date="2014-11-18T16:19:00Z">
              <w:r>
                <w:rPr>
                  <w:rFonts w:hint="eastAsia" w:ascii="宋体"/>
                  <w:kern w:val="0"/>
                  <w:szCs w:val="20"/>
                </w:rPr>
                <w:t>CUPMBCC_Settlement_Daily_Report_日期(YYYYMMDD).csv</w:t>
              </w:r>
            </w:ins>
          </w:p>
        </w:tc>
        <w:tc>
          <w:tcPr>
            <w:tcW w:w="2448" w:type="dxa"/>
            <w:tcBorders>
              <w:top w:val="nil"/>
              <w:left w:val="nil"/>
              <w:bottom w:val="single" w:color="auto" w:sz="4" w:space="0"/>
              <w:right w:val="single" w:color="auto" w:sz="4" w:space="0"/>
            </w:tcBorders>
            <w:vAlign w:val="center"/>
            <w:tcPrChange w:id="6778"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779" w:author="齐宁" w:date="2014-11-18T16:19:00Z"/>
                <w:rFonts w:ascii="宋体"/>
                <w:kern w:val="0"/>
                <w:szCs w:val="20"/>
              </w:rPr>
            </w:pPr>
            <w:ins w:id="6780" w:author="齐宁" w:date="2014-11-18T16:19:00Z">
              <w:r>
                <w:rPr>
                  <w:rFonts w:hint="eastAsia" w:ascii="宋体"/>
                  <w:kern w:val="0"/>
                  <w:szCs w:val="20"/>
                </w:rPr>
                <w:t>82</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782"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781" w:author="齐宁" w:date="2014-11-18T16:19:00Z"/>
          <w:trPrChange w:id="6782"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783"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784" w:author="齐宁" w:date="2014-11-18T16:19:00Z"/>
                <w:rFonts w:ascii="宋体"/>
                <w:kern w:val="0"/>
                <w:szCs w:val="20"/>
              </w:rPr>
            </w:pPr>
            <w:ins w:id="6785" w:author="齐宁" w:date="2014-11-18T16:19:00Z">
              <w:r>
                <w:rPr>
                  <w:rFonts w:hint="eastAsia" w:ascii="宋体"/>
                  <w:kern w:val="0"/>
                  <w:szCs w:val="20"/>
                </w:rPr>
                <w:t>CUPMBCC_Settlement_Monthly_Report_月份(YYYYMM)01.csv</w:t>
              </w:r>
            </w:ins>
          </w:p>
        </w:tc>
        <w:tc>
          <w:tcPr>
            <w:tcW w:w="2448" w:type="dxa"/>
            <w:tcBorders>
              <w:top w:val="nil"/>
              <w:left w:val="nil"/>
              <w:bottom w:val="single" w:color="auto" w:sz="4" w:space="0"/>
              <w:right w:val="single" w:color="auto" w:sz="4" w:space="0"/>
            </w:tcBorders>
            <w:vAlign w:val="center"/>
            <w:tcPrChange w:id="6786"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787" w:author="齐宁" w:date="2014-11-18T16:19:00Z"/>
                <w:rFonts w:ascii="宋体"/>
                <w:kern w:val="0"/>
                <w:szCs w:val="20"/>
              </w:rPr>
            </w:pPr>
            <w:ins w:id="6788" w:author="齐宁" w:date="2014-11-18T16:19:00Z">
              <w:r>
                <w:rPr>
                  <w:rFonts w:hint="eastAsia" w:ascii="宋体"/>
                  <w:kern w:val="0"/>
                  <w:szCs w:val="20"/>
                </w:rPr>
                <w:t>83</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790"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789" w:author="齐宁" w:date="2014-11-18T16:19:00Z"/>
          <w:trPrChange w:id="6790"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791"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792" w:author="齐宁" w:date="2014-11-18T16:19:00Z"/>
                <w:rFonts w:ascii="宋体"/>
                <w:kern w:val="0"/>
                <w:szCs w:val="20"/>
              </w:rPr>
            </w:pPr>
            <w:ins w:id="6793" w:author="齐宁" w:date="2014-11-18T16:19:00Z">
              <w:r>
                <w:rPr>
                  <w:rFonts w:hint="eastAsia" w:ascii="宋体"/>
                  <w:kern w:val="0"/>
                  <w:szCs w:val="20"/>
                </w:rPr>
                <w:t>CUPMBCC_Chargeback_Daily_Report_日期(YYYYMMDD).csv</w:t>
              </w:r>
            </w:ins>
          </w:p>
        </w:tc>
        <w:tc>
          <w:tcPr>
            <w:tcW w:w="2448" w:type="dxa"/>
            <w:tcBorders>
              <w:top w:val="nil"/>
              <w:left w:val="nil"/>
              <w:bottom w:val="single" w:color="auto" w:sz="4" w:space="0"/>
              <w:right w:val="single" w:color="auto" w:sz="4" w:space="0"/>
            </w:tcBorders>
            <w:vAlign w:val="center"/>
            <w:tcPrChange w:id="6794"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795" w:author="齐宁" w:date="2014-11-18T16:19:00Z"/>
                <w:rFonts w:ascii="宋体"/>
                <w:kern w:val="0"/>
                <w:szCs w:val="20"/>
              </w:rPr>
            </w:pPr>
            <w:ins w:id="6796" w:author="齐宁" w:date="2014-11-18T16:19:00Z">
              <w:r>
                <w:rPr>
                  <w:rFonts w:hint="eastAsia" w:ascii="宋体"/>
                  <w:kern w:val="0"/>
                  <w:szCs w:val="20"/>
                </w:rPr>
                <w:t>84</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798"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797" w:author="齐宁" w:date="2014-11-18T16:19:00Z"/>
          <w:trPrChange w:id="6798"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799"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800" w:author="齐宁" w:date="2014-11-18T16:19:00Z"/>
                <w:rFonts w:ascii="宋体"/>
                <w:kern w:val="0"/>
                <w:szCs w:val="20"/>
              </w:rPr>
            </w:pPr>
            <w:ins w:id="6801" w:author="齐宁" w:date="2014-11-18T16:19:00Z">
              <w:r>
                <w:rPr>
                  <w:rFonts w:hint="eastAsia" w:ascii="宋体"/>
                  <w:kern w:val="0"/>
                  <w:szCs w:val="20"/>
                </w:rPr>
                <w:t>收单机构号（8位）_商户号(15位)_out.tar.gz</w:t>
              </w:r>
            </w:ins>
          </w:p>
        </w:tc>
        <w:tc>
          <w:tcPr>
            <w:tcW w:w="2448" w:type="dxa"/>
            <w:tcBorders>
              <w:top w:val="nil"/>
              <w:left w:val="nil"/>
              <w:bottom w:val="single" w:color="auto" w:sz="4" w:space="0"/>
              <w:right w:val="single" w:color="auto" w:sz="4" w:space="0"/>
            </w:tcBorders>
            <w:vAlign w:val="center"/>
            <w:tcPrChange w:id="6802"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803" w:author="齐宁" w:date="2014-11-18T16:19:00Z"/>
                <w:rFonts w:ascii="宋体"/>
                <w:kern w:val="0"/>
                <w:szCs w:val="20"/>
              </w:rPr>
            </w:pPr>
            <w:ins w:id="6804" w:author="齐宁" w:date="2014-11-18T16:19:00Z">
              <w:r>
                <w:rPr>
                  <w:rFonts w:hint="eastAsia" w:ascii="宋体"/>
                  <w:kern w:val="0"/>
                  <w:szCs w:val="20"/>
                </w:rPr>
                <w:t>85</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806"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805" w:author="齐宁" w:date="2014-11-18T16:19:00Z"/>
          <w:trPrChange w:id="6806"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807"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808" w:author="齐宁" w:date="2014-11-18T16:19:00Z"/>
                <w:rFonts w:ascii="宋体"/>
                <w:kern w:val="0"/>
                <w:szCs w:val="20"/>
              </w:rPr>
            </w:pPr>
            <w:ins w:id="6809" w:author="齐宁" w:date="2014-11-18T16:19:00Z">
              <w:r>
                <w:rPr>
                  <w:rFonts w:hint="eastAsia" w:ascii="宋体"/>
                  <w:kern w:val="0"/>
                  <w:szCs w:val="20"/>
                </w:rPr>
                <w:t>CUPS_商户号（15位）_清算日期(YYYYMMDD)</w:t>
              </w:r>
            </w:ins>
          </w:p>
        </w:tc>
        <w:tc>
          <w:tcPr>
            <w:tcW w:w="2448" w:type="dxa"/>
            <w:tcBorders>
              <w:top w:val="nil"/>
              <w:left w:val="nil"/>
              <w:bottom w:val="single" w:color="auto" w:sz="4" w:space="0"/>
              <w:right w:val="single" w:color="auto" w:sz="4" w:space="0"/>
            </w:tcBorders>
            <w:vAlign w:val="center"/>
            <w:tcPrChange w:id="6810"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811" w:author="齐宁" w:date="2014-11-18T16:19:00Z"/>
                <w:rFonts w:ascii="宋体"/>
                <w:kern w:val="0"/>
                <w:szCs w:val="20"/>
              </w:rPr>
            </w:pPr>
            <w:ins w:id="6812" w:author="齐宁" w:date="2014-11-18T16:19:00Z">
              <w:r>
                <w:rPr>
                  <w:rFonts w:hint="eastAsia" w:ascii="宋体"/>
                  <w:kern w:val="0"/>
                  <w:szCs w:val="20"/>
                </w:rPr>
                <w:t>87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814"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813" w:author="齐宁" w:date="2014-11-18T16:19:00Z"/>
          <w:trPrChange w:id="6814"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815"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816" w:author="齐宁" w:date="2014-11-18T16:19:00Z"/>
                <w:rFonts w:ascii="宋体"/>
                <w:kern w:val="0"/>
                <w:szCs w:val="20"/>
              </w:rPr>
            </w:pPr>
            <w:ins w:id="6817" w:author="齐宁" w:date="2014-11-18T16:19:00Z">
              <w:r>
                <w:rPr>
                  <w:rFonts w:hint="eastAsia" w:ascii="宋体"/>
                  <w:kern w:val="0"/>
                  <w:szCs w:val="20"/>
                </w:rPr>
                <w:t>MC商户号(后8位)清算日期(YYMMDD)_GRP</w:t>
              </w:r>
            </w:ins>
          </w:p>
        </w:tc>
        <w:tc>
          <w:tcPr>
            <w:tcW w:w="2448" w:type="dxa"/>
            <w:tcBorders>
              <w:top w:val="nil"/>
              <w:left w:val="nil"/>
              <w:bottom w:val="single" w:color="auto" w:sz="4" w:space="0"/>
              <w:right w:val="single" w:color="auto" w:sz="4" w:space="0"/>
            </w:tcBorders>
            <w:vAlign w:val="center"/>
            <w:tcPrChange w:id="6818"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819" w:author="齐宁" w:date="2014-11-18T16:19:00Z"/>
                <w:rFonts w:ascii="宋体"/>
                <w:kern w:val="0"/>
                <w:szCs w:val="20"/>
              </w:rPr>
            </w:pPr>
            <w:ins w:id="6820" w:author="齐宁" w:date="2014-11-18T16:19:00Z">
              <w:r>
                <w:rPr>
                  <w:rFonts w:hint="eastAsia" w:ascii="宋体"/>
                  <w:kern w:val="0"/>
                  <w:szCs w:val="20"/>
                </w:rPr>
                <w:t>88</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822"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821" w:author="齐宁" w:date="2014-11-18T16:19:00Z"/>
          <w:trPrChange w:id="6822"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823"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824" w:author="齐宁" w:date="2014-11-18T16:19:00Z"/>
                <w:rFonts w:ascii="宋体"/>
                <w:kern w:val="0"/>
                <w:szCs w:val="20"/>
              </w:rPr>
            </w:pPr>
            <w:ins w:id="6825" w:author="齐宁" w:date="2014-11-18T16:19:00Z">
              <w:r>
                <w:rPr>
                  <w:rFonts w:hint="eastAsia" w:ascii="宋体"/>
                  <w:kern w:val="0"/>
                  <w:szCs w:val="20"/>
                </w:rPr>
                <w:t>MC商户号(后8位)清算日期(YYMMDD)</w:t>
              </w:r>
            </w:ins>
          </w:p>
        </w:tc>
        <w:tc>
          <w:tcPr>
            <w:tcW w:w="2448" w:type="dxa"/>
            <w:tcBorders>
              <w:top w:val="nil"/>
              <w:left w:val="nil"/>
              <w:bottom w:val="single" w:color="auto" w:sz="4" w:space="0"/>
              <w:right w:val="single" w:color="auto" w:sz="4" w:space="0"/>
            </w:tcBorders>
            <w:vAlign w:val="center"/>
            <w:tcPrChange w:id="6826"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827" w:author="齐宁" w:date="2014-11-18T16:19:00Z"/>
                <w:rFonts w:ascii="宋体"/>
                <w:kern w:val="0"/>
                <w:szCs w:val="20"/>
              </w:rPr>
            </w:pPr>
            <w:ins w:id="6828" w:author="齐宁" w:date="2014-11-18T16:19:00Z">
              <w:r>
                <w:rPr>
                  <w:rFonts w:hint="eastAsia" w:ascii="宋体"/>
                  <w:kern w:val="0"/>
                  <w:szCs w:val="20"/>
                </w:rPr>
                <w:t>89</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830"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829" w:author="齐宁" w:date="2014-11-18T16:19:00Z"/>
          <w:trPrChange w:id="6830"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831"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832" w:author="齐宁" w:date="2014-11-18T16:19:00Z"/>
                <w:rFonts w:ascii="宋体"/>
                <w:kern w:val="0"/>
                <w:szCs w:val="20"/>
              </w:rPr>
            </w:pPr>
            <w:ins w:id="6833" w:author="齐宁" w:date="2014-11-18T16:19:00Z">
              <w:r>
                <w:rPr>
                  <w:rFonts w:hint="eastAsia" w:ascii="宋体"/>
                  <w:kern w:val="0"/>
                  <w:szCs w:val="20"/>
                </w:rPr>
                <w:t>MC商户号(后8位)清算日期(YYMMDD)_GNETE</w:t>
              </w:r>
            </w:ins>
          </w:p>
        </w:tc>
        <w:tc>
          <w:tcPr>
            <w:tcW w:w="2448" w:type="dxa"/>
            <w:tcBorders>
              <w:top w:val="nil"/>
              <w:left w:val="nil"/>
              <w:bottom w:val="single" w:color="auto" w:sz="4" w:space="0"/>
              <w:right w:val="single" w:color="auto" w:sz="4" w:space="0"/>
            </w:tcBorders>
            <w:vAlign w:val="center"/>
            <w:tcPrChange w:id="6834"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835" w:author="齐宁" w:date="2014-11-18T16:19:00Z"/>
                <w:rFonts w:ascii="宋体"/>
                <w:kern w:val="0"/>
                <w:szCs w:val="20"/>
              </w:rPr>
            </w:pPr>
            <w:ins w:id="6836" w:author="齐宁" w:date="2014-11-18T16:19:00Z">
              <w:r>
                <w:rPr>
                  <w:rFonts w:hint="eastAsia" w:ascii="宋体"/>
                  <w:kern w:val="0"/>
                  <w:szCs w:val="20"/>
                </w:rPr>
                <w:t>90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Change w:id="6838" w:author="吴潇" w:date="2014-12-23T09:10:00Z">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blPrExChange>
        </w:tblPrEx>
        <w:trPr>
          <w:trHeight w:val="330" w:hRule="atLeast"/>
          <w:jc w:val="center"/>
          <w:ins w:id="6837" w:author="齐宁" w:date="2014-11-18T16:19:00Z"/>
          <w:trPrChange w:id="6838" w:author="吴潇" w:date="2014-12-23T09:10:00Z">
            <w:trPr>
              <w:trHeight w:val="330" w:hRule="atLeast"/>
              <w:jc w:val="center"/>
            </w:trPr>
          </w:trPrChange>
        </w:trPr>
        <w:tc>
          <w:tcPr>
            <w:tcW w:w="7123" w:type="dxa"/>
            <w:tcBorders>
              <w:top w:val="nil"/>
              <w:left w:val="single" w:color="auto" w:sz="4" w:space="0"/>
              <w:bottom w:val="single" w:color="auto" w:sz="4" w:space="0"/>
              <w:right w:val="single" w:color="auto" w:sz="4" w:space="0"/>
            </w:tcBorders>
            <w:vAlign w:val="center"/>
            <w:tcPrChange w:id="6839" w:author="吴潇" w:date="2014-12-23T09:10:00Z">
              <w:tcPr>
                <w:tcW w:w="6480" w:type="dxa"/>
                <w:tcBorders>
                  <w:top w:val="nil"/>
                  <w:left w:val="single" w:color="auto" w:sz="4" w:space="0"/>
                  <w:bottom w:val="single" w:color="auto" w:sz="4" w:space="0"/>
                  <w:right w:val="single" w:color="auto" w:sz="4" w:space="0"/>
                </w:tcBorders>
                <w:vAlign w:val="center"/>
              </w:tcPr>
            </w:tcPrChange>
          </w:tcPr>
          <w:p>
            <w:pPr>
              <w:widowControl/>
              <w:numPr>
                <w:ilvl w:val="0"/>
                <w:numId w:val="0"/>
              </w:numPr>
              <w:tabs>
                <w:tab w:val="left" w:pos="420"/>
              </w:tabs>
              <w:jc w:val="left"/>
              <w:rPr>
                <w:ins w:id="6840" w:author="齐宁" w:date="2014-11-18T16:19:00Z"/>
                <w:rFonts w:ascii="宋体"/>
                <w:kern w:val="0"/>
                <w:szCs w:val="20"/>
              </w:rPr>
            </w:pPr>
            <w:ins w:id="6841" w:author="齐宁" w:date="2014-11-18T16:19:00Z">
              <w:r>
                <w:rPr>
                  <w:rFonts w:hint="eastAsia" w:ascii="宋体"/>
                  <w:kern w:val="0"/>
                  <w:szCs w:val="20"/>
                </w:rPr>
                <w:t>WKDS商户号（15位）清算日期（YYMMDD）</w:t>
              </w:r>
            </w:ins>
          </w:p>
        </w:tc>
        <w:tc>
          <w:tcPr>
            <w:tcW w:w="2448" w:type="dxa"/>
            <w:tcBorders>
              <w:top w:val="nil"/>
              <w:left w:val="nil"/>
              <w:bottom w:val="single" w:color="auto" w:sz="4" w:space="0"/>
              <w:right w:val="single" w:color="auto" w:sz="4" w:space="0"/>
            </w:tcBorders>
            <w:vAlign w:val="center"/>
            <w:tcPrChange w:id="6842" w:author="吴潇" w:date="2014-12-23T09:10:00Z">
              <w:tcPr>
                <w:tcW w:w="2227" w:type="dxa"/>
                <w:tcBorders>
                  <w:top w:val="nil"/>
                  <w:left w:val="nil"/>
                  <w:bottom w:val="single" w:color="auto" w:sz="4" w:space="0"/>
                  <w:right w:val="single" w:color="auto" w:sz="4" w:space="0"/>
                </w:tcBorders>
                <w:vAlign w:val="center"/>
              </w:tcPr>
            </w:tcPrChange>
          </w:tcPr>
          <w:p>
            <w:pPr>
              <w:widowControl/>
              <w:numPr>
                <w:ilvl w:val="0"/>
                <w:numId w:val="0"/>
              </w:numPr>
              <w:tabs>
                <w:tab w:val="left" w:pos="420"/>
              </w:tabs>
              <w:jc w:val="center"/>
              <w:rPr>
                <w:ins w:id="6843" w:author="齐宁" w:date="2014-11-18T16:19:00Z"/>
                <w:rFonts w:ascii="宋体"/>
                <w:kern w:val="0"/>
                <w:szCs w:val="20"/>
              </w:rPr>
            </w:pPr>
            <w:ins w:id="6844" w:author="齐宁" w:date="2014-11-18T16:19:00Z">
              <w:r>
                <w:rPr>
                  <w:rFonts w:hint="eastAsia" w:ascii="宋体"/>
                  <w:kern w:val="0"/>
                  <w:szCs w:val="20"/>
                </w:rPr>
                <w:t>91</w:t>
              </w:r>
            </w:ins>
          </w:p>
        </w:tc>
      </w:tr>
    </w:tbl>
    <w:p>
      <w:pPr>
        <w:numPr>
          <w:ilvl w:val="0"/>
          <w:numId w:val="0"/>
        </w:numPr>
        <w:tabs>
          <w:tab w:val="left" w:pos="420"/>
        </w:tabs>
        <w:rPr>
          <w:ins w:id="6845" w:author="齐宁" w:date="2014-11-18T16:19:00Z"/>
          <w:rFonts w:ascii="Calibri" w:hAnsi="Calibri" w:eastAsia="宋体" w:cs="黑体"/>
          <w:szCs w:val="22"/>
          <w:lang/>
        </w:rPr>
      </w:pPr>
    </w:p>
    <w:p>
      <w:pPr>
        <w:pStyle w:val="68"/>
        <w:ind w:left="0"/>
        <w:rPr>
          <w:ins w:id="6846" w:author="齐宁" w:date="2014-11-18T16:19:00Z"/>
        </w:rPr>
      </w:pPr>
      <w:ins w:id="6847" w:author="齐宁" w:date="2014-11-18T16:19:00Z">
        <w:r>
          <w:rPr>
            <w:rFonts w:hint="eastAsia"/>
          </w:rPr>
          <w:t>文件传输类交易接口</w:t>
        </w:r>
      </w:ins>
    </w:p>
    <w:p>
      <w:pPr>
        <w:pStyle w:val="69"/>
        <w:ind w:left="0"/>
        <w:rPr>
          <w:ins w:id="6848" w:author="齐宁" w:date="2014-11-18T16:19:00Z"/>
        </w:rPr>
      </w:pPr>
      <w:ins w:id="6849" w:author="齐宁" w:date="2014-11-18T16:19:00Z">
        <w:r>
          <w:rPr>
            <w:rFonts w:hint="eastAsia"/>
          </w:rPr>
          <w:t>交易流程</w:t>
        </w:r>
      </w:ins>
    </w:p>
    <w:p>
      <w:pPr>
        <w:pStyle w:val="66"/>
        <w:ind w:firstLine="420"/>
        <w:rPr>
          <w:ins w:id="6850" w:author="齐宁" w:date="2014-11-18T16:19:00Z"/>
        </w:rPr>
      </w:pPr>
      <w:ins w:id="6851" w:author="齐宁" w:date="2014-11-18T16:19:00Z">
        <w:r>
          <w:rPr>
            <w:rFonts w:hint="eastAsia"/>
          </w:rPr>
          <w:t>商户需开发“文件传输类交易”接口获取对账文件。相关交易流程如下：</w:t>
        </w:r>
      </w:ins>
    </w:p>
    <w:p>
      <w:pPr>
        <w:pStyle w:val="66"/>
        <w:keepNext/>
        <w:ind w:firstLine="0" w:firstLineChars="0"/>
        <w:jc w:val="center"/>
        <w:rPr>
          <w:ins w:id="6852" w:author="齐宁" w:date="2014-11-18T16:19:00Z"/>
        </w:rPr>
      </w:pPr>
      <w:ins w:id="6853" w:author="齐宁" w:date="2014-11-18T16:19:00Z"/>
      <w:ins w:id="6854" w:author="齐宁" w:date="2014-11-18T16:19:00Z"/>
      <w:ins w:id="6855" w:author="齐宁" w:date="2014-11-18T16:19:00Z"/>
      <w:ins w:id="6856" w:author="齐宁" w:date="2014-11-18T16:19:00Z">
        <w:r>
          <w:rPr>
            <w:rFonts w:hint="eastAsia" w:ascii="宋体" w:hAnsi="Times New Roman" w:eastAsia="宋体" w:cs="Times New Roman"/>
            <w:sz w:val="21"/>
            <w:lang w:val="en-US" w:eastAsia="zh-CN" w:bidi="ar-SA"/>
          </w:rPr>
          <w:object>
            <v:shape id="Picture 14" type="#_x0000_t75" style="height:165.75pt;width:423.75pt;rotation:0f;" o:ole="t"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o:OLEObject Type="Embed" ProgID="Visio.Drawing.11" ShapeID="Picture 14" DrawAspect="Content" ObjectID="_24" r:id="rId37"/>
          </w:object>
        </w:r>
      </w:ins>
      <w:ins w:id="6858" w:author="齐宁" w:date="2014-11-18T16:19:00Z"/>
    </w:p>
    <w:p>
      <w:pPr>
        <w:pStyle w:val="23"/>
        <w:numPr>
          <w:numId w:val="0"/>
        </w:numPr>
        <w:tabs>
          <w:tab w:val="left" w:pos="420"/>
          <w:tab w:val="left" w:pos="784"/>
        </w:tabs>
        <w:jc w:val="center"/>
        <w:rPr>
          <w:ins w:id="6859" w:author="齐宁" w:date="2014-11-18T16:19:00Z"/>
        </w:rPr>
      </w:pPr>
      <w:ins w:id="6860" w:author="齐宁" w:date="2014-11-18T16:19:00Z">
        <w:r>
          <w:rPr>
            <w:rFonts w:hint="eastAsia"/>
          </w:rPr>
          <w:t>图</w:t>
        </w:r>
      </w:ins>
      <w:ins w:id="6861" w:author="齐宁" w:date="2014-11-18T16:19:00Z">
        <w:r>
          <w:rPr/>
          <w:t xml:space="preserve"> </w:t>
        </w:r>
      </w:ins>
      <w:ins w:id="6862" w:author="齐宁" w:date="2014-11-18T16:19:00Z">
        <w:r>
          <w:rPr/>
          <w:fldChar w:fldCharType="begin"/>
        </w:r>
      </w:ins>
      <w:ins w:id="6863" w:author="齐宁" w:date="2014-11-18T16:19:00Z">
        <w:r>
          <w:rPr/>
          <w:instrText xml:space="preserve"> SEQ </w:instrText>
        </w:r>
      </w:ins>
      <w:ins w:id="6864" w:author="齐宁" w:date="2014-11-18T16:19:00Z">
        <w:r>
          <w:rPr>
            <w:rFonts w:hint="eastAsia"/>
          </w:rPr>
          <w:instrText xml:space="preserve">图</w:instrText>
        </w:r>
      </w:ins>
      <w:ins w:id="6865" w:author="齐宁" w:date="2014-11-18T16:19:00Z">
        <w:r>
          <w:rPr/>
          <w:instrText xml:space="preserve">1- \* ARABIC </w:instrText>
        </w:r>
      </w:ins>
      <w:ins w:id="6866" w:author="齐宁" w:date="2014-11-18T16:19:00Z">
        <w:r>
          <w:rPr/>
          <w:fldChar w:fldCharType="separate"/>
        </w:r>
      </w:ins>
      <w:ins w:id="6867" w:author="齐宁" w:date="2014-11-18T16:19:00Z">
        <w:r>
          <w:rPr/>
          <w:t>13</w:t>
        </w:r>
      </w:ins>
      <w:ins w:id="6868" w:author="齐宁" w:date="2014-11-18T16:19:00Z">
        <w:r>
          <w:rPr/>
          <w:fldChar w:fldCharType="end"/>
        </w:r>
      </w:ins>
      <w:ins w:id="6869" w:author="齐宁" w:date="2014-11-18T16:19:00Z">
        <w:r>
          <w:rPr/>
          <w:t xml:space="preserve"> </w:t>
        </w:r>
      </w:ins>
      <w:ins w:id="6870" w:author="齐宁" w:date="2014-11-18T16:19:00Z">
        <w:r>
          <w:rPr>
            <w:rFonts w:hint="eastAsia"/>
          </w:rPr>
          <w:t>文件传输交易</w:t>
        </w:r>
      </w:ins>
    </w:p>
    <w:p>
      <w:pPr>
        <w:pStyle w:val="66"/>
        <w:ind w:firstLine="420"/>
        <w:rPr>
          <w:ins w:id="6871" w:author="齐宁" w:date="2014-11-18T16:19:00Z"/>
        </w:rPr>
      </w:pPr>
      <w:ins w:id="6872" w:author="齐宁" w:date="2014-11-18T16:19:00Z">
        <w:r>
          <w:rPr>
            <w:rFonts w:hint="eastAsia"/>
          </w:rPr>
          <w:t>交易步骤：</w:t>
        </w:r>
      </w:ins>
    </w:p>
    <w:p>
      <w:pPr>
        <w:pStyle w:val="66"/>
        <w:numPr>
          <w:ilvl w:val="0"/>
          <w:numId w:val="72"/>
        </w:numPr>
        <w:ind w:firstLineChars="0"/>
        <w:rPr>
          <w:ins w:id="6873" w:author="齐宁" w:date="2014-11-18T16:19:00Z"/>
        </w:rPr>
      </w:pPr>
      <w:ins w:id="6874" w:author="齐宁" w:date="2014-11-18T16:19:00Z">
        <w:r>
          <w:rPr>
            <w:rFonts w:hint="eastAsia"/>
          </w:rPr>
          <w:t>商户发起文件传输类交易；</w:t>
        </w:r>
      </w:ins>
    </w:p>
    <w:p>
      <w:pPr>
        <w:pStyle w:val="66"/>
        <w:numPr>
          <w:ilvl w:val="0"/>
          <w:numId w:val="72"/>
        </w:numPr>
        <w:ind w:firstLineChars="0"/>
        <w:rPr>
          <w:ins w:id="6875" w:author="齐宁" w:date="2014-11-18T16:19:00Z"/>
        </w:rPr>
      </w:pPr>
      <w:ins w:id="6876" w:author="齐宁" w:date="2014-11-18T16:19:00Z">
        <w:r>
          <w:rPr>
            <w:rFonts w:hint="eastAsia"/>
          </w:rPr>
          <w:t>银联全渠道系统完成文件交易处理；</w:t>
        </w:r>
      </w:ins>
    </w:p>
    <w:p>
      <w:pPr>
        <w:pStyle w:val="66"/>
        <w:numPr>
          <w:ilvl w:val="0"/>
          <w:numId w:val="72"/>
        </w:numPr>
        <w:ind w:firstLineChars="0"/>
        <w:rPr>
          <w:ins w:id="6877" w:author="齐宁" w:date="2014-11-18T16:19:00Z"/>
        </w:rPr>
      </w:pPr>
      <w:ins w:id="6878" w:author="齐宁" w:date="2014-11-18T16:19:00Z">
        <w:r>
          <w:rPr>
            <w:rFonts w:hint="eastAsia"/>
          </w:rPr>
          <w:t>全渠道系统将文件的处理结果返回给商户。</w:t>
        </w:r>
      </w:ins>
    </w:p>
    <w:p>
      <w:pPr>
        <w:pStyle w:val="66"/>
        <w:ind w:firstLine="420"/>
        <w:rPr>
          <w:ins w:id="6879" w:author="齐宁" w:date="2014-11-18T16:19:00Z"/>
        </w:rPr>
      </w:pPr>
    </w:p>
    <w:p>
      <w:pPr>
        <w:widowControl/>
        <w:numPr>
          <w:ilvl w:val="3"/>
          <w:numId w:val="6"/>
        </w:numPr>
        <w:tabs>
          <w:tab w:val="left" w:pos="420"/>
        </w:tabs>
        <w:ind w:left="0"/>
        <w:jc w:val="left"/>
        <w:outlineLvl w:val="3"/>
        <w:rPr>
          <w:ins w:id="6880" w:author="齐宁" w:date="2014-11-18T16:19:00Z"/>
          <w:rFonts w:eastAsia="黑体"/>
          <w:kern w:val="0"/>
          <w:szCs w:val="20"/>
        </w:rPr>
      </w:pPr>
      <w:ins w:id="6881" w:author="齐宁" w:date="2014-11-18T16:19:00Z">
        <w:r>
          <w:rPr>
            <w:rFonts w:hint="eastAsia" w:eastAsia="黑体"/>
            <w:kern w:val="0"/>
            <w:szCs w:val="20"/>
          </w:rPr>
          <w:t>请求报文</w:t>
        </w:r>
      </w:ins>
    </w:p>
    <w:p>
      <w:pPr>
        <w:widowControl/>
        <w:numPr>
          <w:ilvl w:val="0"/>
          <w:numId w:val="0"/>
        </w:numPr>
        <w:tabs>
          <w:tab w:val="left" w:pos="420"/>
        </w:tabs>
        <w:jc w:val="left"/>
        <w:rPr>
          <w:ins w:id="6882" w:author="齐宁" w:date="2014-11-18T16:19:00Z"/>
          <w:rFonts w:eastAsia="黑体"/>
          <w:kern w:val="0"/>
          <w:szCs w:val="21"/>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81"/>
        <w:gridCol w:w="2035"/>
        <w:gridCol w:w="1849"/>
        <w:gridCol w:w="1663"/>
        <w:gridCol w:w="3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ins w:id="6883" w:author="齐宁" w:date="2014-11-18T16:19:00Z"/>
        </w:trPr>
        <w:tc>
          <w:tcPr>
            <w:tcW w:w="881"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jc w:val="center"/>
              <w:rPr>
                <w:ins w:id="6884" w:author="齐宁" w:date="2014-11-18T16:19:00Z"/>
                <w:rFonts w:ascii="宋体"/>
                <w:kern w:val="0"/>
                <w:szCs w:val="20"/>
              </w:rPr>
            </w:pPr>
            <w:ins w:id="6885" w:author="齐宁" w:date="2014-11-18T16:19:00Z">
              <w:r>
                <w:rPr>
                  <w:rFonts w:hint="eastAsia" w:ascii="宋体"/>
                  <w:kern w:val="0"/>
                  <w:szCs w:val="20"/>
                </w:rPr>
                <w:t>序号</w:t>
              </w:r>
            </w:ins>
          </w:p>
        </w:tc>
        <w:tc>
          <w:tcPr>
            <w:tcW w:w="2035"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jc w:val="center"/>
              <w:rPr>
                <w:ins w:id="6886" w:author="齐宁" w:date="2014-11-18T16:19:00Z"/>
                <w:rFonts w:ascii="宋体"/>
                <w:kern w:val="0"/>
                <w:szCs w:val="20"/>
              </w:rPr>
            </w:pPr>
            <w:ins w:id="6887" w:author="齐宁" w:date="2014-11-18T16:19:00Z">
              <w:r>
                <w:rPr>
                  <w:rFonts w:hint="eastAsia" w:ascii="宋体"/>
                  <w:kern w:val="0"/>
                  <w:szCs w:val="20"/>
                </w:rPr>
                <w:t>域名</w:t>
              </w:r>
            </w:ins>
          </w:p>
        </w:tc>
        <w:tc>
          <w:tcPr>
            <w:tcW w:w="1849"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jc w:val="center"/>
              <w:rPr>
                <w:ins w:id="6888" w:author="齐宁" w:date="2014-11-18T16:19:00Z"/>
                <w:rFonts w:ascii="宋体"/>
                <w:kern w:val="0"/>
                <w:szCs w:val="20"/>
              </w:rPr>
            </w:pPr>
            <w:ins w:id="6889" w:author="齐宁" w:date="2014-11-18T16:19:00Z">
              <w:r>
                <w:rPr>
                  <w:rFonts w:hint="eastAsia" w:ascii="宋体"/>
                  <w:kern w:val="0"/>
                  <w:szCs w:val="20"/>
                </w:rPr>
                <w:t>变量名</w:t>
              </w:r>
            </w:ins>
          </w:p>
        </w:tc>
        <w:tc>
          <w:tcPr>
            <w:tcW w:w="1663"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jc w:val="center"/>
              <w:rPr>
                <w:ins w:id="6890" w:author="齐宁" w:date="2014-11-18T16:19:00Z"/>
                <w:rFonts w:ascii="宋体"/>
                <w:kern w:val="0"/>
                <w:szCs w:val="20"/>
              </w:rPr>
            </w:pPr>
            <w:ins w:id="6891" w:author="齐宁" w:date="2014-11-18T16:19:00Z">
              <w:r>
                <w:rPr>
                  <w:rFonts w:hint="eastAsia" w:ascii="宋体"/>
                  <w:kern w:val="0"/>
                  <w:szCs w:val="20"/>
                </w:rPr>
                <w:t>出现要求</w:t>
              </w:r>
            </w:ins>
          </w:p>
        </w:tc>
        <w:tc>
          <w:tcPr>
            <w:tcW w:w="3143"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jc w:val="center"/>
              <w:rPr>
                <w:ins w:id="6892" w:author="齐宁" w:date="2014-11-18T16:19:00Z"/>
                <w:rFonts w:ascii="宋体"/>
                <w:kern w:val="0"/>
                <w:szCs w:val="20"/>
              </w:rPr>
            </w:pPr>
            <w:ins w:id="6893" w:author="齐宁" w:date="2014-11-18T16:19:00Z">
              <w:r>
                <w:rPr>
                  <w:rFonts w:hint="eastAsia" w:ascii="宋体"/>
                  <w:kern w:val="0"/>
                  <w:szCs w:val="20"/>
                </w:rPr>
                <w:t>备注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894"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895"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896" w:author="齐宁" w:date="2014-11-18T16:19:00Z"/>
                <w:rFonts w:ascii="宋体"/>
                <w:kern w:val="0"/>
                <w:szCs w:val="20"/>
              </w:rPr>
            </w:pPr>
            <w:ins w:id="6897" w:author="齐宁" w:date="2014-11-18T16:19:00Z">
              <w:r>
                <w:rPr>
                  <w:rFonts w:hint="eastAsia" w:ascii="宋体"/>
                  <w:kern w:val="0"/>
                  <w:szCs w:val="20"/>
                </w:rPr>
                <w:t>版本号</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898" w:author="齐宁" w:date="2014-11-18T16:19:00Z"/>
                <w:rFonts w:ascii="宋体"/>
                <w:kern w:val="0"/>
                <w:szCs w:val="20"/>
              </w:rPr>
            </w:pPr>
            <w:ins w:id="6899" w:author="齐宁" w:date="2014-11-18T16:19:00Z">
              <w:r>
                <w:rPr>
                  <w:rFonts w:hint="eastAsia" w:ascii="宋体"/>
                  <w:kern w:val="0"/>
                  <w:szCs w:val="20"/>
                </w:rPr>
                <w:t>version</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00" w:author="齐宁" w:date="2014-11-18T16:19:00Z"/>
                <w:rFonts w:ascii="宋体"/>
                <w:kern w:val="0"/>
                <w:szCs w:val="20"/>
              </w:rPr>
            </w:pPr>
            <w:ins w:id="6901"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spacing w:line="0" w:lineRule="atLeast"/>
              <w:rPr>
                <w:ins w:id="6902" w:author="齐宁" w:date="2014-11-18T16:19:00Z"/>
                <w:rFonts w:ascii="宋体"/>
                <w:kern w:val="0"/>
                <w:szCs w:val="20"/>
              </w:rPr>
            </w:pPr>
            <w:ins w:id="6903" w:author="齐宁" w:date="2014-11-18T16:19:00Z">
              <w:r>
                <w:rPr>
                  <w:rFonts w:hint="eastAsia" w:ascii="宋体"/>
                  <w:kern w:val="0"/>
                  <w:szCs w:val="20"/>
                </w:rPr>
                <w:t>固定填写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04"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05"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06" w:author="齐宁" w:date="2014-11-18T16:19:00Z"/>
                <w:rFonts w:ascii="宋体"/>
                <w:kern w:val="0"/>
                <w:szCs w:val="20"/>
              </w:rPr>
            </w:pPr>
            <w:ins w:id="6907" w:author="齐宁" w:date="2014-11-18T16:19:00Z">
              <w:r>
                <w:rPr>
                  <w:rFonts w:hint="eastAsia" w:ascii="宋体"/>
                  <w:kern w:val="0"/>
                  <w:szCs w:val="20"/>
                </w:rPr>
                <w:t>编码方式</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08" w:author="齐宁" w:date="2014-11-18T16:19:00Z"/>
                <w:rFonts w:ascii="宋体"/>
                <w:kern w:val="0"/>
                <w:szCs w:val="20"/>
              </w:rPr>
            </w:pPr>
            <w:ins w:id="6909" w:author="齐宁" w:date="2014-11-18T16:19:00Z">
              <w:r>
                <w:rPr>
                  <w:rFonts w:hint="eastAsia" w:ascii="宋体"/>
                  <w:kern w:val="0"/>
                  <w:szCs w:val="20"/>
                </w:rPr>
                <w:t>encoding</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10" w:author="齐宁" w:date="2014-11-18T16:19:00Z"/>
                <w:rFonts w:ascii="宋体"/>
                <w:kern w:val="0"/>
                <w:szCs w:val="20"/>
              </w:rPr>
            </w:pPr>
            <w:ins w:id="6911"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spacing w:line="0" w:lineRule="atLeast"/>
              <w:rPr>
                <w:ins w:id="6912" w:author="齐宁" w:date="2014-11-18T16:19:00Z"/>
                <w:rFonts w:ascii="宋体"/>
                <w:kern w:val="0"/>
                <w:szCs w:val="20"/>
              </w:rPr>
            </w:pPr>
            <w:ins w:id="6913" w:author="齐宁" w:date="2014-11-18T16:19:00Z">
              <w:r>
                <w:rPr>
                  <w:rFonts w:hint="eastAsia" w:ascii="宋体"/>
                  <w:kern w:val="0"/>
                  <w:szCs w:val="20"/>
                </w:rPr>
                <w:t>默认取值：UTF-8</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14"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15"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16" w:author="齐宁" w:date="2014-11-18T16:19:00Z"/>
                <w:rFonts w:ascii="宋体"/>
                <w:kern w:val="0"/>
                <w:szCs w:val="20"/>
              </w:rPr>
            </w:pPr>
            <w:ins w:id="6917" w:author="齐宁" w:date="2014-11-18T16:19:00Z">
              <w:r>
                <w:rPr>
                  <w:rFonts w:hint="eastAsia" w:ascii="宋体"/>
                  <w:kern w:val="0"/>
                  <w:szCs w:val="20"/>
                </w:rPr>
                <w:t>证书ID</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18" w:author="齐宁" w:date="2014-11-18T16:19:00Z"/>
                <w:rFonts w:ascii="宋体"/>
                <w:kern w:val="0"/>
                <w:szCs w:val="20"/>
              </w:rPr>
            </w:pPr>
            <w:ins w:id="6919" w:author="齐宁" w:date="2014-11-18T16:19:00Z">
              <w:r>
                <w:rPr>
                  <w:rFonts w:hint="eastAsia" w:ascii="宋体"/>
                  <w:kern w:val="0"/>
                  <w:szCs w:val="20"/>
                </w:rPr>
                <w:t>certId</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20" w:author="齐宁" w:date="2014-11-18T16:19:00Z"/>
                <w:rFonts w:ascii="宋体"/>
                <w:kern w:val="0"/>
                <w:szCs w:val="20"/>
              </w:rPr>
            </w:pPr>
            <w:ins w:id="6921"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spacing w:line="0" w:lineRule="atLeast"/>
              <w:rPr>
                <w:ins w:id="6922" w:author="齐宁" w:date="2014-11-18T16:19:00Z"/>
                <w:rFonts w:ascii="宋体"/>
                <w:kern w:val="0"/>
                <w:szCs w:val="20"/>
              </w:rPr>
            </w:pPr>
            <w:ins w:id="6923" w:author="齐宁" w:date="2014-11-18T16:19:00Z">
              <w:r>
                <w:rPr>
                  <w:rFonts w:hint="eastAsia" w:ascii="宋体"/>
                  <w:kern w:val="0"/>
                  <w:szCs w:val="20"/>
                </w:rPr>
                <w:t>通过SDK插件获取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24"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25"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26" w:author="齐宁" w:date="2014-11-18T16:19:00Z"/>
                <w:rFonts w:ascii="宋体"/>
                <w:kern w:val="0"/>
                <w:szCs w:val="20"/>
              </w:rPr>
            </w:pPr>
            <w:ins w:id="6927" w:author="齐宁" w:date="2014-11-18T16:19:00Z">
              <w:r>
                <w:rPr>
                  <w:rFonts w:hint="eastAsia" w:ascii="宋体"/>
                  <w:kern w:val="0"/>
                  <w:szCs w:val="20"/>
                </w:rPr>
                <w:t>签名</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28" w:author="齐宁" w:date="2014-11-18T16:19:00Z"/>
                <w:rFonts w:ascii="宋体"/>
                <w:kern w:val="0"/>
                <w:szCs w:val="20"/>
              </w:rPr>
            </w:pPr>
            <w:ins w:id="6929" w:author="齐宁" w:date="2014-11-18T16:19:00Z">
              <w:r>
                <w:rPr>
                  <w:rFonts w:hint="eastAsia" w:ascii="宋体"/>
                  <w:kern w:val="0"/>
                  <w:szCs w:val="20"/>
                </w:rPr>
                <w:t>signature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30" w:author="齐宁" w:date="2014-11-18T16:19:00Z"/>
                <w:rFonts w:ascii="宋体"/>
                <w:kern w:val="0"/>
                <w:szCs w:val="20"/>
              </w:rPr>
            </w:pPr>
            <w:ins w:id="6931"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spacing w:line="0" w:lineRule="atLeast"/>
              <w:rPr>
                <w:ins w:id="6932" w:author="齐宁" w:date="2014-11-18T16:19:00Z"/>
                <w:rFonts w:ascii="宋体"/>
                <w:kern w:val="0"/>
                <w:szCs w:val="20"/>
              </w:rPr>
            </w:pPr>
            <w:ins w:id="6933" w:author="齐宁" w:date="2014-11-18T16:19:00Z">
              <w:r>
                <w:rPr>
                  <w:rFonts w:hint="eastAsia" w:ascii="宋体"/>
                  <w:kern w:val="0"/>
                  <w:szCs w:val="20"/>
                </w:rPr>
                <w:t>填写对报文摘要的签名</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34"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35"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36" w:author="齐宁" w:date="2014-11-18T16:19:00Z"/>
                <w:rFonts w:ascii="宋体"/>
                <w:kern w:val="0"/>
                <w:szCs w:val="20"/>
              </w:rPr>
            </w:pPr>
            <w:ins w:id="6937" w:author="齐宁" w:date="2014-11-18T16:19:00Z">
              <w:r>
                <w:rPr>
                  <w:rFonts w:hint="eastAsia" w:ascii="宋体"/>
                  <w:kern w:val="0"/>
                  <w:szCs w:val="20"/>
                </w:rPr>
                <w:t>签名方法</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38" w:author="齐宁" w:date="2014-11-18T16:19:00Z"/>
                <w:rFonts w:ascii="宋体"/>
                <w:kern w:val="0"/>
                <w:szCs w:val="20"/>
              </w:rPr>
            </w:pPr>
            <w:ins w:id="6939" w:author="齐宁" w:date="2014-11-18T16:19:00Z">
              <w:r>
                <w:rPr>
                  <w:rFonts w:hint="eastAsia" w:ascii="宋体"/>
                  <w:kern w:val="0"/>
                  <w:szCs w:val="20"/>
                </w:rPr>
                <w:t>signMethod</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spacing w:line="0" w:lineRule="atLeast"/>
              <w:jc w:val="center"/>
              <w:rPr>
                <w:ins w:id="6940" w:author="齐宁" w:date="2014-11-18T16:19:00Z"/>
                <w:rFonts w:ascii="宋体"/>
                <w:kern w:val="0"/>
                <w:szCs w:val="20"/>
              </w:rPr>
            </w:pPr>
            <w:ins w:id="6941"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spacing w:line="0" w:lineRule="atLeast"/>
              <w:rPr>
                <w:ins w:id="6942" w:author="齐宁" w:date="2014-11-18T16:19:00Z"/>
                <w:rFonts w:ascii="宋体"/>
                <w:kern w:val="0"/>
                <w:szCs w:val="20"/>
              </w:rPr>
            </w:pPr>
            <w:ins w:id="6943" w:author="吴潇" w:date="2014-12-18T17:24:00Z">
              <w:r>
                <w:rPr>
                  <w:rFonts w:hint="eastAsia"/>
                </w:rPr>
                <w:t>取值</w:t>
              </w:r>
            </w:ins>
            <w:ins w:id="6944" w:author="吴潇" w:date="2014-12-23T09:10:00Z">
              <w:r>
                <w:rPr>
                  <w:rFonts w:hint="eastAsia"/>
                </w:rPr>
                <w:t>：</w:t>
              </w:r>
            </w:ins>
            <w:ins w:id="6945" w:author="吴潇" w:date="2014-12-18T17:24:00Z">
              <w:r>
                <w:rPr>
                  <w:rFonts w:hint="eastAsia"/>
                </w:rPr>
                <w:t>01（表示采用RSA）</w:t>
              </w:r>
            </w:ins>
            <w:ins w:id="6946" w:author="齐宁" w:date="2014-11-18T16:19:00Z">
              <w:del w:id="6947" w:author="吴潇" w:date="2014-12-18T17:24:00Z">
                <w:r>
                  <w:rPr>
                    <w:rFonts w:hint="eastAsia" w:ascii="宋体"/>
                    <w:kern w:val="0"/>
                    <w:szCs w:val="20"/>
                  </w:rPr>
                  <w:delText>01RSA</w:delText>
                </w:r>
              </w:del>
            </w:ins>
            <w:ins w:id="6948" w:author="齐宁" w:date="2014-11-18T16:19:00Z">
              <w:del w:id="6949" w:author="吴潇" w:date="2014-12-18T17:24:00Z">
                <w:r>
                  <w:rPr>
                    <w:rFonts w:hint="eastAsia" w:ascii="宋体"/>
                    <w:kern w:val="0"/>
                    <w:szCs w:val="20"/>
                  </w:rPr>
                  <w:br/>
                </w:r>
              </w:del>
            </w:ins>
            <w:ins w:id="6950" w:author="齐宁" w:date="2014-11-18T16:19:00Z">
              <w:del w:id="6951" w:author="吴潇" w:date="2014-12-18T17:24:00Z">
                <w:r>
                  <w:rPr>
                    <w:rFonts w:hint="eastAsia" w:ascii="宋体"/>
                    <w:kern w:val="0"/>
                    <w:szCs w:val="20"/>
                  </w:rPr>
                  <w:delText>02 MD5 (暂不支持)</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52"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53"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54" w:author="齐宁" w:date="2014-11-18T16:19:00Z"/>
                <w:rFonts w:ascii="宋体"/>
                <w:kern w:val="0"/>
                <w:szCs w:val="20"/>
              </w:rPr>
            </w:pPr>
            <w:ins w:id="6955" w:author="齐宁" w:date="2014-11-18T16:19:00Z">
              <w:r>
                <w:rPr>
                  <w:rFonts w:hint="eastAsia" w:ascii="宋体"/>
                  <w:kern w:val="0"/>
                  <w:szCs w:val="20"/>
                </w:rPr>
                <w:t>交易类型</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56" w:author="齐宁" w:date="2014-11-18T16:19:00Z"/>
                <w:rFonts w:ascii="宋体"/>
                <w:kern w:val="0"/>
                <w:szCs w:val="20"/>
              </w:rPr>
            </w:pPr>
            <w:ins w:id="6957" w:author="齐宁" w:date="2014-11-18T16:19:00Z">
              <w:r>
                <w:rPr>
                  <w:rFonts w:hint="eastAsia" w:ascii="宋体"/>
                  <w:kern w:val="0"/>
                  <w:szCs w:val="20"/>
                </w:rPr>
                <w:t>txnType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58" w:author="齐宁" w:date="2014-11-18T16:19:00Z"/>
                <w:rFonts w:ascii="宋体"/>
                <w:kern w:val="0"/>
                <w:szCs w:val="20"/>
              </w:rPr>
            </w:pPr>
            <w:ins w:id="6959"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360"/>
                <w:tab w:val="left" w:pos="420"/>
                <w:tab w:val="left" w:pos="784"/>
              </w:tabs>
              <w:outlineLvl w:val="4"/>
              <w:rPr>
                <w:ins w:id="6961" w:author="齐宁" w:date="2014-11-18T16:19:00Z"/>
                <w:rFonts w:ascii="宋体" w:eastAsia="黑体"/>
                <w:kern w:val="0"/>
                <w:szCs w:val="20"/>
              </w:rPr>
              <w:pPrChange w:id="6960" w:author="吴潇" w:date="2014-12-23T09:11:00Z">
                <w:pPr>
                  <w:numPr>
                    <w:ilvl w:val="0"/>
                    <w:numId w:val="0"/>
                  </w:numPr>
                  <w:tabs>
                    <w:tab w:val="left" w:pos="420"/>
                    <w:tab w:val="clear" w:pos="360"/>
                    <w:tab w:val="clear" w:pos="784"/>
                  </w:tabs>
                  <w:outlineLvl w:val="4"/>
                </w:pPr>
              </w:pPrChange>
            </w:pPr>
            <w:ins w:id="6962" w:author="齐宁" w:date="2014-11-18T16:19:00Z">
              <w:r>
                <w:rPr>
                  <w:rFonts w:hint="eastAsia" w:ascii="宋体"/>
                  <w:kern w:val="0"/>
                  <w:szCs w:val="20"/>
                </w:rPr>
                <w:t>取值</w:t>
              </w:r>
            </w:ins>
            <w:ins w:id="6963" w:author="齐宁" w:date="2014-11-18T16:19:00Z">
              <w:del w:id="6964" w:author="吴潇" w:date="2014-12-23T09:11:00Z">
                <w:r>
                  <w:rPr>
                    <w:rFonts w:hint="eastAsia" w:ascii="宋体"/>
                    <w:kern w:val="0"/>
                    <w:szCs w:val="20"/>
                  </w:rPr>
                  <w:delText>:</w:delText>
                </w:r>
              </w:del>
            </w:ins>
            <w:ins w:id="6965" w:author="吴潇" w:date="2014-12-23T09:11:00Z">
              <w:r>
                <w:rPr>
                  <w:rFonts w:hint="eastAsia" w:ascii="宋体"/>
                  <w:kern w:val="0"/>
                  <w:szCs w:val="20"/>
                </w:rPr>
                <w:t>：</w:t>
              </w:r>
            </w:ins>
            <w:ins w:id="6966" w:author="齐宁" w:date="2014-11-18T16:19:00Z">
              <w:r>
                <w:rPr>
                  <w:rFonts w:hint="eastAsia" w:ascii="宋体"/>
                  <w:kern w:val="0"/>
                  <w:szCs w:val="20"/>
                </w:rPr>
                <w:t>76</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67"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68"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69" w:author="齐宁" w:date="2014-11-18T16:19:00Z"/>
                <w:rFonts w:ascii="宋体"/>
                <w:kern w:val="0"/>
                <w:szCs w:val="20"/>
              </w:rPr>
            </w:pPr>
            <w:ins w:id="6970" w:author="齐宁" w:date="2014-11-18T16:19:00Z">
              <w:r>
                <w:rPr>
                  <w:rFonts w:hint="eastAsia" w:ascii="宋体"/>
                  <w:kern w:val="0"/>
                  <w:szCs w:val="20"/>
                </w:rPr>
                <w:t>交易子类</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71" w:author="齐宁" w:date="2014-11-18T16:19:00Z"/>
                <w:rFonts w:ascii="宋体"/>
                <w:kern w:val="0"/>
                <w:szCs w:val="20"/>
              </w:rPr>
            </w:pPr>
            <w:ins w:id="6972" w:author="齐宁" w:date="2014-11-18T16:19:00Z">
              <w:r>
                <w:rPr>
                  <w:rFonts w:hint="eastAsia" w:ascii="宋体"/>
                  <w:kern w:val="0"/>
                  <w:szCs w:val="20"/>
                </w:rPr>
                <w:t>txnSubType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73" w:author="齐宁" w:date="2014-11-18T16:19:00Z"/>
                <w:rFonts w:ascii="宋体"/>
                <w:kern w:val="0"/>
                <w:szCs w:val="20"/>
              </w:rPr>
            </w:pPr>
            <w:ins w:id="6974"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6975" w:author="齐宁" w:date="2014-11-18T16:19:00Z"/>
                <w:rFonts w:ascii="宋体"/>
                <w:kern w:val="0"/>
                <w:szCs w:val="20"/>
              </w:rPr>
            </w:pPr>
            <w:ins w:id="6976" w:author="齐宁" w:date="2014-11-18T16:19:00Z">
              <w:r>
                <w:rPr>
                  <w:rFonts w:hint="eastAsia" w:ascii="宋体"/>
                  <w:kern w:val="0"/>
                  <w:szCs w:val="20"/>
                </w:rPr>
                <w:t>01：对账文件下载</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77"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78"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79" w:author="齐宁" w:date="2014-11-18T16:19:00Z"/>
                <w:rFonts w:ascii="宋体"/>
                <w:kern w:val="0"/>
                <w:szCs w:val="20"/>
              </w:rPr>
            </w:pPr>
            <w:ins w:id="6980" w:author="齐宁" w:date="2014-11-18T16:19:00Z">
              <w:r>
                <w:rPr>
                  <w:rFonts w:hint="eastAsia" w:ascii="宋体"/>
                  <w:kern w:val="0"/>
                  <w:szCs w:val="20"/>
                </w:rPr>
                <w:t>产品类型</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81" w:author="齐宁" w:date="2014-11-18T16:19:00Z"/>
                <w:rFonts w:ascii="宋体"/>
                <w:kern w:val="0"/>
                <w:szCs w:val="20"/>
              </w:rPr>
            </w:pPr>
            <w:ins w:id="6982" w:author="齐宁" w:date="2014-11-18T16:19:00Z">
              <w:r>
                <w:rPr>
                  <w:rFonts w:hint="eastAsia" w:ascii="宋体"/>
                  <w:kern w:val="0"/>
                  <w:szCs w:val="20"/>
                </w:rPr>
                <w:t>bizType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83" w:author="齐宁" w:date="2014-11-18T16:19:00Z"/>
                <w:rFonts w:ascii="宋体"/>
                <w:kern w:val="0"/>
                <w:szCs w:val="20"/>
              </w:rPr>
            </w:pPr>
            <w:ins w:id="6984"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6985" w:author="齐宁" w:date="2014-11-18T16:19:00Z"/>
                <w:rFonts w:ascii="宋体"/>
                <w:kern w:val="0"/>
                <w:szCs w:val="20"/>
              </w:rPr>
            </w:pPr>
            <w:ins w:id="6986" w:author="吴潇" w:date="2014-12-18T17:04:00Z">
              <w:r>
                <w:rPr/>
                <w:t>000201</w:t>
              </w:r>
            </w:ins>
            <w:ins w:id="6987" w:author="齐宁" w:date="2014-11-18T16:19:00Z">
              <w:del w:id="6988" w:author="吴潇" w:date="2014-12-18T17:04:00Z">
                <w:r>
                  <w:rPr>
                    <w:rFonts w:hint="eastAsia" w:ascii="宋体"/>
                    <w:kern w:val="0"/>
                    <w:szCs w:val="20"/>
                  </w:rPr>
                  <w:delText>默认:000000</w:delText>
                </w:r>
              </w:del>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89"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6990"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91" w:author="齐宁" w:date="2014-11-18T16:19:00Z"/>
                <w:rFonts w:ascii="宋体"/>
                <w:kern w:val="0"/>
                <w:szCs w:val="20"/>
              </w:rPr>
            </w:pPr>
            <w:ins w:id="6992" w:author="齐宁" w:date="2014-11-18T16:19:00Z">
              <w:r>
                <w:rPr>
                  <w:rFonts w:hint="eastAsia" w:ascii="宋体"/>
                  <w:kern w:val="0"/>
                  <w:szCs w:val="20"/>
                </w:rPr>
                <w:t>接入类型</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93" w:author="齐宁" w:date="2014-11-18T16:19:00Z"/>
                <w:rFonts w:ascii="宋体"/>
                <w:kern w:val="0"/>
                <w:szCs w:val="20"/>
              </w:rPr>
            </w:pPr>
            <w:ins w:id="6994" w:author="齐宁" w:date="2014-11-18T16:19:00Z">
              <w:r>
                <w:rPr>
                  <w:rFonts w:hint="eastAsia" w:ascii="宋体"/>
                  <w:kern w:val="0"/>
                  <w:szCs w:val="20"/>
                </w:rPr>
                <w:t>accessType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6995" w:author="齐宁" w:date="2014-11-18T16:19:00Z"/>
                <w:rFonts w:ascii="宋体"/>
                <w:kern w:val="0"/>
                <w:szCs w:val="20"/>
              </w:rPr>
            </w:pPr>
            <w:ins w:id="6996"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6997" w:author="齐宁" w:date="2014-11-18T16:19:00Z"/>
                <w:rFonts w:ascii="宋体"/>
                <w:kern w:val="0"/>
                <w:szCs w:val="20"/>
              </w:rPr>
            </w:pPr>
            <w:ins w:id="6998" w:author="齐宁" w:date="2014-11-18T16:19:00Z">
              <w:r>
                <w:rPr>
                  <w:rFonts w:hint="eastAsia" w:ascii="宋体"/>
                  <w:kern w:val="0"/>
                  <w:szCs w:val="20"/>
                </w:rPr>
                <w:t>0：普通商户直连接入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6999"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7000"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01" w:author="齐宁" w:date="2014-11-18T16:19:00Z"/>
                <w:rFonts w:ascii="宋体"/>
                <w:kern w:val="0"/>
                <w:szCs w:val="20"/>
              </w:rPr>
            </w:pPr>
            <w:ins w:id="7002" w:author="齐宁" w:date="2014-11-18T16:19:00Z">
              <w:r>
                <w:rPr>
                  <w:rFonts w:hint="eastAsia" w:ascii="宋体"/>
                  <w:kern w:val="0"/>
                  <w:szCs w:val="20"/>
                </w:rPr>
                <w:t>商户代码</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03" w:author="齐宁" w:date="2014-11-18T16:19:00Z"/>
                <w:rFonts w:ascii="宋体"/>
                <w:kern w:val="0"/>
                <w:szCs w:val="20"/>
              </w:rPr>
            </w:pPr>
            <w:ins w:id="7004" w:author="齐宁" w:date="2014-11-18T16:19:00Z">
              <w:r>
                <w:rPr>
                  <w:rFonts w:hint="eastAsia" w:ascii="宋体"/>
                  <w:kern w:val="0"/>
                  <w:szCs w:val="20"/>
                </w:rPr>
                <w:t>merId</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05" w:author="齐宁" w:date="2014-11-18T16:19:00Z"/>
                <w:rFonts w:ascii="宋体"/>
                <w:kern w:val="0"/>
                <w:szCs w:val="20"/>
              </w:rPr>
            </w:pPr>
            <w:ins w:id="7006"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07" w:author="齐宁" w:date="2014-11-18T16:19:00Z"/>
                <w:rFonts w:ascii="宋体"/>
                <w:kern w:val="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08"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7009"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10" w:author="齐宁" w:date="2014-11-18T16:19:00Z"/>
                <w:rFonts w:ascii="宋体"/>
                <w:kern w:val="0"/>
                <w:szCs w:val="20"/>
              </w:rPr>
            </w:pPr>
            <w:ins w:id="7011" w:author="齐宁" w:date="2014-11-18T16:19:00Z">
              <w:r>
                <w:rPr>
                  <w:rFonts w:hint="eastAsia" w:ascii="宋体"/>
                  <w:kern w:val="0"/>
                  <w:szCs w:val="20"/>
                </w:rPr>
                <w:t>清算日期</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12" w:author="齐宁" w:date="2014-11-18T16:19:00Z"/>
                <w:rFonts w:ascii="宋体"/>
                <w:kern w:val="0"/>
                <w:szCs w:val="20"/>
              </w:rPr>
            </w:pPr>
            <w:ins w:id="7013" w:author="齐宁" w:date="2014-11-18T16:19:00Z">
              <w:r>
                <w:rPr>
                  <w:rFonts w:hint="eastAsia" w:ascii="宋体"/>
                  <w:kern w:val="0"/>
                  <w:szCs w:val="20"/>
                </w:rPr>
                <w:t>settleDate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14" w:author="齐宁" w:date="2014-11-18T16:19:00Z"/>
                <w:rFonts w:ascii="宋体"/>
                <w:kern w:val="0"/>
                <w:szCs w:val="20"/>
              </w:rPr>
            </w:pPr>
            <w:ins w:id="7015"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16" w:author="齐宁" w:date="2014-11-18T16:19:00Z"/>
                <w:rFonts w:ascii="宋体"/>
                <w:kern w:val="0"/>
                <w:szCs w:val="20"/>
              </w:rPr>
            </w:pPr>
            <w:ins w:id="7017" w:author="齐宁" w:date="2014-11-18T16:19:00Z">
              <w:r>
                <w:rPr>
                  <w:rFonts w:hint="eastAsia" w:ascii="宋体"/>
                  <w:kern w:val="0"/>
                  <w:szCs w:val="20"/>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18"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7019"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20" w:author="齐宁" w:date="2014-11-18T16:19:00Z"/>
                <w:rFonts w:ascii="宋体"/>
                <w:kern w:val="0"/>
                <w:szCs w:val="20"/>
              </w:rPr>
            </w:pPr>
            <w:ins w:id="7021" w:author="齐宁" w:date="2014-11-18T16:19:00Z">
              <w:r>
                <w:rPr>
                  <w:rFonts w:hint="eastAsia" w:ascii="宋体"/>
                  <w:kern w:val="0"/>
                  <w:szCs w:val="20"/>
                </w:rPr>
                <w:t>订单发送时间</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22" w:author="齐宁" w:date="2014-11-18T16:19:00Z"/>
                <w:rFonts w:ascii="宋体"/>
                <w:kern w:val="0"/>
                <w:szCs w:val="20"/>
              </w:rPr>
            </w:pPr>
            <w:ins w:id="7023" w:author="齐宁" w:date="2014-11-18T16:19:00Z">
              <w:r>
                <w:rPr>
                  <w:rFonts w:hint="eastAsia" w:ascii="宋体"/>
                  <w:kern w:val="0"/>
                  <w:szCs w:val="20"/>
                </w:rPr>
                <w:t>txnTime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24" w:author="齐宁" w:date="2014-11-18T16:19:00Z"/>
                <w:rFonts w:ascii="宋体"/>
                <w:kern w:val="0"/>
                <w:szCs w:val="20"/>
              </w:rPr>
            </w:pPr>
            <w:ins w:id="7025"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26" w:author="齐宁" w:date="2014-11-18T16:19:00Z"/>
                <w:rFonts w:ascii="宋体"/>
                <w:kern w:val="0"/>
                <w:szCs w:val="20"/>
              </w:rPr>
            </w:pPr>
            <w:ins w:id="7027" w:author="齐宁" w:date="2014-11-18T16:19:00Z">
              <w:r>
                <w:rPr>
                  <w:rFonts w:hint="eastAsia" w:ascii="宋体"/>
                  <w:kern w:val="0"/>
                  <w:szCs w:val="20"/>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28"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7029"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30" w:author="齐宁" w:date="2014-11-18T16:19:00Z"/>
                <w:rFonts w:ascii="宋体"/>
                <w:kern w:val="0"/>
                <w:szCs w:val="20"/>
              </w:rPr>
            </w:pPr>
            <w:ins w:id="7031" w:author="齐宁" w:date="2014-11-18T16:19:00Z">
              <w:r>
                <w:rPr>
                  <w:rFonts w:hint="eastAsia" w:ascii="宋体"/>
                  <w:kern w:val="0"/>
                  <w:szCs w:val="20"/>
                </w:rPr>
                <w:t>文件类型</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32" w:author="齐宁" w:date="2014-11-18T16:19:00Z"/>
                <w:rFonts w:ascii="宋体"/>
                <w:kern w:val="0"/>
                <w:szCs w:val="20"/>
              </w:rPr>
            </w:pPr>
            <w:ins w:id="7033" w:author="齐宁" w:date="2014-11-18T16:19:00Z">
              <w:r>
                <w:rPr>
                  <w:rFonts w:hint="eastAsia" w:ascii="宋体"/>
                  <w:kern w:val="0"/>
                  <w:szCs w:val="20"/>
                </w:rPr>
                <w:t>fileType</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34" w:author="齐宁" w:date="2014-11-18T16:19:00Z"/>
                <w:rFonts w:ascii="宋体"/>
                <w:kern w:val="0"/>
                <w:szCs w:val="20"/>
              </w:rPr>
            </w:pPr>
            <w:ins w:id="7035" w:author="齐宁" w:date="2014-11-18T16:19:00Z">
              <w:r>
                <w:rPr>
                  <w:rFonts w:hint="eastAsia" w:ascii="宋体"/>
                  <w:kern w:val="0"/>
                  <w:szCs w:val="20"/>
                </w:rPr>
                <w:t>M</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36" w:author="齐宁" w:date="2014-11-18T16:19:00Z"/>
                <w:rFonts w:ascii="宋体"/>
                <w:kern w:val="0"/>
                <w:szCs w:val="20"/>
              </w:rPr>
            </w:pPr>
            <w:ins w:id="7037" w:author="齐宁" w:date="2014-11-18T16:19:00Z">
              <w:r>
                <w:rPr>
                  <w:rFonts w:hint="eastAsia" w:ascii="宋体"/>
                  <w:kern w:val="0"/>
                  <w:szCs w:val="20"/>
                </w:rPr>
                <w:t>依据实际业务情况定义</w:t>
              </w:r>
            </w:ins>
          </w:p>
          <w:p>
            <w:pPr>
              <w:numPr>
                <w:ilvl w:val="0"/>
                <w:numId w:val="0"/>
              </w:numPr>
              <w:tabs>
                <w:tab w:val="left" w:pos="420"/>
              </w:tabs>
              <w:rPr>
                <w:ins w:id="7038" w:author="齐宁" w:date="2014-11-18T16:19:00Z"/>
                <w:rFonts w:ascii="宋体"/>
                <w:kern w:val="0"/>
                <w:szCs w:val="20"/>
              </w:rPr>
            </w:pPr>
            <w:ins w:id="7039" w:author="齐宁" w:date="2014-11-18T16:19:00Z">
              <w:r>
                <w:rPr>
                  <w:rFonts w:hint="eastAsia" w:ascii="宋体"/>
                  <w:kern w:val="0"/>
                  <w:szCs w:val="20"/>
                </w:rPr>
                <w:t>参考7.1：商户索取的文件类型约定</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40" w:author="齐宁" w:date="2014-11-18T16:19:00Z"/>
        </w:trPr>
        <w:tc>
          <w:tcPr>
            <w:tcW w:w="881" w:type="dxa"/>
            <w:tcBorders>
              <w:top w:val="single" w:color="auto" w:sz="4" w:space="0"/>
              <w:left w:val="single" w:color="auto" w:sz="4" w:space="0"/>
              <w:bottom w:val="single" w:color="auto" w:sz="4" w:space="0"/>
              <w:right w:val="single" w:color="auto" w:sz="4" w:space="0"/>
            </w:tcBorders>
            <w:vAlign w:val="top"/>
          </w:tcPr>
          <w:p>
            <w:pPr>
              <w:pStyle w:val="120"/>
              <w:numPr>
                <w:ilvl w:val="0"/>
                <w:numId w:val="73"/>
              </w:numPr>
              <w:tabs>
                <w:tab w:val="left" w:pos="360"/>
                <w:tab w:val="left" w:pos="420"/>
              </w:tabs>
              <w:ind w:left="0" w:firstLine="0" w:firstLineChars="0"/>
              <w:jc w:val="center"/>
              <w:rPr>
                <w:ins w:id="7041" w:author="齐宁" w:date="2014-11-18T16:19:00Z"/>
                <w:rFonts w:ascii="宋体" w:hAnsi="Times New Roman"/>
                <w:kern w:val="0"/>
                <w:szCs w:val="20"/>
              </w:rPr>
            </w:pPr>
          </w:p>
        </w:tc>
        <w:tc>
          <w:tcPr>
            <w:tcW w:w="2035"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42" w:author="齐宁" w:date="2014-11-18T16:19:00Z"/>
                <w:rFonts w:ascii="宋体"/>
                <w:kern w:val="0"/>
                <w:szCs w:val="20"/>
              </w:rPr>
            </w:pPr>
            <w:ins w:id="7043" w:author="齐宁" w:date="2014-11-18T16:19:00Z">
              <w:r>
                <w:rPr>
                  <w:rFonts w:hint="eastAsia" w:ascii="宋体"/>
                  <w:kern w:val="0"/>
                  <w:szCs w:val="20"/>
                </w:rPr>
                <w:t>请求方保留域</w:t>
              </w:r>
            </w:ins>
          </w:p>
        </w:tc>
        <w:tc>
          <w:tcPr>
            <w:tcW w:w="1849"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44" w:author="齐宁" w:date="2014-11-18T16:19:00Z"/>
                <w:rFonts w:ascii="宋体"/>
                <w:kern w:val="0"/>
                <w:szCs w:val="20"/>
              </w:rPr>
            </w:pPr>
            <w:ins w:id="7045" w:author="齐宁" w:date="2014-11-18T16:19:00Z">
              <w:r>
                <w:rPr>
                  <w:rFonts w:hint="eastAsia" w:ascii="宋体"/>
                  <w:kern w:val="0"/>
                  <w:szCs w:val="20"/>
                </w:rPr>
                <w:t>reqReserved</w:t>
              </w:r>
            </w:ins>
          </w:p>
        </w:tc>
        <w:tc>
          <w:tcPr>
            <w:tcW w:w="166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46" w:author="齐宁" w:date="2014-11-18T16:19:00Z"/>
                <w:rFonts w:ascii="宋体"/>
                <w:kern w:val="0"/>
                <w:szCs w:val="20"/>
              </w:rPr>
            </w:pPr>
            <w:ins w:id="7047" w:author="齐宁" w:date="2014-11-18T16:19:00Z">
              <w:r>
                <w:rPr>
                  <w:rFonts w:hint="eastAsia" w:ascii="宋体"/>
                  <w:kern w:val="0"/>
                  <w:szCs w:val="20"/>
                </w:rPr>
                <w:t>O</w:t>
              </w:r>
            </w:ins>
          </w:p>
        </w:tc>
        <w:tc>
          <w:tcPr>
            <w:tcW w:w="314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48" w:author="齐宁" w:date="2014-11-18T16:19:00Z"/>
                <w:rFonts w:ascii="宋体"/>
                <w:kern w:val="0"/>
                <w:szCs w:val="20"/>
              </w:rPr>
            </w:pPr>
            <w:ins w:id="7049" w:author="齐宁" w:date="2014-11-18T16:19:00Z">
              <w:r>
                <w:rPr>
                  <w:rFonts w:hint="eastAsia" w:ascii="宋体"/>
                  <w:kern w:val="0"/>
                  <w:szCs w:val="20"/>
                </w:rPr>
                <w:t>商户自定义保留域，交易应答时会原样返回</w:t>
              </w:r>
            </w:ins>
          </w:p>
        </w:tc>
      </w:tr>
    </w:tbl>
    <w:p>
      <w:pPr>
        <w:widowControl/>
        <w:numPr>
          <w:ilvl w:val="0"/>
          <w:numId w:val="0"/>
        </w:numPr>
        <w:tabs>
          <w:tab w:val="left" w:pos="420"/>
        </w:tabs>
        <w:autoSpaceDE w:val="0"/>
        <w:autoSpaceDN w:val="0"/>
        <w:rPr>
          <w:ins w:id="7050" w:author="齐宁" w:date="2014-11-18T16:19:00Z"/>
          <w:rFonts w:ascii="宋体"/>
          <w:kern w:val="0"/>
          <w:szCs w:val="20"/>
        </w:rPr>
      </w:pPr>
    </w:p>
    <w:p>
      <w:pPr>
        <w:widowControl/>
        <w:numPr>
          <w:ilvl w:val="3"/>
          <w:numId w:val="6"/>
        </w:numPr>
        <w:tabs>
          <w:tab w:val="left" w:pos="420"/>
        </w:tabs>
        <w:ind w:left="0"/>
        <w:jc w:val="left"/>
        <w:outlineLvl w:val="3"/>
        <w:rPr>
          <w:ins w:id="7051" w:author="齐宁" w:date="2014-11-18T16:19:00Z"/>
          <w:rFonts w:eastAsia="黑体"/>
          <w:kern w:val="0"/>
          <w:szCs w:val="20"/>
        </w:rPr>
      </w:pPr>
      <w:ins w:id="7052" w:author="齐宁" w:date="2014-11-18T16:19:00Z">
        <w:r>
          <w:rPr>
            <w:rFonts w:hint="eastAsia" w:eastAsia="黑体"/>
            <w:kern w:val="0"/>
            <w:szCs w:val="20"/>
          </w:rPr>
          <w:t>应答报文</w:t>
        </w:r>
      </w:ins>
    </w:p>
    <w:p>
      <w:pPr>
        <w:widowControl/>
        <w:numPr>
          <w:ilvl w:val="0"/>
          <w:numId w:val="0"/>
        </w:numPr>
        <w:tabs>
          <w:tab w:val="left" w:pos="420"/>
        </w:tabs>
        <w:jc w:val="left"/>
        <w:rPr>
          <w:ins w:id="7053" w:author="齐宁" w:date="2014-11-18T16:19:00Z"/>
          <w:rFonts w:eastAsia="黑体"/>
          <w:kern w:val="0"/>
          <w:szCs w:val="21"/>
        </w:rPr>
      </w:pPr>
    </w:p>
    <w:tbl>
      <w:tblPr>
        <w:tblStyle w:val="55"/>
        <w:tblW w:w="95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64"/>
        <w:gridCol w:w="1997"/>
        <w:gridCol w:w="1813"/>
        <w:gridCol w:w="1813"/>
        <w:gridCol w:w="3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blHeader/>
          <w:ins w:id="7054" w:author="齐宁" w:date="2014-11-18T16:19:00Z"/>
        </w:trPr>
        <w:tc>
          <w:tcPr>
            <w:tcW w:w="864"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rPr>
                <w:ins w:id="7055" w:author="齐宁" w:date="2014-11-18T16:19:00Z"/>
                <w:szCs w:val="21"/>
              </w:rPr>
            </w:pPr>
            <w:ins w:id="7056" w:author="齐宁" w:date="2014-11-18T16:19:00Z">
              <w:r>
                <w:rPr>
                  <w:rFonts w:hint="eastAsia"/>
                  <w:szCs w:val="21"/>
                </w:rPr>
                <w:t>序号</w:t>
              </w:r>
            </w:ins>
          </w:p>
        </w:tc>
        <w:tc>
          <w:tcPr>
            <w:tcW w:w="1997"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rPr>
                <w:ins w:id="7057" w:author="齐宁" w:date="2014-11-18T16:19:00Z"/>
                <w:szCs w:val="21"/>
              </w:rPr>
            </w:pPr>
            <w:ins w:id="7058" w:author="齐宁" w:date="2014-11-18T16:19:00Z">
              <w:r>
                <w:rPr>
                  <w:rFonts w:hint="eastAsia"/>
                  <w:szCs w:val="21"/>
                </w:rPr>
                <w:t>域名</w:t>
              </w:r>
            </w:ins>
          </w:p>
        </w:tc>
        <w:tc>
          <w:tcPr>
            <w:tcW w:w="1813"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rPr>
                <w:ins w:id="7059" w:author="齐宁" w:date="2014-11-18T16:19:00Z"/>
                <w:szCs w:val="21"/>
              </w:rPr>
            </w:pPr>
            <w:ins w:id="7060" w:author="齐宁" w:date="2014-11-18T16:19:00Z">
              <w:r>
                <w:rPr>
                  <w:rFonts w:hint="eastAsia"/>
                  <w:szCs w:val="21"/>
                </w:rPr>
                <w:t>变量名</w:t>
              </w:r>
            </w:ins>
          </w:p>
        </w:tc>
        <w:tc>
          <w:tcPr>
            <w:tcW w:w="1813"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rPr>
                <w:ins w:id="7061" w:author="齐宁" w:date="2014-11-18T16:19:00Z"/>
                <w:szCs w:val="21"/>
              </w:rPr>
            </w:pPr>
            <w:ins w:id="7062" w:author="齐宁" w:date="2014-11-18T16:19:00Z">
              <w:r>
                <w:rPr>
                  <w:rFonts w:hint="eastAsia"/>
                  <w:szCs w:val="21"/>
                </w:rPr>
                <w:t>出现要求</w:t>
              </w:r>
            </w:ins>
          </w:p>
        </w:tc>
        <w:tc>
          <w:tcPr>
            <w:tcW w:w="3084" w:type="dxa"/>
            <w:tcBorders>
              <w:top w:val="single" w:color="auto" w:sz="4" w:space="0"/>
              <w:left w:val="single" w:color="auto" w:sz="4" w:space="0"/>
              <w:bottom w:val="single" w:color="auto" w:sz="4" w:space="0"/>
              <w:right w:val="single" w:color="auto" w:sz="4" w:space="0"/>
            </w:tcBorders>
            <w:shd w:val="clear" w:color="auto" w:fill="BFBFBF"/>
            <w:vAlign w:val="top"/>
          </w:tcPr>
          <w:p>
            <w:pPr>
              <w:numPr>
                <w:ilvl w:val="0"/>
                <w:numId w:val="0"/>
              </w:numPr>
              <w:tabs>
                <w:tab w:val="left" w:pos="420"/>
              </w:tabs>
              <w:rPr>
                <w:ins w:id="7063" w:author="齐宁" w:date="2014-11-18T16:19:00Z"/>
                <w:szCs w:val="21"/>
              </w:rPr>
            </w:pPr>
            <w:ins w:id="7064" w:author="齐宁" w:date="2014-11-18T16:19:00Z">
              <w:r>
                <w:rPr>
                  <w:rFonts w:hint="eastAsia"/>
                  <w:szCs w:val="21"/>
                </w:rPr>
                <w:t>备注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65"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066"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67" w:author="齐宁" w:date="2014-11-18T16:19:00Z"/>
              </w:rPr>
            </w:pPr>
            <w:ins w:id="7068" w:author="齐宁" w:date="2014-11-18T16:19:00Z">
              <w:r>
                <w:rPr>
                  <w:rFonts w:hint="eastAsia"/>
                </w:rPr>
                <w:t>版本号</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69" w:author="齐宁" w:date="2014-11-18T16:19:00Z"/>
              </w:rPr>
            </w:pPr>
            <w:ins w:id="7070" w:author="齐宁" w:date="2014-11-18T16:19:00Z">
              <w:r>
                <w:rPr/>
                <w:t>version</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71" w:author="齐宁" w:date="2014-11-18T16:19:00Z"/>
              </w:rPr>
            </w:pPr>
            <w:ins w:id="7072"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73" w:author="齐宁" w:date="2014-11-18T16:19:00Z"/>
              </w:rPr>
            </w:pPr>
            <w:ins w:id="7074"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75"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076"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77" w:author="齐宁" w:date="2014-11-18T16:19:00Z"/>
              </w:rPr>
            </w:pPr>
            <w:ins w:id="7078" w:author="齐宁" w:date="2014-11-18T16:19:00Z">
              <w:r>
                <w:rPr>
                  <w:rFonts w:hint="eastAsia"/>
                </w:rPr>
                <w:t>证书</w:t>
              </w:r>
            </w:ins>
            <w:ins w:id="7079" w:author="齐宁" w:date="2014-11-18T16:19:00Z">
              <w:r>
                <w:rPr/>
                <w:t>ID</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80" w:author="齐宁" w:date="2014-11-18T16:19:00Z"/>
              </w:rPr>
            </w:pPr>
            <w:ins w:id="7081" w:author="齐宁" w:date="2014-11-18T16:19:00Z">
              <w:r>
                <w:rPr/>
                <w:t>certId</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82" w:author="齐宁" w:date="2014-11-18T16:19:00Z"/>
              </w:rPr>
            </w:pPr>
            <w:ins w:id="7083" w:author="齐宁" w:date="2014-11-18T16:19:00Z">
              <w:r>
                <w:rPr/>
                <w:t>M</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84" w:author="齐宁" w:date="2014-11-18T16:19:00Z"/>
              </w:rPr>
            </w:pPr>
            <w:ins w:id="7085"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86"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087"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88" w:author="齐宁" w:date="2014-11-18T16:19:00Z"/>
              </w:rPr>
            </w:pPr>
            <w:ins w:id="7089" w:author="齐宁" w:date="2014-11-18T16:19:00Z">
              <w:r>
                <w:rPr>
                  <w:rFonts w:hint="eastAsia"/>
                </w:rPr>
                <w:t>签名</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90" w:author="齐宁" w:date="2014-11-18T16:19:00Z"/>
              </w:rPr>
            </w:pPr>
            <w:ins w:id="7091" w:author="齐宁" w:date="2014-11-18T16:19:00Z">
              <w:r>
                <w:rPr/>
                <w:t>signature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92" w:author="齐宁" w:date="2014-11-18T16:19:00Z"/>
              </w:rPr>
            </w:pPr>
            <w:ins w:id="7093" w:author="齐宁" w:date="2014-11-18T16:19:00Z">
              <w:r>
                <w:rPr/>
                <w:t>M</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094" w:author="齐宁" w:date="2014-11-18T16:19:00Z"/>
              </w:rPr>
            </w:pPr>
            <w:ins w:id="7095"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096"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097"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098" w:author="齐宁" w:date="2014-11-18T16:19:00Z"/>
              </w:rPr>
            </w:pPr>
            <w:ins w:id="7099" w:author="齐宁" w:date="2014-11-18T16:19:00Z">
              <w:r>
                <w:rPr>
                  <w:rFonts w:hint="eastAsia"/>
                </w:rPr>
                <w:t>编码方式</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00" w:author="齐宁" w:date="2014-11-18T16:19:00Z"/>
              </w:rPr>
            </w:pPr>
            <w:ins w:id="7101" w:author="齐宁" w:date="2014-11-18T16:19:00Z">
              <w:r>
                <w:rPr/>
                <w:t>encoding</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02" w:author="齐宁" w:date="2014-11-18T16:19:00Z"/>
              </w:rPr>
            </w:pPr>
            <w:ins w:id="7103"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04" w:author="齐宁" w:date="2014-11-18T16:19:00Z"/>
              </w:rPr>
            </w:pPr>
            <w:ins w:id="7105"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06"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07"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08" w:author="齐宁" w:date="2014-11-18T16:19:00Z"/>
              </w:rPr>
            </w:pPr>
            <w:ins w:id="7109" w:author="齐宁" w:date="2014-11-18T16:19:00Z">
              <w:r>
                <w:rPr>
                  <w:rFonts w:hint="eastAsia"/>
                </w:rPr>
                <w:t>签名方法</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10" w:author="齐宁" w:date="2014-11-18T16:19:00Z"/>
              </w:rPr>
            </w:pPr>
            <w:ins w:id="7111" w:author="齐宁" w:date="2014-11-18T16:19:00Z">
              <w:r>
                <w:rPr/>
                <w:t>signMethod</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12" w:author="齐宁" w:date="2014-11-18T16:19:00Z"/>
              </w:rPr>
            </w:pPr>
            <w:ins w:id="7113" w:author="齐宁" w:date="2014-11-18T16:19:00Z">
              <w:r>
                <w:rPr/>
                <w:t>M</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14" w:author="齐宁" w:date="2014-11-18T16:19: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15"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16"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17" w:author="齐宁" w:date="2014-11-18T16:19:00Z"/>
              </w:rPr>
            </w:pPr>
            <w:ins w:id="7118" w:author="齐宁" w:date="2014-11-18T16:19:00Z">
              <w:r>
                <w:rPr>
                  <w:rFonts w:hint="eastAsia"/>
                </w:rPr>
                <w:t>交易类型</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19" w:author="齐宁" w:date="2014-11-18T16:19:00Z"/>
              </w:rPr>
            </w:pPr>
            <w:ins w:id="7120" w:author="齐宁" w:date="2014-11-18T16:19:00Z">
              <w:r>
                <w:rPr/>
                <w:t>txnType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21" w:author="齐宁" w:date="2014-11-18T16:19:00Z"/>
              </w:rPr>
            </w:pPr>
            <w:ins w:id="7122"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360"/>
                <w:tab w:val="left" w:pos="420"/>
                <w:tab w:val="left" w:pos="784"/>
              </w:tabs>
              <w:outlineLvl w:val="4"/>
              <w:rPr>
                <w:ins w:id="7124" w:author="齐宁" w:date="2014-11-18T16:19:00Z"/>
                <w:rFonts w:eastAsia="黑体"/>
              </w:rPr>
              <w:pPrChange w:id="7123" w:author="吴潇" w:date="2014-12-23T09:11:00Z">
                <w:pPr>
                  <w:numPr>
                    <w:ilvl w:val="0"/>
                    <w:numId w:val="0"/>
                  </w:numPr>
                  <w:tabs>
                    <w:tab w:val="left" w:pos="420"/>
                    <w:tab w:val="clear" w:pos="360"/>
                    <w:tab w:val="clear" w:pos="784"/>
                  </w:tabs>
                  <w:outlineLvl w:val="4"/>
                </w:pPr>
              </w:pPrChange>
            </w:pPr>
            <w:ins w:id="7125" w:author="齐宁" w:date="2014-11-18T16:19:00Z">
              <w:r>
                <w:rPr>
                  <w:rFonts w:hint="eastAsia"/>
                </w:rPr>
                <w:t>取值</w:t>
              </w:r>
            </w:ins>
            <w:ins w:id="7126" w:author="齐宁" w:date="2014-11-18T16:19:00Z">
              <w:del w:id="7127" w:author="吴潇" w:date="2014-12-23T09:11:00Z">
                <w:r>
                  <w:rPr/>
                  <w:delText>:</w:delText>
                </w:r>
              </w:del>
            </w:ins>
            <w:ins w:id="7128" w:author="吴潇" w:date="2014-12-23T09:11:00Z">
              <w:r>
                <w:rPr>
                  <w:rFonts w:hint="eastAsia"/>
                </w:rPr>
                <w:t>：</w:t>
              </w:r>
            </w:ins>
            <w:ins w:id="7129" w:author="齐宁" w:date="2014-11-18T16:19:00Z">
              <w:r>
                <w:rPr/>
                <w:t>76</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3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3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32" w:author="齐宁" w:date="2014-11-18T16:19:00Z"/>
              </w:rPr>
            </w:pPr>
            <w:ins w:id="7133" w:author="齐宁" w:date="2014-11-18T16:19:00Z">
              <w:r>
                <w:rPr>
                  <w:rFonts w:hint="eastAsia"/>
                </w:rPr>
                <w:t>交易子类</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34" w:author="齐宁" w:date="2014-11-18T16:19:00Z"/>
              </w:rPr>
            </w:pPr>
            <w:ins w:id="7135" w:author="齐宁" w:date="2014-11-18T16:19:00Z">
              <w:r>
                <w:rPr/>
                <w:t>txnSubType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36" w:author="齐宁" w:date="2014-11-18T16:19:00Z"/>
              </w:rPr>
            </w:pPr>
            <w:ins w:id="7137"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38" w:author="齐宁" w:date="2014-11-18T16:19:00Z"/>
              </w:rPr>
            </w:pPr>
            <w:ins w:id="7139" w:author="齐宁" w:date="2014-11-18T16:19:00Z">
              <w:r>
                <w:rPr/>
                <w:t>01</w:t>
              </w:r>
            </w:ins>
            <w:ins w:id="7140" w:author="齐宁" w:date="2014-11-18T16:19:00Z">
              <w:r>
                <w:rPr>
                  <w:rFonts w:hint="eastAsia"/>
                </w:rPr>
                <w:t>：对账文件下载</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41"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42"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43" w:author="齐宁" w:date="2014-11-18T16:19:00Z"/>
              </w:rPr>
            </w:pPr>
            <w:ins w:id="7144" w:author="齐宁" w:date="2014-11-18T16:19:00Z">
              <w:r>
                <w:rPr>
                  <w:rFonts w:hint="eastAsia"/>
                </w:rPr>
                <w:t>产品类型</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45" w:author="齐宁" w:date="2014-11-18T16:19:00Z"/>
              </w:rPr>
            </w:pPr>
            <w:ins w:id="7146" w:author="齐宁" w:date="2014-11-18T16:19:00Z">
              <w:r>
                <w:rPr/>
                <w:t>bizType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47" w:author="齐宁" w:date="2014-11-18T16:19:00Z"/>
              </w:rPr>
            </w:pPr>
            <w:ins w:id="7148"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49" w:author="齐宁" w:date="2014-11-18T16:19:00Z"/>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5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5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52" w:author="齐宁" w:date="2014-11-18T16:19:00Z"/>
              </w:rPr>
            </w:pPr>
            <w:ins w:id="7153" w:author="齐宁" w:date="2014-11-18T16:19:00Z">
              <w:r>
                <w:rPr>
                  <w:rFonts w:hint="eastAsia"/>
                </w:rPr>
                <w:t>接入类型</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54" w:author="齐宁" w:date="2014-11-18T16:19:00Z"/>
              </w:rPr>
            </w:pPr>
            <w:ins w:id="7155" w:author="齐宁" w:date="2014-11-18T16:19:00Z">
              <w:r>
                <w:rPr/>
                <w:t>accessType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56" w:author="齐宁" w:date="2014-11-18T16:19:00Z"/>
              </w:rPr>
            </w:pPr>
            <w:ins w:id="7157"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58" w:author="齐宁" w:date="2014-11-18T16:19:00Z"/>
              </w:rPr>
            </w:pPr>
            <w:ins w:id="715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6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6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62" w:author="齐宁" w:date="2014-11-18T16:19:00Z"/>
              </w:rPr>
            </w:pPr>
            <w:ins w:id="7163" w:author="齐宁" w:date="2014-11-18T16:19:00Z">
              <w:r>
                <w:rPr>
                  <w:rFonts w:hint="eastAsia"/>
                </w:rPr>
                <w:t>商户代码</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64" w:author="齐宁" w:date="2014-11-18T16:19:00Z"/>
              </w:rPr>
            </w:pPr>
            <w:ins w:id="7165" w:author="齐宁" w:date="2014-11-18T16:19:00Z">
              <w:r>
                <w:rPr/>
                <w:t>merId</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66" w:author="齐宁" w:date="2014-11-18T16:19:00Z"/>
              </w:rPr>
            </w:pPr>
            <w:ins w:id="7167"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68" w:author="齐宁" w:date="2014-11-18T16:19:00Z"/>
              </w:rPr>
            </w:pPr>
            <w:ins w:id="716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7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7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72" w:author="齐宁" w:date="2014-11-18T16:19:00Z"/>
              </w:rPr>
            </w:pPr>
            <w:ins w:id="7173" w:author="齐宁" w:date="2014-11-18T16:19:00Z">
              <w:r>
                <w:rPr>
                  <w:rFonts w:hint="eastAsia"/>
                </w:rPr>
                <w:t>清算日期</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74" w:author="齐宁" w:date="2014-11-18T16:19:00Z"/>
              </w:rPr>
            </w:pPr>
            <w:ins w:id="7175" w:author="齐宁" w:date="2014-11-18T16:19:00Z">
              <w:r>
                <w:rPr/>
                <w:t>settleDate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76" w:author="齐宁" w:date="2014-11-18T16:19:00Z"/>
              </w:rPr>
            </w:pPr>
            <w:ins w:id="7177"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78" w:author="齐宁" w:date="2014-11-18T16:19:00Z"/>
              </w:rPr>
            </w:pPr>
            <w:ins w:id="717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8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8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82" w:author="齐宁" w:date="2014-11-18T16:19:00Z"/>
              </w:rPr>
            </w:pPr>
            <w:ins w:id="7183" w:author="齐宁" w:date="2014-11-18T16:19:00Z">
              <w:r>
                <w:rPr>
                  <w:rFonts w:hint="eastAsia"/>
                </w:rPr>
                <w:t>订单发送时间</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84" w:author="齐宁" w:date="2014-11-18T16:19:00Z"/>
              </w:rPr>
            </w:pPr>
            <w:ins w:id="7185" w:author="齐宁" w:date="2014-11-18T16:19:00Z">
              <w:r>
                <w:rPr/>
                <w:t>txnTime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86" w:author="齐宁" w:date="2014-11-18T16:19:00Z"/>
              </w:rPr>
            </w:pPr>
            <w:ins w:id="7187"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88" w:author="齐宁" w:date="2014-11-18T16:19:00Z"/>
              </w:rPr>
            </w:pPr>
            <w:ins w:id="718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19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19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92" w:author="齐宁" w:date="2014-11-18T16:19:00Z"/>
              </w:rPr>
            </w:pPr>
            <w:ins w:id="7193" w:author="齐宁" w:date="2014-11-18T16:19:00Z">
              <w:r>
                <w:rPr>
                  <w:rFonts w:hint="eastAsia"/>
                </w:rPr>
                <w:t>文件类型</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94" w:author="齐宁" w:date="2014-11-18T16:19:00Z"/>
              </w:rPr>
            </w:pPr>
            <w:ins w:id="7195" w:author="齐宁" w:date="2014-11-18T16:19:00Z">
              <w:r>
                <w:rPr/>
                <w:t>fileType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196" w:author="齐宁" w:date="2014-11-18T16:19:00Z"/>
              </w:rPr>
            </w:pPr>
            <w:ins w:id="7197"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198" w:author="齐宁" w:date="2014-11-18T16:19:00Z"/>
              </w:rPr>
            </w:pPr>
            <w:ins w:id="719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20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20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02" w:author="齐宁" w:date="2014-11-18T16:19:00Z"/>
              </w:rPr>
            </w:pPr>
            <w:ins w:id="7203" w:author="齐宁" w:date="2014-11-18T16:19:00Z">
              <w:r>
                <w:rPr>
                  <w:rFonts w:hint="eastAsia"/>
                </w:rPr>
                <w:t>文件名</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04" w:author="齐宁" w:date="2014-11-18T16:19:00Z"/>
              </w:rPr>
            </w:pPr>
            <w:ins w:id="7205" w:author="齐宁" w:date="2014-11-18T16:19:00Z">
              <w:r>
                <w:rPr/>
                <w:t>fileName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06" w:author="齐宁" w:date="2014-11-18T16:19:00Z"/>
              </w:rPr>
            </w:pPr>
            <w:ins w:id="7207" w:author="齐宁" w:date="2014-11-18T16:19:00Z">
              <w:r>
                <w:rPr/>
                <w:t>M</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208" w:author="齐宁" w:date="2014-11-18T16:19:00Z"/>
              </w:rPr>
            </w:pPr>
            <w:ins w:id="720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21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21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12" w:author="齐宁" w:date="2014-11-18T16:19:00Z"/>
              </w:rPr>
            </w:pPr>
            <w:ins w:id="7213" w:author="齐宁" w:date="2014-11-18T16:19:00Z">
              <w:r>
                <w:rPr>
                  <w:rFonts w:hint="eastAsia"/>
                </w:rPr>
                <w:t>文件内容</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14" w:author="齐宁" w:date="2014-11-18T16:19:00Z"/>
              </w:rPr>
            </w:pPr>
            <w:ins w:id="7215" w:author="齐宁" w:date="2014-11-18T16:19:00Z">
              <w:r>
                <w:rPr/>
                <w:t>fileContent</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16" w:author="齐宁" w:date="2014-11-18T16:19:00Z"/>
              </w:rPr>
            </w:pPr>
            <w:ins w:id="7217" w:author="齐宁" w:date="2014-11-18T16:19:00Z">
              <w:r>
                <w:rPr/>
                <w:t>M</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218" w:author="齐宁" w:date="2014-11-18T16:19:00Z"/>
              </w:rPr>
            </w:pPr>
            <w:ins w:id="7219" w:author="齐宁" w:date="2014-11-18T16:19:00Z">
              <w:r>
                <w:rPr>
                  <w:rFonts w:hint="eastAsia"/>
                </w:rPr>
                <w:t>文件流方式</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22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22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22" w:author="齐宁" w:date="2014-11-18T16:19:00Z"/>
              </w:rPr>
            </w:pPr>
            <w:ins w:id="7223" w:author="齐宁" w:date="2014-11-18T16:19:00Z">
              <w:r>
                <w:rPr>
                  <w:rFonts w:hint="eastAsia"/>
                </w:rPr>
                <w:t>请求方保留域</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24" w:author="齐宁" w:date="2014-11-18T16:19:00Z"/>
              </w:rPr>
            </w:pPr>
            <w:ins w:id="7225" w:author="齐宁" w:date="2014-11-18T16:19:00Z">
              <w:r>
                <w:rPr/>
                <w:t>reqReserved</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26" w:author="齐宁" w:date="2014-11-18T16:19:00Z"/>
              </w:rPr>
            </w:pPr>
            <w:ins w:id="7227" w:author="齐宁" w:date="2014-11-18T16:19:00Z">
              <w:r>
                <w:rPr/>
                <w:t>R</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228" w:author="齐宁" w:date="2014-11-18T16:19:00Z"/>
              </w:rPr>
            </w:pPr>
            <w:ins w:id="722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23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23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32" w:author="齐宁" w:date="2014-11-18T16:19:00Z"/>
              </w:rPr>
            </w:pPr>
            <w:ins w:id="7233" w:author="齐宁" w:date="2014-11-18T16:19:00Z">
              <w:r>
                <w:rPr>
                  <w:rFonts w:hint="eastAsia"/>
                </w:rPr>
                <w:t>应答码</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34" w:author="齐宁" w:date="2014-11-18T16:19:00Z"/>
              </w:rPr>
            </w:pPr>
            <w:ins w:id="7235" w:author="齐宁" w:date="2014-11-18T16:19:00Z">
              <w:r>
                <w:rPr/>
                <w:t>respCode</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36" w:author="齐宁" w:date="2014-11-18T16:19:00Z"/>
              </w:rPr>
            </w:pPr>
            <w:ins w:id="7237" w:author="齐宁" w:date="2014-11-18T16:19:00Z">
              <w:r>
                <w:rPr/>
                <w:t>M</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238" w:author="齐宁" w:date="2014-11-18T16:19:00Z"/>
              </w:rPr>
            </w:pPr>
            <w:ins w:id="7239" w:author="齐宁" w:date="2014-11-18T16:19:00Z">
              <w:r>
                <w:rPr>
                  <w:rFonts w:hint="eastAsia"/>
                </w:rPr>
                <w:t>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ins w:id="7240" w:author="齐宁" w:date="2014-11-18T16:19:00Z"/>
        </w:trPr>
        <w:tc>
          <w:tcPr>
            <w:tcW w:w="864" w:type="dxa"/>
            <w:tcBorders>
              <w:top w:val="single" w:color="auto" w:sz="4" w:space="0"/>
              <w:left w:val="single" w:color="auto" w:sz="4" w:space="0"/>
              <w:bottom w:val="single" w:color="auto" w:sz="4" w:space="0"/>
              <w:right w:val="single" w:color="auto" w:sz="4" w:space="0"/>
            </w:tcBorders>
            <w:vAlign w:val="top"/>
          </w:tcPr>
          <w:p>
            <w:pPr>
              <w:pStyle w:val="120"/>
              <w:numPr>
                <w:ilvl w:val="0"/>
                <w:numId w:val="74"/>
              </w:numPr>
              <w:tabs>
                <w:tab w:val="left" w:pos="360"/>
                <w:tab w:val="left" w:pos="420"/>
              </w:tabs>
              <w:ind w:firstLineChars="0"/>
              <w:jc w:val="center"/>
              <w:rPr>
                <w:ins w:id="7241" w:author="齐宁" w:date="2014-11-18T16:19:00Z"/>
                <w:bCs/>
                <w:sz w:val="22"/>
              </w:rPr>
            </w:pPr>
          </w:p>
        </w:tc>
        <w:tc>
          <w:tcPr>
            <w:tcW w:w="1997"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42" w:author="齐宁" w:date="2014-11-18T16:19:00Z"/>
              </w:rPr>
            </w:pPr>
            <w:ins w:id="7243" w:author="齐宁" w:date="2014-11-18T16:19:00Z">
              <w:r>
                <w:rPr>
                  <w:rFonts w:hint="eastAsia"/>
                </w:rPr>
                <w:t>应答信息</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44" w:author="齐宁" w:date="2014-11-18T16:19:00Z"/>
              </w:rPr>
            </w:pPr>
            <w:ins w:id="7245" w:author="齐宁" w:date="2014-11-18T16:19:00Z">
              <w:r>
                <w:rPr/>
                <w:t>respMsg</w:t>
              </w:r>
            </w:ins>
          </w:p>
        </w:tc>
        <w:tc>
          <w:tcPr>
            <w:tcW w:w="1813"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jc w:val="center"/>
              <w:rPr>
                <w:ins w:id="7246" w:author="齐宁" w:date="2014-11-18T16:19:00Z"/>
              </w:rPr>
            </w:pPr>
            <w:ins w:id="7247" w:author="齐宁" w:date="2014-11-18T16:19:00Z">
              <w:r>
                <w:rPr/>
                <w:t>M</w:t>
              </w:r>
            </w:ins>
          </w:p>
        </w:tc>
        <w:tc>
          <w:tcPr>
            <w:tcW w:w="3084" w:type="dxa"/>
            <w:tcBorders>
              <w:top w:val="single" w:color="auto" w:sz="4" w:space="0"/>
              <w:left w:val="single" w:color="auto" w:sz="4" w:space="0"/>
              <w:bottom w:val="single" w:color="auto" w:sz="4" w:space="0"/>
              <w:right w:val="single" w:color="auto" w:sz="4" w:space="0"/>
            </w:tcBorders>
            <w:vAlign w:val="top"/>
          </w:tcPr>
          <w:p>
            <w:pPr>
              <w:numPr>
                <w:ilvl w:val="0"/>
                <w:numId w:val="0"/>
              </w:numPr>
              <w:tabs>
                <w:tab w:val="left" w:pos="420"/>
              </w:tabs>
              <w:rPr>
                <w:ins w:id="7248" w:author="齐宁" w:date="2014-11-18T16:19:00Z"/>
              </w:rPr>
            </w:pPr>
            <w:ins w:id="7249" w:author="齐宁" w:date="2014-11-18T16:19:00Z">
              <w:r>
                <w:rPr>
                  <w:rFonts w:hint="eastAsia"/>
                </w:rPr>
                <w:t>　</w:t>
              </w:r>
            </w:ins>
          </w:p>
        </w:tc>
      </w:tr>
    </w:tbl>
    <w:p>
      <w:pPr>
        <w:pStyle w:val="66"/>
        <w:ind w:firstLine="420"/>
        <w:rPr>
          <w:ins w:id="7250" w:author="齐宁" w:date="2014-11-18T16:19:00Z"/>
        </w:rPr>
      </w:pPr>
    </w:p>
    <w:p>
      <w:pPr>
        <w:pStyle w:val="68"/>
        <w:spacing w:before="156" w:after="156"/>
        <w:ind w:left="0"/>
        <w:pPrChange w:id="7251" w:author="齐宁" w:date="2014-11-18T16:19:00Z">
          <w:pPr>
            <w:pStyle w:val="67"/>
          </w:pPr>
        </w:pPrChange>
      </w:pPr>
      <w:ins w:id="7252" w:author="齐宁" w:date="2014-11-18T16:19:00Z">
        <w:r>
          <w:rPr>
            <w:rFonts w:hint="eastAsia"/>
          </w:rPr>
          <w:t>对账文件格式</w:t>
        </w:r>
      </w:ins>
    </w:p>
    <w:p>
      <w:pPr>
        <w:pStyle w:val="66"/>
        <w:ind w:firstLine="420"/>
      </w:pPr>
      <w:r>
        <w:rPr>
          <w:rFonts w:hint="eastAsia"/>
        </w:rPr>
        <w:t>请参考《全渠道平台接入接口规范 第三部分 文件接口》</w:t>
      </w:r>
    </w:p>
    <w:p>
      <w:pPr>
        <w:pStyle w:val="66"/>
        <w:ind w:firstLine="420"/>
      </w:pPr>
      <w:ins w:id="7253" w:author="齐宁" w:date="2014-10-29T11:18:00Z">
        <w:del w:id="7254" w:author="吴潇" w:date="2014-12-25T17:29:00Z">
          <w:bookmarkStart w:id="57" w:name="_MON_1476086668"/>
          <w:bookmarkEnd w:id="57"/>
        </w:del>
      </w:ins>
      <w:ins w:id="7255" w:author="齐宁" w:date="2014-10-29T11:18:00Z">
        <w:del w:id="7256" w:author="吴潇" w:date="2014-12-25T17:29:00Z"/>
      </w:ins>
      <w:ins w:id="7257" w:author="齐宁" w:date="2014-10-29T11:18:00Z">
        <w:del w:id="7258" w:author="吴潇" w:date="2014-12-25T17:29:00Z"/>
      </w:ins>
      <w:ins w:id="7259" w:author="齐宁" w:date="2014-10-29T11:18:00Z">
        <w:del w:id="7260" w:author="吴潇" w:date="2014-12-25T17:29:00Z">
          <w:r>
            <w:rPr>
              <w:rFonts w:ascii="宋体" w:hAnsi="Times New Roman" w:eastAsia="宋体" w:cs="Times New Roman"/>
              <w:sz w:val="21"/>
              <w:lang w:val="en-US" w:eastAsia="zh-CN" w:bidi="ar-SA"/>
            </w:rPr>
            <w:object>
              <v:shape id="Picture 15" type="#_x0000_t75" style="height:48pt;width:77.25pt;rotation:0f;" o:ole="t"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o:OLEObject Type="Embed" ProgID="WPS.Doc.6" ShapeID="Picture 15" DrawAspect="Icon" ObjectID="_25" r:id="rId38"/>
            </w:object>
          </w:r>
        </w:del>
      </w:ins>
      <w:ins w:id="7263" w:author="齐宁" w:date="2014-10-29T11:18:00Z">
        <w:del w:id="7264" w:author="吴潇" w:date="2014-12-25T17:29:00Z"/>
      </w:ins>
      <w:ins w:id="7265" w:author="吴潇" w:date="2014-12-25T17:29:00Z"/>
      <w:ins w:id="7266" w:author="吴潇" w:date="2014-12-25T17:29:00Z"/>
      <w:ins w:id="7267" w:author="吴潇" w:date="2014-12-25T17:29:00Z"/>
      <w:ins w:id="7268" w:author="吴潇" w:date="2014-12-25T17:29:00Z">
        <w:r>
          <w:rPr>
            <w:rFonts w:ascii="宋体" w:hAnsi="Times New Roman" w:eastAsia="宋体" w:cs="Times New Roman"/>
            <w:sz w:val="21"/>
            <w:lang w:val="en-US" w:eastAsia="zh-CN" w:bidi="ar-SA"/>
          </w:rPr>
          <w:object>
            <v:shape id="Picture 17" type="#_x0000_t75" style="height:48pt;width:76.5pt;rotation:0f;" o:ole="t"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o:OLEObject Type="Embed" ProgID="WPS.Doc.6" ShapeID="Picture 17" DrawAspect="Icon" ObjectID="_26" r:id="rId40"/>
          </w:object>
        </w:r>
      </w:ins>
      <w:ins w:id="7270" w:author="吴潇" w:date="2014-12-25T17:29:00Z"/>
    </w:p>
    <w:p>
      <w:pPr>
        <w:pStyle w:val="67"/>
        <w:spacing w:before="156" w:after="156"/>
        <w:rPr>
          <w:ins w:id="7271" w:author="吴潇" w:date="2014-12-23T15:06:00Z"/>
          <w:rFonts w:ascii="Times New Roman"/>
        </w:rPr>
      </w:pPr>
      <w:ins w:id="7272" w:author="吴潇" w:date="2014-12-23T15:06:00Z">
        <w:bookmarkStart w:id="58" w:name="_Toc397619847"/>
        <w:r>
          <w:rPr>
            <w:rFonts w:hint="eastAsia" w:ascii="Times New Roman"/>
          </w:rPr>
          <w:t>批量文件</w:t>
        </w:r>
      </w:ins>
    </w:p>
    <w:p>
      <w:pPr>
        <w:pStyle w:val="66"/>
        <w:spacing w:before="156" w:after="156"/>
        <w:ind w:firstLine="420"/>
        <w:rPr>
          <w:ins w:id="7274" w:author="吴潇" w:date="2014-12-23T15:06:00Z"/>
          <w:rFonts w:ascii="Times New Roman"/>
        </w:rPr>
        <w:pPrChange w:id="7273" w:author="吴潇" w:date="2014-12-23T15:06:00Z">
          <w:pPr>
            <w:pStyle w:val="67"/>
          </w:pPr>
        </w:pPrChange>
      </w:pPr>
      <w:ins w:id="7275" w:author="吴潇" w:date="2014-12-23T15:06:00Z">
        <w:r>
          <w:rPr>
            <w:rFonts w:hint="eastAsia"/>
          </w:rPr>
          <w:t>请参考《全渠道平台接入接口规范 第三部分 文件接口》</w:t>
        </w:r>
      </w:ins>
      <w:ins w:id="7276" w:author="吴潇" w:date="2014-12-23T15:11:00Z">
        <w:r>
          <w:rPr>
            <w:rFonts w:hint="eastAsia"/>
          </w:rPr>
          <w:t>，</w:t>
        </w:r>
      </w:ins>
      <w:ins w:id="7277" w:author="吴潇" w:date="2014-12-23T15:12:00Z">
        <w:r>
          <w:rPr>
            <w:rFonts w:hint="eastAsia"/>
          </w:rPr>
          <w:t>链接见7.3章</w:t>
        </w:r>
      </w:ins>
      <w:ins w:id="7278" w:author="吴潇" w:date="2014-12-23T15:06:00Z">
        <w:r>
          <w:rPr>
            <w:rFonts w:hint="eastAsia"/>
          </w:rPr>
          <w:t>。</w:t>
        </w:r>
      </w:ins>
    </w:p>
    <w:p>
      <w:pPr>
        <w:pStyle w:val="67"/>
        <w:spacing w:before="156" w:after="156"/>
        <w:rPr>
          <w:rFonts w:ascii="Times New Roman"/>
        </w:rPr>
      </w:pPr>
      <w:r>
        <w:rPr>
          <w:rFonts w:hint="eastAsia" w:ascii="Times New Roman"/>
        </w:rPr>
        <w:t>附录</w:t>
      </w:r>
      <w:bookmarkEnd w:id="58"/>
    </w:p>
    <w:p>
      <w:pPr>
        <w:pStyle w:val="66"/>
        <w:ind w:firstLine="420"/>
      </w:pPr>
      <w:r>
        <w:rPr>
          <w:rFonts w:hint="eastAsia"/>
        </w:rPr>
        <w:t>请参考《全渠道平台接入接口规范 第五部分 附录》</w:t>
      </w:r>
    </w:p>
    <w:p>
      <w:pPr>
        <w:pStyle w:val="66"/>
        <w:ind w:firstLine="420"/>
      </w:pPr>
      <w:ins w:id="7279" w:author="齐宁" w:date="2014-10-29T11:18:00Z">
        <w:del w:id="7280" w:author="吴潇" w:date="2014-12-25T17:29:00Z">
          <w:bookmarkStart w:id="59" w:name="_MON_1476086689"/>
          <w:bookmarkEnd w:id="59"/>
        </w:del>
      </w:ins>
      <w:ins w:id="7281" w:author="齐宁" w:date="2014-10-29T11:18:00Z">
        <w:del w:id="7282" w:author="吴潇" w:date="2014-12-25T17:29:00Z"/>
      </w:ins>
      <w:ins w:id="7283" w:author="齐宁" w:date="2014-10-29T11:18:00Z">
        <w:del w:id="7284" w:author="吴潇" w:date="2014-12-25T17:29:00Z"/>
      </w:ins>
      <w:ins w:id="7285" w:author="齐宁" w:date="2014-10-29T11:18:00Z">
        <w:del w:id="7286" w:author="吴潇" w:date="2014-12-25T17:29:00Z">
          <w:r>
            <w:rPr>
              <w:rFonts w:ascii="宋体" w:hAnsi="Times New Roman" w:eastAsia="宋体" w:cs="Times New Roman"/>
              <w:sz w:val="21"/>
              <w:lang w:val="en-US" w:eastAsia="zh-CN" w:bidi="ar-SA"/>
            </w:rPr>
            <w:object>
              <v:shape id="Picture 16" type="#_x0000_t75" style="height:48pt;width:77.25pt;rotation:0f;" o:ole="t"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o:OLEObject Type="Embed" ProgID="WPS.Doc.6" ShapeID="Picture 16" DrawAspect="Icon" ObjectID="_27" r:id="rId42"/>
            </w:object>
          </w:r>
        </w:del>
      </w:ins>
      <w:ins w:id="7289" w:author="齐宁" w:date="2014-10-29T11:18:00Z">
        <w:del w:id="7290" w:author="吴潇" w:date="2014-12-25T17:29:00Z"/>
      </w:ins>
      <w:ins w:id="7291" w:author="吴潇" w:date="2014-12-25T17:29:00Z"/>
      <w:ins w:id="7292" w:author="吴潇" w:date="2014-12-25T17:29:00Z"/>
      <w:ins w:id="7293" w:author="吴潇" w:date="2014-12-25T17:29:00Z"/>
      <w:ins w:id="7294" w:author="吴潇" w:date="2014-12-25T17:29:00Z">
        <w:r>
          <w:rPr>
            <w:rFonts w:ascii="宋体" w:hAnsi="Times New Roman" w:eastAsia="宋体" w:cs="Times New Roman"/>
            <w:sz w:val="21"/>
            <w:lang w:val="en-US" w:eastAsia="zh-CN" w:bidi="ar-SA"/>
          </w:rPr>
          <w:object>
            <v:shape id="Picture 18" type="#_x0000_t75" style="height:48pt;width:76.5pt;rotation:0f;" o:ole="t"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o:OLEObject Type="Embed" ProgID="WPS.Doc.6" ShapeID="Picture 18" DrawAspect="Icon" ObjectID="_28" r:id="rId44"/>
          </w:object>
        </w:r>
      </w:ins>
      <w:ins w:id="7296" w:author="吴潇" w:date="2014-12-25T17:29:00Z"/>
    </w:p>
    <w:sectPr>
      <w:footerReference r:id="rId11" w:type="default"/>
      <w:pgSz w:w="11907" w:h="16839"/>
      <w:pgMar w:top="1418" w:right="1134" w:bottom="1134" w:left="1418" w:header="1418" w:footer="851"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auto"/>
    <w:pitch w:val="default"/>
    <w:sig w:usb0="00000001" w:usb1="080E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0"/>
      <w:rPr>
        <w:rStyle w:val="42"/>
      </w:rPr>
    </w:pPr>
    <w:r>
      <w:rPr>
        <w:rStyle w:val="42"/>
      </w:rPr>
      <w:fldChar w:fldCharType="begin"/>
    </w:r>
    <w:r>
      <w:rPr>
        <w:rStyle w:val="42"/>
      </w:rPr>
      <w:instrText xml:space="preserve">PAGE  </w:instrText>
    </w:r>
    <w:r>
      <w:rPr>
        <w:rStyle w:val="42"/>
      </w:rPr>
      <w:fldChar w:fldCharType="separate"/>
    </w:r>
    <w:r>
      <w:rPr>
        <w:rStyle w:val="42"/>
      </w:rPr>
      <w:t>I</w:t>
    </w:r>
    <w:r>
      <w:rPr>
        <w:rStyle w:val="4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3"/>
      <w:framePr w:wrap="around" w:vAnchor="text" w:hAnchor="margin" w:xAlign="right" w:y="1"/>
      <w:tabs>
        <w:tab w:val="left" w:pos="360"/>
        <w:tab w:val="left" w:pos="784"/>
      </w:tabs>
      <w:rPr>
        <w:rStyle w:val="42"/>
      </w:rPr>
    </w:pPr>
    <w:r>
      <w:rPr>
        <w:rStyle w:val="42"/>
      </w:rPr>
      <w:fldChar w:fldCharType="begin"/>
    </w:r>
    <w:r>
      <w:rPr>
        <w:rStyle w:val="42"/>
      </w:rPr>
      <w:instrText xml:space="preserve">PAGE  </w:instrText>
    </w:r>
    <w:r>
      <w:rPr>
        <w:rStyle w:val="42"/>
      </w:rPr>
      <w:fldChar w:fldCharType="separate"/>
    </w:r>
    <w:r>
      <w:rPr>
        <w:rStyle w:val="42"/>
      </w:rPr>
      <w:t>II</w:t>
    </w:r>
    <w:r>
      <w:rPr>
        <w:rStyle w:val="42"/>
      </w:rPr>
      <w:fldChar w:fldCharType="end"/>
    </w:r>
  </w:p>
  <w:p>
    <w:pPr>
      <w:pStyle w:val="33"/>
      <w:tabs>
        <w:tab w:val="left" w:pos="360"/>
        <w:tab w:val="left" w:pos="784"/>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3"/>
      <w:numPr>
        <w:numId w:val="0"/>
      </w:numPr>
      <w:tabs>
        <w:tab w:val="left" w:pos="360"/>
        <w:tab w:val="left" w:pos="784"/>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0"/>
      <w:rPr>
        <w:rStyle w:val="42"/>
      </w:rPr>
    </w:pPr>
    <w:r>
      <w:rPr>
        <w:rStyle w:val="42"/>
      </w:rPr>
      <w:fldChar w:fldCharType="begin"/>
    </w:r>
    <w:r>
      <w:rPr>
        <w:rStyle w:val="42"/>
      </w:rPr>
      <w:instrText xml:space="preserve">PAGE  </w:instrText>
    </w:r>
    <w:r>
      <w:rPr>
        <w:rStyle w:val="42"/>
      </w:rPr>
      <w:fldChar w:fldCharType="separate"/>
    </w:r>
    <w:r>
      <w:rPr>
        <w:rStyle w:val="42"/>
      </w:rPr>
      <w:t>III</w:t>
    </w:r>
    <w:r>
      <w:rPr>
        <w:rStyle w:val="4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0"/>
      <w:rPr>
        <w:rStyle w:val="42"/>
      </w:rPr>
    </w:pPr>
    <w:r>
      <w:rPr>
        <w:rStyle w:val="42"/>
      </w:rPr>
      <w:fldChar w:fldCharType="begin"/>
    </w:r>
    <w:r>
      <w:rPr>
        <w:rStyle w:val="42"/>
      </w:rPr>
      <w:instrText xml:space="preserve">PAGE  </w:instrText>
    </w:r>
    <w:r>
      <w:rPr>
        <w:rStyle w:val="42"/>
      </w:rPr>
      <w:fldChar w:fldCharType="separate"/>
    </w:r>
    <w:r>
      <w:rPr>
        <w:rStyle w:val="42"/>
      </w:rPr>
      <w:t>66</w:t>
    </w:r>
    <w:r>
      <w:rPr>
        <w:rStyle w:val="4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1"/>
    </w:pPr>
    <w:r>
      <w:t>Q/CUP 007.1—2009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3"/>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61"/>
    </w:pPr>
    <w:r>
      <w:t xml:space="preserve">Q/CUP </w:t>
    </w:r>
    <w:r>
      <w:rPr>
        <w:rFonts w:hint="eastAsia"/>
      </w:rPr>
      <w:t>XXX.X</w:t>
    </w:r>
    <w:r>
      <w:t>—20</w:t>
    </w:r>
    <w:r>
      <w:rPr>
        <w:rFonts w:hint="eastAsia"/>
      </w:rPr>
      <w:t>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82675433">
    <w:nsid w:val="0AE367E9"/>
    <w:multiLevelType w:val="multilevel"/>
    <w:tmpl w:val="0AE367E9"/>
    <w:lvl w:ilvl="0" w:tentative="1">
      <w:start w:val="1"/>
      <w:numFmt w:val="none"/>
      <w:pStyle w:val="100"/>
      <w:lvlText w:val="%1示例"/>
      <w:lvlJc w:val="left"/>
      <w:pPr>
        <w:tabs>
          <w:tab w:val="left" w:pos="1120"/>
        </w:tabs>
        <w:ind w:left="0" w:firstLine="400"/>
      </w:pPr>
      <w:rPr>
        <w:rFonts w:hint="eastAsia" w:ascii="宋体" w:eastAsia="宋体"/>
        <w:b w:val="0"/>
        <w:i w:val="0"/>
        <w:sz w:val="18"/>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7">
    <w:nsid w:val="00000007"/>
    <w:multiLevelType w:val="multilevel"/>
    <w:tmpl w:val="00000007"/>
    <w:lvl w:ilvl="0" w:tentative="1">
      <w:start w:val="1"/>
      <w:numFmt w:val="bullet"/>
      <w:pStyle w:val="24"/>
      <w:lvlText w:val=""/>
      <w:lvlJc w:val="left"/>
      <w:pPr>
        <w:tabs>
          <w:tab w:val="left" w:pos="924"/>
        </w:tabs>
        <w:ind w:left="924" w:hanging="504"/>
      </w:pPr>
      <w:rPr>
        <w:rFonts w:hint="default" w:ascii="Wingdings" w:hAnsi="Wingdings"/>
      </w:rPr>
    </w:lvl>
    <w:lvl w:ilvl="1" w:tentative="1">
      <w:start w:val="1"/>
      <w:numFmt w:val="lowerLetter"/>
      <w:lvlText w:val="%2)"/>
      <w:lvlJc w:val="left"/>
      <w:pPr>
        <w:tabs>
          <w:tab w:val="left" w:pos="410"/>
        </w:tabs>
        <w:ind w:left="410" w:hanging="420"/>
      </w:pPr>
      <w:rPr>
        <w:rFonts w:cs="Times New Roman"/>
      </w:rPr>
    </w:lvl>
    <w:lvl w:ilvl="2" w:tentative="1">
      <w:start w:val="1"/>
      <w:numFmt w:val="lowerRoman"/>
      <w:lvlText w:val="%3."/>
      <w:lvlJc w:val="right"/>
      <w:pPr>
        <w:tabs>
          <w:tab w:val="left" w:pos="830"/>
        </w:tabs>
        <w:ind w:left="830" w:hanging="420"/>
      </w:pPr>
      <w:rPr>
        <w:rFonts w:cs="Times New Roman"/>
      </w:rPr>
    </w:lvl>
    <w:lvl w:ilvl="3" w:tentative="1">
      <w:start w:val="1"/>
      <w:numFmt w:val="decimal"/>
      <w:lvlText w:val="%4."/>
      <w:lvlJc w:val="left"/>
      <w:pPr>
        <w:tabs>
          <w:tab w:val="left" w:pos="1250"/>
        </w:tabs>
        <w:ind w:left="1250" w:hanging="420"/>
      </w:pPr>
      <w:rPr>
        <w:rFonts w:cs="Times New Roman"/>
      </w:rPr>
    </w:lvl>
    <w:lvl w:ilvl="4" w:tentative="1">
      <w:start w:val="1"/>
      <w:numFmt w:val="lowerLetter"/>
      <w:lvlText w:val="%5)"/>
      <w:lvlJc w:val="left"/>
      <w:pPr>
        <w:tabs>
          <w:tab w:val="left" w:pos="1670"/>
        </w:tabs>
        <w:ind w:left="1670" w:hanging="420"/>
      </w:pPr>
      <w:rPr>
        <w:rFonts w:cs="Times New Roman"/>
      </w:rPr>
    </w:lvl>
    <w:lvl w:ilvl="5" w:tentative="1">
      <w:start w:val="1"/>
      <w:numFmt w:val="lowerRoman"/>
      <w:lvlText w:val="%6."/>
      <w:lvlJc w:val="right"/>
      <w:pPr>
        <w:tabs>
          <w:tab w:val="left" w:pos="2090"/>
        </w:tabs>
        <w:ind w:left="2090" w:hanging="420"/>
      </w:pPr>
      <w:rPr>
        <w:rFonts w:cs="Times New Roman"/>
      </w:rPr>
    </w:lvl>
    <w:lvl w:ilvl="6" w:tentative="1">
      <w:start w:val="1"/>
      <w:numFmt w:val="decimal"/>
      <w:lvlText w:val="%7."/>
      <w:lvlJc w:val="left"/>
      <w:pPr>
        <w:tabs>
          <w:tab w:val="left" w:pos="2510"/>
        </w:tabs>
        <w:ind w:left="2510" w:hanging="420"/>
      </w:pPr>
      <w:rPr>
        <w:rFonts w:cs="Times New Roman"/>
      </w:rPr>
    </w:lvl>
    <w:lvl w:ilvl="7" w:tentative="1">
      <w:start w:val="1"/>
      <w:numFmt w:val="lowerLetter"/>
      <w:lvlText w:val="%8)"/>
      <w:lvlJc w:val="left"/>
      <w:pPr>
        <w:tabs>
          <w:tab w:val="left" w:pos="2930"/>
        </w:tabs>
        <w:ind w:left="2930" w:hanging="420"/>
      </w:pPr>
      <w:rPr>
        <w:rFonts w:cs="Times New Roman"/>
      </w:rPr>
    </w:lvl>
    <w:lvl w:ilvl="8" w:tentative="1">
      <w:start w:val="1"/>
      <w:numFmt w:val="lowerRoman"/>
      <w:lvlText w:val="%9."/>
      <w:lvlJc w:val="right"/>
      <w:pPr>
        <w:tabs>
          <w:tab w:val="left" w:pos="3350"/>
        </w:tabs>
        <w:ind w:left="3350" w:hanging="420"/>
      </w:pPr>
      <w:rPr>
        <w:rFonts w:cs="Times New Roman"/>
      </w:rPr>
    </w:lvl>
  </w:abstractNum>
  <w:abstractNum w:abstractNumId="1827282981">
    <w:nsid w:val="6CEA2025"/>
    <w:multiLevelType w:val="multilevel"/>
    <w:tmpl w:val="6CEA2025"/>
    <w:lvl w:ilvl="0" w:tentative="1">
      <w:start w:val="1"/>
      <w:numFmt w:val="none"/>
      <w:pStyle w:val="64"/>
      <w:suff w:val="nothing"/>
      <w:lvlText w:val="%1"/>
      <w:lvlJc w:val="left"/>
      <w:pPr>
        <w:ind w:left="0" w:firstLine="0"/>
      </w:pPr>
      <w:rPr>
        <w:rFonts w:hint="default" w:ascii="Times New Roman" w:hAnsi="Times New Roman"/>
        <w:b/>
        <w:i w:val="0"/>
        <w:sz w:val="21"/>
      </w:rPr>
    </w:lvl>
    <w:lvl w:ilvl="1" w:tentative="1">
      <w:start w:val="1"/>
      <w:numFmt w:val="decimal"/>
      <w:pStyle w:val="67"/>
      <w:suff w:val="nothing"/>
      <w:lvlText w:val="%1%2　"/>
      <w:lvlJc w:val="left"/>
      <w:pPr>
        <w:ind w:left="0" w:firstLine="0"/>
      </w:pPr>
      <w:rPr>
        <w:rFonts w:hint="eastAsia" w:ascii="黑体" w:hAnsi="Times New Roman" w:eastAsia="黑体"/>
        <w:b w:val="0"/>
        <w:i w:val="0"/>
        <w:sz w:val="21"/>
      </w:rPr>
    </w:lvl>
    <w:lvl w:ilvl="2" w:tentative="1">
      <w:start w:val="1"/>
      <w:numFmt w:val="decimal"/>
      <w:pStyle w:val="68"/>
      <w:suff w:val="nothing"/>
      <w:lvlText w:val="%1%2.%3　"/>
      <w:lvlJc w:val="left"/>
      <w:pPr>
        <w:ind w:left="284" w:firstLine="0"/>
      </w:pPr>
      <w:rPr>
        <w:rFonts w:hint="eastAsia" w:ascii="黑体" w:hAnsi="Times New Roman" w:eastAsia="黑体"/>
        <w:b w:val="0"/>
        <w:i w:val="0"/>
        <w:sz w:val="21"/>
      </w:rPr>
    </w:lvl>
    <w:lvl w:ilvl="3" w:tentative="1">
      <w:start w:val="1"/>
      <w:numFmt w:val="decimal"/>
      <w:pStyle w:val="69"/>
      <w:suff w:val="nothing"/>
      <w:lvlText w:val="%1%2.%3.%4　"/>
      <w:lvlJc w:val="left"/>
      <w:pPr>
        <w:ind w:left="568" w:firstLine="0"/>
      </w:pPr>
      <w:rPr>
        <w:rFonts w:hint="eastAsia" w:ascii="黑体" w:hAnsi="Times New Roman" w:eastAsia="黑体"/>
        <w:b w:val="0"/>
        <w:i w:val="0"/>
        <w:sz w:val="21"/>
      </w:rPr>
    </w:lvl>
    <w:lvl w:ilvl="4" w:tentative="1">
      <w:start w:val="1"/>
      <w:numFmt w:val="decimal"/>
      <w:pStyle w:val="97"/>
      <w:suff w:val="nothing"/>
      <w:lvlText w:val="%1%2.%3.%4.%5　"/>
      <w:lvlJc w:val="left"/>
      <w:pPr>
        <w:ind w:left="284" w:firstLine="0"/>
      </w:pPr>
      <w:rPr>
        <w:rFonts w:hint="eastAsia" w:ascii="黑体" w:hAnsi="Times New Roman" w:eastAsia="黑体"/>
        <w:b w:val="0"/>
        <w:i w:val="0"/>
        <w:sz w:val="21"/>
      </w:rPr>
    </w:lvl>
    <w:lvl w:ilvl="5" w:tentative="1">
      <w:start w:val="1"/>
      <w:numFmt w:val="decimal"/>
      <w:suff w:val="nothing"/>
      <w:lvlText w:val="%1%2.%3.%4.%5.%6　"/>
      <w:lvlJc w:val="left"/>
      <w:pPr>
        <w:ind w:left="0" w:firstLine="0"/>
      </w:pPr>
      <w:rPr>
        <w:rFonts w:hint="eastAsia" w:ascii="黑体" w:hAnsi="Times New Roman" w:eastAsia="黑体"/>
        <w:b w:val="0"/>
        <w:i w:val="0"/>
        <w:sz w:val="21"/>
      </w:rPr>
    </w:lvl>
    <w:lvl w:ilvl="6" w:tentative="1">
      <w:start w:val="1"/>
      <w:numFmt w:val="decimal"/>
      <w:pStyle w:val="34"/>
      <w:suff w:val="nothing"/>
      <w:lvlText w:val="%1%2.%3.%4.%5.%6.%7　"/>
      <w:lvlJc w:val="left"/>
      <w:pPr>
        <w:ind w:left="0" w:firstLine="0"/>
      </w:pPr>
      <w:rPr>
        <w:rFonts w:hint="eastAsia" w:ascii="黑体" w:hAnsi="Times New Roman" w:eastAsia="黑体"/>
        <w:b w:val="0"/>
        <w:i w:val="0"/>
        <w:sz w:val="21"/>
      </w:rPr>
    </w:lvl>
    <w:lvl w:ilvl="7" w:tentative="1">
      <w:start w:val="1"/>
      <w:numFmt w:val="decimal"/>
      <w:lvlText w:val="%1.%2.%3.%4.%5.%6.%7.%8"/>
      <w:lvlJc w:val="left"/>
      <w:pPr>
        <w:tabs>
          <w:tab w:val="left" w:pos="4351"/>
        </w:tabs>
        <w:ind w:left="3969" w:hanging="1418"/>
      </w:pPr>
      <w:rPr>
        <w:rFonts w:hint="eastAsia"/>
      </w:rPr>
    </w:lvl>
    <w:lvl w:ilvl="8" w:tentative="1">
      <w:start w:val="1"/>
      <w:numFmt w:val="decimal"/>
      <w:lvlText w:val="%1.%2.%3.%4.%5.%6.%7.%8.%9"/>
      <w:lvlJc w:val="left"/>
      <w:pPr>
        <w:tabs>
          <w:tab w:val="left" w:pos="4777"/>
        </w:tabs>
        <w:ind w:left="4677" w:hanging="1700"/>
      </w:pPr>
      <w:rPr>
        <w:rFonts w:hint="eastAsia"/>
      </w:rPr>
    </w:lvl>
  </w:abstractNum>
  <w:abstractNum w:abstractNumId="196280728">
    <w:nsid w:val="0BB30198"/>
    <w:multiLevelType w:val="multilevel"/>
    <w:tmpl w:val="0BB3019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373366">
    <w:nsid w:val="01832AB6"/>
    <w:multiLevelType w:val="multilevel"/>
    <w:tmpl w:val="01832AB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8014694">
    <w:nsid w:val="07A15966"/>
    <w:multiLevelType w:val="multilevel"/>
    <w:tmpl w:val="07A1596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0587981">
    <w:nsid w:val="086133CD"/>
    <w:multiLevelType w:val="multilevel"/>
    <w:tmpl w:val="086133CD"/>
    <w:lvl w:ilvl="0" w:tentative="1">
      <w:start w:val="1"/>
      <w:numFmt w:val="bullet"/>
      <w:pStyle w:val="132"/>
      <w:lvlText w:val=""/>
      <w:lvlJc w:val="left"/>
      <w:pPr>
        <w:tabs>
          <w:tab w:val="left" w:pos="840"/>
        </w:tabs>
        <w:ind w:left="840" w:hanging="420"/>
      </w:pPr>
      <w:rPr>
        <w:rFonts w:hint="default" w:ascii="Wingdings" w:hAnsi="Wingdings"/>
      </w:rPr>
    </w:lvl>
    <w:lvl w:ilvl="1" w:tentative="1">
      <w:start w:val="1"/>
      <w:numFmt w:val="decimal"/>
      <w:lvlText w:val="%2、"/>
      <w:lvlJc w:val="left"/>
      <w:pPr>
        <w:tabs>
          <w:tab w:val="left" w:pos="1260"/>
        </w:tabs>
        <w:ind w:left="1260" w:hanging="420"/>
      </w:pPr>
      <w:rPr>
        <w:rFonts w:hint="eastAsia"/>
      </w:rPr>
    </w:lvl>
    <w:lvl w:ilvl="2" w:tentative="1">
      <w:start w:val="1"/>
      <w:numFmt w:val="bullet"/>
      <w:lvlText w:val=""/>
      <w:lvlJc w:val="left"/>
      <w:pPr>
        <w:tabs>
          <w:tab w:val="left" w:pos="1680"/>
        </w:tabs>
        <w:ind w:left="1680" w:hanging="420"/>
      </w:pPr>
      <w:rPr>
        <w:rFonts w:hint="default" w:ascii="Wingdings" w:hAnsi="Wingdings"/>
      </w:rPr>
    </w:lvl>
    <w:lvl w:ilvl="3" w:tentative="1">
      <w:start w:val="1"/>
      <w:numFmt w:val="bullet"/>
      <w:lvlText w:val=""/>
      <w:lvlJc w:val="left"/>
      <w:pPr>
        <w:tabs>
          <w:tab w:val="left" w:pos="2100"/>
        </w:tabs>
        <w:ind w:left="2100" w:hanging="420"/>
      </w:pPr>
      <w:rPr>
        <w:rFonts w:hint="default" w:ascii="Wingdings" w:hAnsi="Wingdings"/>
      </w:rPr>
    </w:lvl>
    <w:lvl w:ilvl="4" w:tentative="1">
      <w:start w:val="1"/>
      <w:numFmt w:val="bullet"/>
      <w:lvlText w:val=""/>
      <w:lvlJc w:val="left"/>
      <w:pPr>
        <w:tabs>
          <w:tab w:val="left" w:pos="2520"/>
        </w:tabs>
        <w:ind w:left="2520" w:hanging="420"/>
      </w:pPr>
      <w:rPr>
        <w:rFonts w:hint="default" w:ascii="Wingdings" w:hAnsi="Wingdings"/>
      </w:rPr>
    </w:lvl>
    <w:lvl w:ilvl="5" w:tentative="1">
      <w:start w:val="1"/>
      <w:numFmt w:val="bullet"/>
      <w:lvlText w:val=""/>
      <w:lvlJc w:val="left"/>
      <w:pPr>
        <w:tabs>
          <w:tab w:val="left" w:pos="2940"/>
        </w:tabs>
        <w:ind w:left="2940" w:hanging="420"/>
      </w:pPr>
      <w:rPr>
        <w:rFonts w:hint="default" w:ascii="Wingdings" w:hAnsi="Wingdings"/>
      </w:rPr>
    </w:lvl>
    <w:lvl w:ilvl="6" w:tentative="1">
      <w:start w:val="1"/>
      <w:numFmt w:val="bullet"/>
      <w:lvlText w:val=""/>
      <w:lvlJc w:val="left"/>
      <w:pPr>
        <w:tabs>
          <w:tab w:val="left" w:pos="3360"/>
        </w:tabs>
        <w:ind w:left="3360" w:hanging="420"/>
      </w:pPr>
      <w:rPr>
        <w:rFonts w:hint="default" w:ascii="Wingdings" w:hAnsi="Wingdings"/>
      </w:rPr>
    </w:lvl>
    <w:lvl w:ilvl="7" w:tentative="1">
      <w:start w:val="1"/>
      <w:numFmt w:val="bullet"/>
      <w:lvlText w:val=""/>
      <w:lvlJc w:val="left"/>
      <w:pPr>
        <w:tabs>
          <w:tab w:val="left" w:pos="3780"/>
        </w:tabs>
        <w:ind w:left="3780" w:hanging="420"/>
      </w:pPr>
      <w:rPr>
        <w:rFonts w:hint="default" w:ascii="Wingdings" w:hAnsi="Wingdings"/>
      </w:rPr>
    </w:lvl>
    <w:lvl w:ilvl="8" w:tentative="1">
      <w:start w:val="1"/>
      <w:numFmt w:val="bullet"/>
      <w:lvlText w:val=""/>
      <w:lvlJc w:val="left"/>
      <w:pPr>
        <w:tabs>
          <w:tab w:val="left" w:pos="4200"/>
        </w:tabs>
        <w:ind w:left="4200" w:hanging="420"/>
      </w:pPr>
      <w:rPr>
        <w:rFonts w:hint="default" w:ascii="Wingdings" w:hAnsi="Wingdings"/>
      </w:rPr>
    </w:lvl>
  </w:abstractNum>
  <w:abstractNum w:abstractNumId="4294967167">
    <w:nsid w:val="FFFFFF7F"/>
    <w:multiLevelType w:val="singleLevel"/>
    <w:tmpl w:val="FFFFFF7F"/>
    <w:lvl w:ilvl="0" w:tentative="1">
      <w:start w:val="1"/>
      <w:numFmt w:val="decimal"/>
      <w:pStyle w:val="20"/>
      <w:lvlText w:val="%1."/>
      <w:lvlJc w:val="left"/>
      <w:pPr>
        <w:tabs>
          <w:tab w:val="left" w:pos="780"/>
        </w:tabs>
        <w:ind w:left="780" w:leftChars="200" w:hanging="360" w:hangingChars="200"/>
      </w:pPr>
    </w:lvl>
  </w:abstractNum>
  <w:abstractNum w:abstractNumId="4294967176">
    <w:nsid w:val="FFFFFF88"/>
    <w:multiLevelType w:val="singleLevel"/>
    <w:tmpl w:val="FFFFFF88"/>
    <w:lvl w:ilvl="0" w:tentative="1">
      <w:start w:val="1"/>
      <w:numFmt w:val="decimal"/>
      <w:pStyle w:val="21"/>
      <w:lvlText w:val="%1."/>
      <w:lvlJc w:val="left"/>
      <w:pPr>
        <w:tabs>
          <w:tab w:val="left" w:pos="850"/>
        </w:tabs>
        <w:ind w:left="850" w:hanging="389"/>
      </w:pPr>
      <w:rPr>
        <w:rFonts w:hint="eastAsia"/>
      </w:rPr>
    </w:lvl>
  </w:abstractNum>
  <w:abstractNum w:abstractNumId="353655087">
    <w:nsid w:val="1514592F"/>
    <w:multiLevelType w:val="multilevel"/>
    <w:tmpl w:val="1514592F"/>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42976612">
    <w:nsid w:val="14716864"/>
    <w:multiLevelType w:val="multilevel"/>
    <w:tmpl w:val="1471686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8566979">
    <w:nsid w:val="0C6E7AC3"/>
    <w:multiLevelType w:val="multilevel"/>
    <w:tmpl w:val="0C6E7AC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9598445">
    <w:nsid w:val="156F096D"/>
    <w:multiLevelType w:val="multilevel"/>
    <w:tmpl w:val="156F096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2238444">
    <w:nsid w:val="1892426C"/>
    <w:multiLevelType w:val="multilevel"/>
    <w:tmpl w:val="1892426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14979961">
    <w:nsid w:val="18BC1779"/>
    <w:multiLevelType w:val="multilevel"/>
    <w:tmpl w:val="18BC1779"/>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63815531">
    <w:nsid w:val="1BA5436B"/>
    <w:multiLevelType w:val="multilevel"/>
    <w:tmpl w:val="1BA5436B"/>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03671624">
    <w:nsid w:val="1E056B48"/>
    <w:multiLevelType w:val="multilevel"/>
    <w:tmpl w:val="1E056B48"/>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52615321">
    <w:nsid w:val="20F03D99"/>
    <w:multiLevelType w:val="multilevel"/>
    <w:tmpl w:val="20F03D99"/>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82763764">
    <w:nsid w:val="22BC44F4"/>
    <w:multiLevelType w:val="multilevel"/>
    <w:tmpl w:val="22BC44F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97520119">
    <w:nsid w:val="239D6EF7"/>
    <w:multiLevelType w:val="multilevel"/>
    <w:tmpl w:val="239D6EF7"/>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15217476">
    <w:nsid w:val="24AB7944"/>
    <w:multiLevelType w:val="multilevel"/>
    <w:tmpl w:val="24AB794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29553183">
    <w:nsid w:val="2586381F"/>
    <w:multiLevelType w:val="multilevel"/>
    <w:tmpl w:val="2586381F"/>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36496289">
    <w:nsid w:val="25F029A1"/>
    <w:multiLevelType w:val="multilevel"/>
    <w:tmpl w:val="25F029A1"/>
    <w:lvl w:ilvl="0" w:tentative="1">
      <w:start w:val="1"/>
      <w:numFmt w:val="decimal"/>
      <w:lvlText w:val="%1、"/>
      <w:lvlJc w:val="left"/>
      <w:pPr>
        <w:ind w:left="840" w:hanging="4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47127412">
    <w:nsid w:val="26926174"/>
    <w:multiLevelType w:val="multilevel"/>
    <w:tmpl w:val="2692617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76035898">
    <w:nsid w:val="284B7D3A"/>
    <w:multiLevelType w:val="multilevel"/>
    <w:tmpl w:val="284B7D3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97704329">
    <w:nsid w:val="29961F89"/>
    <w:multiLevelType w:val="multilevel"/>
    <w:tmpl w:val="29961F89"/>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1687820">
    <w:nsid w:val="2A6B7E8C"/>
    <w:multiLevelType w:val="multilevel"/>
    <w:tmpl w:val="2A6B7E8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19283252">
    <w:nsid w:val="2ADF6434"/>
    <w:multiLevelType w:val="multilevel"/>
    <w:tmpl w:val="2ADF643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67580441">
    <w:nsid w:val="2DC05919"/>
    <w:multiLevelType w:val="multilevel"/>
    <w:tmpl w:val="2DC05919"/>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76872547">
    <w:nsid w:val="2E4E2263"/>
    <w:multiLevelType w:val="multilevel"/>
    <w:tmpl w:val="2E4E2263"/>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42863524">
    <w:nsid w:val="323D13A4"/>
    <w:multiLevelType w:val="multilevel"/>
    <w:tmpl w:val="323D13A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71915861">
    <w:nsid w:val="33F86155"/>
    <w:multiLevelType w:val="multilevel"/>
    <w:tmpl w:val="33F8615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94513140">
    <w:nsid w:val="35512FF4"/>
    <w:multiLevelType w:val="multilevel"/>
    <w:tmpl w:val="35512FF4"/>
    <w:lvl w:ilvl="0" w:tentative="1">
      <w:start w:val="1"/>
      <w:numFmt w:val="decimal"/>
      <w:lvlText w:val="%1、"/>
      <w:lvlJc w:val="left"/>
      <w:pPr>
        <w:ind w:left="786" w:hanging="360"/>
      </w:pPr>
      <w:rPr>
        <w:rFonts w:hint="default"/>
      </w:r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922494772">
    <w:nsid w:val="36FC2734"/>
    <w:multiLevelType w:val="multilevel"/>
    <w:tmpl w:val="36FC2734"/>
    <w:lvl w:ilvl="0" w:tentative="1">
      <w:start w:val="0"/>
      <w:numFmt w:val="decimalZero"/>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84697854">
    <w:nsid w:val="3AB14BFE"/>
    <w:multiLevelType w:val="multilevel"/>
    <w:tmpl w:val="3AB14BF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27877061">
    <w:nsid w:val="3D4428C5"/>
    <w:multiLevelType w:val="multilevel"/>
    <w:tmpl w:val="3D4428C5"/>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67455039">
    <w:nsid w:val="3FA0123F"/>
    <w:multiLevelType w:val="multilevel"/>
    <w:tmpl w:val="3FA0123F"/>
    <w:lvl w:ilvl="0" w:tentative="1">
      <w:start w:val="1"/>
      <w:numFmt w:val="decimal"/>
      <w:lvlText w:val="%1、"/>
      <w:lvlJc w:val="left"/>
      <w:pPr>
        <w:ind w:left="780" w:hanging="36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5542560">
    <w:nsid w:val="43166AA0"/>
    <w:multiLevelType w:val="multilevel"/>
    <w:tmpl w:val="43166AA0"/>
    <w:lvl w:ilvl="0" w:tentative="1">
      <w:start w:val="1"/>
      <w:numFmt w:val="bullet"/>
      <w:pStyle w:val="28"/>
      <w:lvlText w:val="－"/>
      <w:lvlJc w:val="left"/>
      <w:pPr>
        <w:tabs>
          <w:tab w:val="left" w:pos="1354"/>
        </w:tabs>
        <w:ind w:left="1354" w:hanging="504"/>
      </w:pPr>
      <w:rPr>
        <w:rFonts w:hint="eastAsia" w:ascii="宋体" w:hAnsi="Wingdings" w:eastAsia="宋体"/>
      </w:rPr>
    </w:lvl>
    <w:lvl w:ilvl="1" w:tentative="1">
      <w:start w:val="1"/>
      <w:numFmt w:val="bullet"/>
      <w:lvlText w:val=""/>
      <w:lvlJc w:val="left"/>
      <w:pPr>
        <w:tabs>
          <w:tab w:val="left" w:pos="840"/>
        </w:tabs>
        <w:ind w:left="840" w:hanging="420"/>
      </w:pPr>
      <w:rPr>
        <w:rFonts w:hint="default" w:ascii="Wingdings" w:hAnsi="Wingdings"/>
      </w:rPr>
    </w:lvl>
    <w:lvl w:ilvl="2" w:tentative="1">
      <w:start w:val="1"/>
      <w:numFmt w:val="bullet"/>
      <w:lvlText w:val="－"/>
      <w:lvlJc w:val="left"/>
      <w:pPr>
        <w:tabs>
          <w:tab w:val="left" w:pos="1260"/>
        </w:tabs>
        <w:ind w:left="1260" w:hanging="420"/>
      </w:pPr>
      <w:rPr>
        <w:rFonts w:hint="eastAsia" w:ascii="宋体" w:hAnsi="Wingdings" w:eastAsia="宋体"/>
      </w:rPr>
    </w:lvl>
    <w:lvl w:ilvl="3" w:tentative="1">
      <w:start w:val="1"/>
      <w:numFmt w:val="bullet"/>
      <w:lvlText w:val=""/>
      <w:lvlJc w:val="left"/>
      <w:pPr>
        <w:tabs>
          <w:tab w:val="left" w:pos="1680"/>
        </w:tabs>
        <w:ind w:left="1680" w:hanging="420"/>
      </w:pPr>
      <w:rPr>
        <w:rFonts w:hint="default" w:ascii="Wingdings" w:hAnsi="Wingdings"/>
      </w:rPr>
    </w:lvl>
    <w:lvl w:ilvl="4" w:tentative="1">
      <w:start w:val="1"/>
      <w:numFmt w:val="bullet"/>
      <w:lvlText w:val=""/>
      <w:lvlJc w:val="left"/>
      <w:pPr>
        <w:tabs>
          <w:tab w:val="left" w:pos="2100"/>
        </w:tabs>
        <w:ind w:left="2100" w:hanging="420"/>
      </w:pPr>
      <w:rPr>
        <w:rFonts w:hint="default" w:ascii="Wingdings" w:hAnsi="Wingdings"/>
      </w:rPr>
    </w:lvl>
    <w:lvl w:ilvl="5" w:tentative="1">
      <w:start w:val="1"/>
      <w:numFmt w:val="bullet"/>
      <w:lvlText w:val="－"/>
      <w:lvlJc w:val="left"/>
      <w:pPr>
        <w:tabs>
          <w:tab w:val="left" w:pos="2520"/>
        </w:tabs>
        <w:ind w:left="2520" w:hanging="420"/>
      </w:pPr>
      <w:rPr>
        <w:rFonts w:hint="eastAsia" w:ascii="宋体" w:hAnsi="Wingdings" w:eastAsia="宋体"/>
      </w:rPr>
    </w:lvl>
    <w:lvl w:ilvl="6" w:tentative="1">
      <w:start w:val="1"/>
      <w:numFmt w:val="bullet"/>
      <w:lvlText w:val=""/>
      <w:lvlJc w:val="left"/>
      <w:pPr>
        <w:tabs>
          <w:tab w:val="left" w:pos="2940"/>
        </w:tabs>
        <w:ind w:left="2940" w:hanging="420"/>
      </w:pPr>
      <w:rPr>
        <w:rFonts w:hint="default" w:ascii="Wingdings" w:hAnsi="Wingdings"/>
      </w:rPr>
    </w:lvl>
    <w:lvl w:ilvl="7" w:tentative="1">
      <w:start w:val="1"/>
      <w:numFmt w:val="bullet"/>
      <w:lvlText w:val=""/>
      <w:lvlJc w:val="left"/>
      <w:pPr>
        <w:tabs>
          <w:tab w:val="left" w:pos="3360"/>
        </w:tabs>
        <w:ind w:left="3360" w:hanging="420"/>
      </w:pPr>
      <w:rPr>
        <w:rFonts w:hint="default" w:ascii="Wingdings" w:hAnsi="Wingdings"/>
      </w:rPr>
    </w:lvl>
    <w:lvl w:ilvl="8" w:tentative="1">
      <w:start w:val="1"/>
      <w:numFmt w:val="bullet"/>
      <w:lvlText w:val=""/>
      <w:lvlJc w:val="left"/>
      <w:pPr>
        <w:tabs>
          <w:tab w:val="left" w:pos="3780"/>
        </w:tabs>
        <w:ind w:left="3780" w:hanging="420"/>
      </w:pPr>
      <w:rPr>
        <w:rFonts w:hint="default" w:ascii="Wingdings" w:hAnsi="Wingdings"/>
      </w:rPr>
    </w:lvl>
  </w:abstractNum>
  <w:abstractNum w:abstractNumId="1176648926">
    <w:nsid w:val="46223CDE"/>
    <w:multiLevelType w:val="multilevel"/>
    <w:tmpl w:val="46223CD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82822269">
    <w:nsid w:val="46806F7D"/>
    <w:multiLevelType w:val="multilevel"/>
    <w:tmpl w:val="46806F7D"/>
    <w:lvl w:ilvl="0" w:tentative="1">
      <w:start w:val="1"/>
      <w:numFmt w:val="none"/>
      <w:pStyle w:val="88"/>
      <w:lvlText w:val="图"/>
      <w:lvlJc w:val="left"/>
      <w:pPr>
        <w:tabs>
          <w:tab w:val="left" w:pos="360"/>
        </w:tabs>
        <w:ind w:left="0" w:firstLine="0"/>
      </w:pPr>
      <w:rPr>
        <w:rFonts w:hint="eastAsia" w:ascii="黑体" w:eastAsia="黑体"/>
        <w:b w:val="0"/>
        <w:i w:val="0"/>
        <w:sz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188179343">
    <w:nsid w:val="46D22D8F"/>
    <w:multiLevelType w:val="multilevel"/>
    <w:tmpl w:val="46D22D8F"/>
    <w:lvl w:ilvl="0" w:tentative="1">
      <w:start w:val="1"/>
      <w:numFmt w:val="none"/>
      <w:pStyle w:val="110"/>
      <w:lvlText w:val="%1◆　"/>
      <w:lvlJc w:val="left"/>
      <w:pPr>
        <w:tabs>
          <w:tab w:val="left" w:pos="960"/>
        </w:tabs>
        <w:ind w:left="917" w:hanging="317"/>
      </w:pPr>
      <w:rPr>
        <w:rFonts w:hint="eastAsia" w:ascii="宋体" w:hAnsi="Times New Roman" w:eastAsia="宋体"/>
        <w:b w:val="0"/>
        <w:i w:val="0"/>
        <w:position w:val="4"/>
        <w:sz w:val="1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231965563">
    <w:nsid w:val="496E4D7B"/>
    <w:multiLevelType w:val="multilevel"/>
    <w:tmpl w:val="496E4D7B"/>
    <w:lvl w:ilvl="0" w:tentative="1">
      <w:start w:val="1"/>
      <w:numFmt w:val="none"/>
      <w:pStyle w:val="1"/>
      <w:lvlText w:val="%1注"/>
      <w:lvlJc w:val="left"/>
      <w:pPr>
        <w:tabs>
          <w:tab w:val="left" w:pos="784"/>
        </w:tabs>
        <w:ind w:left="784" w:hanging="500"/>
      </w:pPr>
      <w:rPr>
        <w:rFonts w:hint="eastAsia" w:ascii="宋体" w:hAnsi="Times New Roman" w:eastAsia="宋体"/>
        <w:b w:val="0"/>
        <w:i w:val="0"/>
        <w:sz w:val="18"/>
      </w:rPr>
    </w:lvl>
    <w:lvl w:ilvl="1" w:tentative="1">
      <w:start w:val="1"/>
      <w:numFmt w:val="lowerLetter"/>
      <w:lvlText w:val="%2)"/>
      <w:lvlJc w:val="left"/>
      <w:pPr>
        <w:tabs>
          <w:tab w:val="left" w:pos="1124"/>
        </w:tabs>
        <w:ind w:left="1124" w:hanging="420"/>
      </w:pPr>
    </w:lvl>
    <w:lvl w:ilvl="2" w:tentative="1">
      <w:start w:val="1"/>
      <w:numFmt w:val="lowerRoman"/>
      <w:lvlText w:val="%3."/>
      <w:lvlJc w:val="right"/>
      <w:pPr>
        <w:tabs>
          <w:tab w:val="left" w:pos="1544"/>
        </w:tabs>
        <w:ind w:left="1544" w:hanging="420"/>
      </w:pPr>
    </w:lvl>
    <w:lvl w:ilvl="3" w:tentative="1">
      <w:start w:val="1"/>
      <w:numFmt w:val="decimal"/>
      <w:lvlText w:val="%4."/>
      <w:lvlJc w:val="left"/>
      <w:pPr>
        <w:tabs>
          <w:tab w:val="left" w:pos="1964"/>
        </w:tabs>
        <w:ind w:left="1964" w:hanging="420"/>
      </w:pPr>
    </w:lvl>
    <w:lvl w:ilvl="4" w:tentative="1">
      <w:start w:val="1"/>
      <w:numFmt w:val="lowerLetter"/>
      <w:lvlText w:val="%5)"/>
      <w:lvlJc w:val="left"/>
      <w:pPr>
        <w:tabs>
          <w:tab w:val="left" w:pos="2384"/>
        </w:tabs>
        <w:ind w:left="2384" w:hanging="420"/>
      </w:pPr>
    </w:lvl>
    <w:lvl w:ilvl="5" w:tentative="1">
      <w:start w:val="1"/>
      <w:numFmt w:val="lowerRoman"/>
      <w:lvlText w:val="%6."/>
      <w:lvlJc w:val="right"/>
      <w:pPr>
        <w:tabs>
          <w:tab w:val="left" w:pos="2804"/>
        </w:tabs>
        <w:ind w:left="2804" w:hanging="420"/>
      </w:pPr>
    </w:lvl>
    <w:lvl w:ilvl="6" w:tentative="1">
      <w:start w:val="1"/>
      <w:numFmt w:val="decimal"/>
      <w:lvlText w:val="%7."/>
      <w:lvlJc w:val="left"/>
      <w:pPr>
        <w:tabs>
          <w:tab w:val="left" w:pos="3224"/>
        </w:tabs>
        <w:ind w:left="3224" w:hanging="420"/>
      </w:pPr>
    </w:lvl>
    <w:lvl w:ilvl="7" w:tentative="1">
      <w:start w:val="1"/>
      <w:numFmt w:val="lowerLetter"/>
      <w:lvlText w:val="%8)"/>
      <w:lvlJc w:val="left"/>
      <w:pPr>
        <w:tabs>
          <w:tab w:val="left" w:pos="3644"/>
        </w:tabs>
        <w:ind w:left="3644" w:hanging="420"/>
      </w:pPr>
    </w:lvl>
    <w:lvl w:ilvl="8" w:tentative="1">
      <w:start w:val="1"/>
      <w:numFmt w:val="lowerRoman"/>
      <w:lvlText w:val="%9."/>
      <w:lvlJc w:val="right"/>
      <w:pPr>
        <w:tabs>
          <w:tab w:val="left" w:pos="4064"/>
        </w:tabs>
        <w:ind w:left="4064" w:hanging="420"/>
      </w:pPr>
    </w:lvl>
  </w:abstractNum>
  <w:abstractNum w:abstractNumId="1256132934">
    <w:nsid w:val="4ADF1146"/>
    <w:multiLevelType w:val="multilevel"/>
    <w:tmpl w:val="4ADF1146"/>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70551880">
    <w:nsid w:val="4BBB1548"/>
    <w:multiLevelType w:val="multilevel"/>
    <w:tmpl w:val="4BBB154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95598751">
    <w:nsid w:val="4D39449F"/>
    <w:multiLevelType w:val="multilevel"/>
    <w:tmpl w:val="4D39449F"/>
    <w:lvl w:ilvl="0" w:tentative="1">
      <w:start w:val="1"/>
      <w:numFmt w:val="decimal"/>
      <w:lvlText w:val="%1、"/>
      <w:lvlJc w:val="left"/>
      <w:pPr>
        <w:ind w:left="786" w:hanging="360"/>
      </w:pPr>
      <w:rPr>
        <w:rFonts w:hint="default"/>
      </w:rPr>
    </w:lvl>
    <w:lvl w:ilvl="1" w:tentative="1">
      <w:start w:val="1"/>
      <w:numFmt w:val="lowerLetter"/>
      <w:lvlText w:val="%2)"/>
      <w:lvlJc w:val="left"/>
      <w:pPr>
        <w:ind w:left="1266" w:hanging="420"/>
      </w:pPr>
    </w:lvl>
    <w:lvl w:ilvl="2" w:tentative="1">
      <w:start w:val="1"/>
      <w:numFmt w:val="lowerRoman"/>
      <w:lvlText w:val="%3."/>
      <w:lvlJc w:val="right"/>
      <w:pPr>
        <w:ind w:left="1686" w:hanging="420"/>
      </w:pPr>
    </w:lvl>
    <w:lvl w:ilvl="3" w:tentative="1">
      <w:start w:val="1"/>
      <w:numFmt w:val="decimal"/>
      <w:lvlText w:val="%4."/>
      <w:lvlJc w:val="left"/>
      <w:pPr>
        <w:ind w:left="2106" w:hanging="420"/>
      </w:pPr>
    </w:lvl>
    <w:lvl w:ilvl="4" w:tentative="1">
      <w:start w:val="1"/>
      <w:numFmt w:val="lowerLetter"/>
      <w:lvlText w:val="%5)"/>
      <w:lvlJc w:val="left"/>
      <w:pPr>
        <w:ind w:left="2526" w:hanging="420"/>
      </w:pPr>
    </w:lvl>
    <w:lvl w:ilvl="5" w:tentative="1">
      <w:start w:val="1"/>
      <w:numFmt w:val="lowerRoman"/>
      <w:lvlText w:val="%6."/>
      <w:lvlJc w:val="right"/>
      <w:pPr>
        <w:ind w:left="2946" w:hanging="420"/>
      </w:pPr>
    </w:lvl>
    <w:lvl w:ilvl="6" w:tentative="1">
      <w:start w:val="1"/>
      <w:numFmt w:val="decimal"/>
      <w:lvlText w:val="%7."/>
      <w:lvlJc w:val="left"/>
      <w:pPr>
        <w:ind w:left="3366" w:hanging="420"/>
      </w:pPr>
    </w:lvl>
    <w:lvl w:ilvl="7" w:tentative="1">
      <w:start w:val="1"/>
      <w:numFmt w:val="lowerLetter"/>
      <w:lvlText w:val="%8)"/>
      <w:lvlJc w:val="left"/>
      <w:pPr>
        <w:ind w:left="3786" w:hanging="420"/>
      </w:pPr>
    </w:lvl>
    <w:lvl w:ilvl="8" w:tentative="1">
      <w:start w:val="1"/>
      <w:numFmt w:val="lowerRoman"/>
      <w:lvlText w:val="%9."/>
      <w:lvlJc w:val="right"/>
      <w:pPr>
        <w:ind w:left="4206" w:hanging="420"/>
      </w:pPr>
    </w:lvl>
  </w:abstractNum>
  <w:abstractNum w:abstractNumId="1311057964">
    <w:nsid w:val="4E25282C"/>
    <w:multiLevelType w:val="multilevel"/>
    <w:tmpl w:val="4E25282C"/>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28556290">
    <w:nsid w:val="4F302902"/>
    <w:multiLevelType w:val="multilevel"/>
    <w:tmpl w:val="4F302902"/>
    <w:lvl w:ilvl="0" w:tentative="1">
      <w:start w:val="1"/>
      <w:numFmt w:val="none"/>
      <w:pStyle w:val="82"/>
      <w:lvlText w:val="表"/>
      <w:lvlJc w:val="left"/>
      <w:pPr>
        <w:tabs>
          <w:tab w:val="left" w:pos="360"/>
        </w:tabs>
        <w:ind w:left="0" w:firstLine="0"/>
      </w:pPr>
      <w:rPr>
        <w:rFonts w:hint="eastAsia" w:ascii="黑体" w:eastAsia="黑体"/>
        <w:b w:val="0"/>
        <w:i w:val="0"/>
        <w:sz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347825625">
    <w:nsid w:val="50562FD9"/>
    <w:multiLevelType w:val="multilevel"/>
    <w:tmpl w:val="50562FD9"/>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57342558">
    <w:nsid w:val="50E7675E"/>
    <w:multiLevelType w:val="multilevel"/>
    <w:tmpl w:val="50E7675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14468436">
    <w:nsid w:val="544F1354"/>
    <w:multiLevelType w:val="multilevel"/>
    <w:tmpl w:val="544F135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42936800">
    <w:nsid w:val="5BF758E0"/>
    <w:multiLevelType w:val="multilevel"/>
    <w:tmpl w:val="5BF758E0"/>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55192617">
    <w:nsid w:val="5CB25B29"/>
    <w:multiLevelType w:val="multilevel"/>
    <w:tmpl w:val="5CB25B29"/>
    <w:lvl w:ilvl="0" w:tentative="1">
      <w:start w:val="0"/>
      <w:numFmt w:val="decimalZero"/>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66796322">
    <w:nsid w:val="5D636A22"/>
    <w:multiLevelType w:val="multilevel"/>
    <w:tmpl w:val="5D636A22"/>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42273620">
    <w:nsid w:val="61E31B54"/>
    <w:multiLevelType w:val="multilevel"/>
    <w:tmpl w:val="61E31B5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52976136">
    <w:nsid w:val="62866A08"/>
    <w:multiLevelType w:val="multilevel"/>
    <w:tmpl w:val="62866A0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64896874">
    <w:nsid w:val="633C4F6A"/>
    <w:multiLevelType w:val="multilevel"/>
    <w:tmpl w:val="633C4F6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66201194">
    <w:nsid w:val="6350366A"/>
    <w:multiLevelType w:val="multilevel"/>
    <w:tmpl w:val="6350366A"/>
    <w:lvl w:ilvl="0" w:tentative="1">
      <w:start w:val="1"/>
      <w:numFmt w:val="none"/>
      <w:pStyle w:val="91"/>
      <w:lvlText w:val="%1●　"/>
      <w:lvlJc w:val="left"/>
      <w:pPr>
        <w:tabs>
          <w:tab w:val="left" w:pos="760"/>
        </w:tabs>
        <w:ind w:left="717" w:hanging="317"/>
      </w:pPr>
      <w:rPr>
        <w:rFonts w:hint="eastAsia" w:ascii="宋体" w:hAnsi="Times New Roman" w:eastAsia="宋体"/>
        <w:b w:val="0"/>
        <w:i w:val="0"/>
        <w:position w:val="4"/>
        <w:sz w:val="13"/>
      </w:rPr>
    </w:lvl>
    <w:lvl w:ilvl="1" w:tentative="1">
      <w:start w:val="1"/>
      <w:numFmt w:val="lowerLetter"/>
      <w:lvlText w:val="%2)"/>
      <w:lvlJc w:val="left"/>
      <w:pPr>
        <w:tabs>
          <w:tab w:val="left" w:pos="780"/>
        </w:tabs>
        <w:ind w:left="780" w:hanging="360"/>
      </w:pPr>
      <w:rPr>
        <w:rFonts w:hint="eastAsia"/>
      </w:rPr>
    </w:lvl>
    <w:lvl w:ilvl="2" w:tentative="1">
      <w:start w:val="1"/>
      <w:numFmt w:val="decimal"/>
      <w:lvlText w:val="%3)"/>
      <w:lvlJc w:val="left"/>
      <w:pPr>
        <w:tabs>
          <w:tab w:val="left" w:pos="1200"/>
        </w:tabs>
        <w:ind w:left="1200" w:hanging="360"/>
      </w:pPr>
      <w:rPr>
        <w:rFonts w:hint="eastAsia"/>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700738421">
    <w:nsid w:val="655F3575"/>
    <w:multiLevelType w:val="multilevel"/>
    <w:tmpl w:val="655F3575"/>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0743109">
    <w:nsid w:val="655F47C5"/>
    <w:multiLevelType w:val="multilevel"/>
    <w:tmpl w:val="655F47C5"/>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02707132">
    <w:nsid w:val="657D3FBC"/>
    <w:multiLevelType w:val="multilevel"/>
    <w:tmpl w:val="657D3FBC"/>
    <w:lvl w:ilvl="0" w:tentative="1">
      <w:start w:val="1"/>
      <w:numFmt w:val="upperLetter"/>
      <w:suff w:val="nothing"/>
      <w:lvlText w:val="附　录　%1"/>
      <w:lvlJc w:val="left"/>
      <w:pPr>
        <w:ind w:left="0" w:firstLine="0"/>
      </w:pPr>
      <w:rPr>
        <w:rFonts w:hint="eastAsia" w:ascii="黑体" w:hAnsi="Times New Roman" w:eastAsia="黑体"/>
        <w:b w:val="0"/>
        <w:i w:val="0"/>
        <w:sz w:val="21"/>
      </w:rPr>
    </w:lvl>
    <w:lvl w:ilvl="1" w:tentative="1">
      <w:start w:val="1"/>
      <w:numFmt w:val="decimal"/>
      <w:pStyle w:val="84"/>
      <w:suff w:val="nothing"/>
      <w:lvlText w:val="%1.%2　"/>
      <w:lvlJc w:val="left"/>
      <w:pPr>
        <w:ind w:left="0" w:firstLine="0"/>
      </w:pPr>
      <w:rPr>
        <w:rFonts w:hint="eastAsia" w:ascii="黑体" w:hAnsi="Times New Roman" w:eastAsia="黑体"/>
        <w:b w:val="0"/>
        <w:i w:val="0"/>
        <w:spacing w:val="0"/>
        <w:w w:val="100"/>
        <w:kern w:val="21"/>
        <w:sz w:val="21"/>
      </w:rPr>
    </w:lvl>
    <w:lvl w:ilvl="2" w:tentative="1">
      <w:start w:val="1"/>
      <w:numFmt w:val="decimal"/>
      <w:pStyle w:val="85"/>
      <w:suff w:val="nothing"/>
      <w:lvlText w:val="%1.%2.%3　"/>
      <w:lvlJc w:val="left"/>
      <w:pPr>
        <w:ind w:left="0" w:firstLine="0"/>
      </w:pPr>
      <w:rPr>
        <w:rFonts w:hint="eastAsia" w:ascii="黑体" w:hAnsi="Times New Roman" w:eastAsia="黑体"/>
        <w:b w:val="0"/>
        <w:i w:val="0"/>
        <w:sz w:val="21"/>
      </w:rPr>
    </w:lvl>
    <w:lvl w:ilvl="3" w:tentative="1">
      <w:start w:val="1"/>
      <w:numFmt w:val="decimal"/>
      <w:pStyle w:val="86"/>
      <w:suff w:val="nothing"/>
      <w:lvlText w:val="%1.%2.%3.%4　"/>
      <w:lvlJc w:val="left"/>
      <w:pPr>
        <w:ind w:left="0" w:firstLine="0"/>
      </w:pPr>
      <w:rPr>
        <w:rFonts w:hint="eastAsia" w:ascii="黑体" w:hAnsi="Times New Roman" w:eastAsia="黑体"/>
        <w:b w:val="0"/>
        <w:i w:val="0"/>
        <w:sz w:val="21"/>
      </w:rPr>
    </w:lvl>
    <w:lvl w:ilvl="4" w:tentative="1">
      <w:start w:val="1"/>
      <w:numFmt w:val="decimal"/>
      <w:pStyle w:val="87"/>
      <w:suff w:val="nothing"/>
      <w:lvlText w:val="%1.%2.%3.%4.%5　"/>
      <w:lvlJc w:val="left"/>
      <w:pPr>
        <w:ind w:left="0" w:firstLine="0"/>
      </w:pPr>
      <w:rPr>
        <w:rFonts w:hint="eastAsia" w:ascii="黑体" w:hAnsi="Times New Roman" w:eastAsia="黑体"/>
        <w:b w:val="0"/>
        <w:i w:val="0"/>
        <w:sz w:val="21"/>
      </w:rPr>
    </w:lvl>
    <w:lvl w:ilvl="5" w:tentative="1">
      <w:start w:val="1"/>
      <w:numFmt w:val="decimal"/>
      <w:suff w:val="nothing"/>
      <w:lvlText w:val="%1.%2.%3.%4.%5.%6　"/>
      <w:lvlJc w:val="left"/>
      <w:pPr>
        <w:ind w:left="0" w:firstLine="0"/>
      </w:pPr>
      <w:rPr>
        <w:rFonts w:hint="eastAsia" w:ascii="黑体" w:hAnsi="Times New Roman" w:eastAsia="黑体"/>
        <w:b w:val="0"/>
        <w:i w:val="0"/>
        <w:sz w:val="21"/>
      </w:rPr>
    </w:lvl>
    <w:lvl w:ilvl="6" w:tentative="1">
      <w:start w:val="1"/>
      <w:numFmt w:val="decimal"/>
      <w:suff w:val="nothing"/>
      <w:lvlText w:val="%1.%2.%3.%4.%5.%6.%7　"/>
      <w:lvlJc w:val="left"/>
      <w:pPr>
        <w:ind w:left="0" w:firstLine="0"/>
      </w:pPr>
      <w:rPr>
        <w:rFonts w:hint="eastAsia" w:ascii="黑体" w:hAnsi="Times New Roman" w:eastAsia="黑体"/>
        <w:b w:val="0"/>
        <w:i w:val="0"/>
        <w:sz w:val="21"/>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726294014">
    <w:nsid w:val="66E527FE"/>
    <w:multiLevelType w:val="multilevel"/>
    <w:tmpl w:val="66E527F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75858174">
    <w:nsid w:val="69D971FE"/>
    <w:multiLevelType w:val="multilevel"/>
    <w:tmpl w:val="69D971F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77553699">
    <w:nsid w:val="69F35123"/>
    <w:multiLevelType w:val="multilevel"/>
    <w:tmpl w:val="69F35123"/>
    <w:lvl w:ilvl="0" w:tentative="1">
      <w:start w:val="0"/>
      <w:numFmt w:val="decimalZero"/>
      <w:lvlText w:val="%1"/>
      <w:lvlJc w:val="left"/>
      <w:pPr>
        <w:ind w:left="420" w:hanging="420"/>
      </w:pPr>
      <w:rPr>
        <w:rFonts w:hint="default" w:ascii="Times New Roman" w:hAnsi="Times New Roman"/>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87962424">
    <w:nsid w:val="6A922438"/>
    <w:multiLevelType w:val="multilevel"/>
    <w:tmpl w:val="6A922438"/>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69299041">
    <w:nsid w:val="6F6B3D61"/>
    <w:multiLevelType w:val="multilevel"/>
    <w:tmpl w:val="6F6B3D61"/>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18591533">
    <w:nsid w:val="725B622D"/>
    <w:multiLevelType w:val="multilevel"/>
    <w:tmpl w:val="725B622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54088484">
    <w:nsid w:val="74790624"/>
    <w:multiLevelType w:val="multilevel"/>
    <w:tmpl w:val="74790624"/>
    <w:lvl w:ilvl="0" w:tentative="1">
      <w:start w:val="1"/>
      <w:numFmt w:val="decimal"/>
      <w:lvlText w:val="%1、"/>
      <w:lvlJc w:val="left"/>
      <w:pPr>
        <w:ind w:left="1155" w:hanging="735"/>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979794314">
    <w:nsid w:val="7601438A"/>
    <w:multiLevelType w:val="multilevel"/>
    <w:tmpl w:val="7601438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89358388">
    <w:nsid w:val="76933334"/>
    <w:multiLevelType w:val="multilevel"/>
    <w:tmpl w:val="76933334"/>
    <w:lvl w:ilvl="0" w:tentative="1">
      <w:start w:val="1"/>
      <w:numFmt w:val="none"/>
      <w:pStyle w:val="90"/>
      <w:lvlText w:val="%1——"/>
      <w:lvlJc w:val="left"/>
      <w:pPr>
        <w:tabs>
          <w:tab w:val="left" w:pos="1140"/>
        </w:tabs>
        <w:ind w:left="8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992101662">
    <w:nsid w:val="76BD0F1E"/>
    <w:multiLevelType w:val="multilevel"/>
    <w:tmpl w:val="76BD0F1E"/>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37657831">
    <w:nsid w:val="797430E7"/>
    <w:multiLevelType w:val="multilevel"/>
    <w:tmpl w:val="797430E7"/>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37808239">
    <w:nsid w:val="79767C6F"/>
    <w:multiLevelType w:val="multilevel"/>
    <w:tmpl w:val="79767C6F"/>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43438367">
    <w:nsid w:val="79CC651F"/>
    <w:multiLevelType w:val="multilevel"/>
    <w:tmpl w:val="79CC651F"/>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35521607">
    <w:nsid w:val="7F497947"/>
    <w:multiLevelType w:val="multilevel"/>
    <w:tmpl w:val="7F497947"/>
    <w:lvl w:ilvl="0" w:tentative="1">
      <w:start w:val="0"/>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231965563"/>
  </w:num>
  <w:num w:numId="2">
    <w:abstractNumId w:val="4294967167"/>
  </w:num>
  <w:num w:numId="3">
    <w:abstractNumId w:val="4294967176"/>
  </w:num>
  <w:num w:numId="4">
    <w:abstractNumId w:val="7"/>
  </w:num>
  <w:num w:numId="5">
    <w:abstractNumId w:val="1125542560"/>
  </w:num>
  <w:num w:numId="6">
    <w:abstractNumId w:val="1827282981"/>
  </w:num>
  <w:num w:numId="7">
    <w:abstractNumId w:val="1328556290"/>
  </w:num>
  <w:num w:numId="8">
    <w:abstractNumId w:val="1702707132"/>
  </w:num>
  <w:num w:numId="9">
    <w:abstractNumId w:val="1182822269"/>
  </w:num>
  <w:num w:numId="10">
    <w:abstractNumId w:val="1989358388"/>
  </w:num>
  <w:num w:numId="11">
    <w:abstractNumId w:val="1666201194"/>
  </w:num>
  <w:num w:numId="12">
    <w:abstractNumId w:val="182675433"/>
  </w:num>
  <w:num w:numId="13">
    <w:abstractNumId w:val="1188179343"/>
  </w:num>
  <w:num w:numId="14">
    <w:abstractNumId w:val="140587981"/>
  </w:num>
  <w:num w:numId="15">
    <w:abstractNumId w:val="1954088484"/>
  </w:num>
  <w:num w:numId="16">
    <w:abstractNumId w:val="1700743109"/>
  </w:num>
  <w:num w:numId="17">
    <w:abstractNumId w:val="922494772"/>
  </w:num>
  <w:num w:numId="18">
    <w:abstractNumId w:val="1566796322"/>
  </w:num>
  <w:num w:numId="19">
    <w:abstractNumId w:val="636496289"/>
  </w:num>
  <w:num w:numId="20">
    <w:abstractNumId w:val="582763764"/>
  </w:num>
  <w:num w:numId="21">
    <w:abstractNumId w:val="503671624"/>
  </w:num>
  <w:num w:numId="22">
    <w:abstractNumId w:val="871915861"/>
  </w:num>
  <w:num w:numId="23">
    <w:abstractNumId w:val="1777553699"/>
  </w:num>
  <w:num w:numId="24">
    <w:abstractNumId w:val="463815531"/>
  </w:num>
  <w:num w:numId="25">
    <w:abstractNumId w:val="719283252"/>
  </w:num>
  <w:num w:numId="26">
    <w:abstractNumId w:val="1979794314"/>
  </w:num>
  <w:num w:numId="27">
    <w:abstractNumId w:val="1555192617"/>
  </w:num>
  <w:num w:numId="28">
    <w:abstractNumId w:val="2037808239"/>
  </w:num>
  <w:num w:numId="29">
    <w:abstractNumId w:val="2135521607"/>
  </w:num>
  <w:num w:numId="30">
    <w:abstractNumId w:val="647127412"/>
  </w:num>
  <w:num w:numId="31">
    <w:abstractNumId w:val="1652976136"/>
  </w:num>
  <w:num w:numId="32">
    <w:abstractNumId w:val="128014694"/>
  </w:num>
  <w:num w:numId="33">
    <w:abstractNumId w:val="1918591533"/>
  </w:num>
  <w:num w:numId="34">
    <w:abstractNumId w:val="414979961"/>
  </w:num>
  <w:num w:numId="35">
    <w:abstractNumId w:val="1992101662"/>
  </w:num>
  <w:num w:numId="36">
    <w:abstractNumId w:val="1347825625"/>
  </w:num>
  <w:num w:numId="37">
    <w:abstractNumId w:val="1726294014"/>
  </w:num>
  <w:num w:numId="38">
    <w:abstractNumId w:val="1295598751"/>
  </w:num>
  <w:num w:numId="39">
    <w:abstractNumId w:val="597520119"/>
  </w:num>
  <w:num w:numId="40">
    <w:abstractNumId w:val="1311057964"/>
  </w:num>
  <w:num w:numId="41">
    <w:abstractNumId w:val="1542936800"/>
  </w:num>
  <w:num w:numId="42">
    <w:abstractNumId w:val="894513140"/>
  </w:num>
  <w:num w:numId="43">
    <w:abstractNumId w:val="1256132934"/>
  </w:num>
  <w:num w:numId="44">
    <w:abstractNumId w:val="412238444"/>
  </w:num>
  <w:num w:numId="45">
    <w:abstractNumId w:val="984697854"/>
  </w:num>
  <w:num w:numId="46">
    <w:abstractNumId w:val="1700738421"/>
  </w:num>
  <w:num w:numId="47">
    <w:abstractNumId w:val="2043438367"/>
  </w:num>
  <w:num w:numId="48">
    <w:abstractNumId w:val="1270551880"/>
  </w:num>
  <w:num w:numId="49">
    <w:abstractNumId w:val="1869299041"/>
  </w:num>
  <w:num w:numId="50">
    <w:abstractNumId w:val="25373366"/>
  </w:num>
  <w:num w:numId="51">
    <w:abstractNumId w:val="1357342558"/>
  </w:num>
  <w:num w:numId="52">
    <w:abstractNumId w:val="1787962424"/>
  </w:num>
  <w:num w:numId="53">
    <w:abstractNumId w:val="776872547"/>
  </w:num>
  <w:num w:numId="54">
    <w:abstractNumId w:val="1664896874"/>
  </w:num>
  <w:num w:numId="55">
    <w:abstractNumId w:val="711687820"/>
  </w:num>
  <w:num w:numId="56">
    <w:abstractNumId w:val="208566979"/>
  </w:num>
  <w:num w:numId="57">
    <w:abstractNumId w:val="842863524"/>
  </w:num>
  <w:num w:numId="58">
    <w:abstractNumId w:val="359598445"/>
  </w:num>
  <w:num w:numId="59">
    <w:abstractNumId w:val="629553183"/>
  </w:num>
  <w:num w:numId="60">
    <w:abstractNumId w:val="353655087"/>
  </w:num>
  <w:num w:numId="61">
    <w:abstractNumId w:val="1642273620"/>
  </w:num>
  <w:num w:numId="62">
    <w:abstractNumId w:val="342976612"/>
  </w:num>
  <w:num w:numId="63">
    <w:abstractNumId w:val="552615321"/>
  </w:num>
  <w:num w:numId="64">
    <w:abstractNumId w:val="767580441"/>
  </w:num>
  <w:num w:numId="65">
    <w:abstractNumId w:val="697704329"/>
  </w:num>
  <w:num w:numId="66">
    <w:abstractNumId w:val="1414468436"/>
  </w:num>
  <w:num w:numId="67">
    <w:abstractNumId w:val="615217476"/>
  </w:num>
  <w:num w:numId="68">
    <w:abstractNumId w:val="2037657831"/>
  </w:num>
  <w:num w:numId="69">
    <w:abstractNumId w:val="1775858174"/>
  </w:num>
  <w:num w:numId="70">
    <w:abstractNumId w:val="1176648926"/>
  </w:num>
  <w:num w:numId="71">
    <w:abstractNumId w:val="676035898"/>
  </w:num>
  <w:num w:numId="72">
    <w:abstractNumId w:val="1067455039"/>
    <w:lvlOverride w:ilvl="0">
      <w:startOverride w:val="1"/>
    </w:lvlOverride>
  </w:num>
  <w:num w:numId="73">
    <w:abstractNumId w:val="1027877061"/>
    <w:lvlOverride w:ilvl="0">
      <w:startOverride w:val="1"/>
    </w:lvlOverride>
  </w:num>
  <w:num w:numId="74">
    <w:abstractNumId w:val="19628072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trackRevisions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E63262"/>
    <w:rsid w:val="000002A4"/>
    <w:rsid w:val="00000AFE"/>
    <w:rsid w:val="00005570"/>
    <w:rsid w:val="000064D7"/>
    <w:rsid w:val="000079A2"/>
    <w:rsid w:val="00010893"/>
    <w:rsid w:val="000127FF"/>
    <w:rsid w:val="00014AD3"/>
    <w:rsid w:val="00014D0C"/>
    <w:rsid w:val="000151BD"/>
    <w:rsid w:val="0002017A"/>
    <w:rsid w:val="0002025D"/>
    <w:rsid w:val="00020EDC"/>
    <w:rsid w:val="00023000"/>
    <w:rsid w:val="00024814"/>
    <w:rsid w:val="00030B7B"/>
    <w:rsid w:val="00030DAD"/>
    <w:rsid w:val="00031233"/>
    <w:rsid w:val="00031E66"/>
    <w:rsid w:val="00033A45"/>
    <w:rsid w:val="00034EBC"/>
    <w:rsid w:val="0003577C"/>
    <w:rsid w:val="00035B31"/>
    <w:rsid w:val="00035E1D"/>
    <w:rsid w:val="00037E84"/>
    <w:rsid w:val="000432BC"/>
    <w:rsid w:val="00043AB2"/>
    <w:rsid w:val="00046408"/>
    <w:rsid w:val="00047F29"/>
    <w:rsid w:val="00051247"/>
    <w:rsid w:val="000542F4"/>
    <w:rsid w:val="00054F68"/>
    <w:rsid w:val="00055845"/>
    <w:rsid w:val="000564CE"/>
    <w:rsid w:val="000569F7"/>
    <w:rsid w:val="00057E28"/>
    <w:rsid w:val="00060250"/>
    <w:rsid w:val="000612F6"/>
    <w:rsid w:val="00061ED9"/>
    <w:rsid w:val="00062FC8"/>
    <w:rsid w:val="000675C0"/>
    <w:rsid w:val="0007016D"/>
    <w:rsid w:val="00070EDF"/>
    <w:rsid w:val="0007341C"/>
    <w:rsid w:val="00074DE9"/>
    <w:rsid w:val="000754F8"/>
    <w:rsid w:val="00076249"/>
    <w:rsid w:val="00076D8C"/>
    <w:rsid w:val="00082902"/>
    <w:rsid w:val="00084146"/>
    <w:rsid w:val="0008486E"/>
    <w:rsid w:val="00086FDF"/>
    <w:rsid w:val="00087510"/>
    <w:rsid w:val="00090EB9"/>
    <w:rsid w:val="00094EA4"/>
    <w:rsid w:val="000A1131"/>
    <w:rsid w:val="000A469A"/>
    <w:rsid w:val="000B1E11"/>
    <w:rsid w:val="000B2BA5"/>
    <w:rsid w:val="000B37FA"/>
    <w:rsid w:val="000B51E4"/>
    <w:rsid w:val="000C075E"/>
    <w:rsid w:val="000C140E"/>
    <w:rsid w:val="000C2C9C"/>
    <w:rsid w:val="000C2D23"/>
    <w:rsid w:val="000C32D0"/>
    <w:rsid w:val="000C5DFA"/>
    <w:rsid w:val="000C5F9E"/>
    <w:rsid w:val="000D02D4"/>
    <w:rsid w:val="000D1376"/>
    <w:rsid w:val="000D3085"/>
    <w:rsid w:val="000D45F1"/>
    <w:rsid w:val="000D666E"/>
    <w:rsid w:val="000D688B"/>
    <w:rsid w:val="000E1280"/>
    <w:rsid w:val="000E182E"/>
    <w:rsid w:val="000E72DA"/>
    <w:rsid w:val="000F07FC"/>
    <w:rsid w:val="000F32E7"/>
    <w:rsid w:val="000F39D3"/>
    <w:rsid w:val="000F569C"/>
    <w:rsid w:val="0010184F"/>
    <w:rsid w:val="00101C72"/>
    <w:rsid w:val="00103C53"/>
    <w:rsid w:val="0010438F"/>
    <w:rsid w:val="00104F70"/>
    <w:rsid w:val="0010519F"/>
    <w:rsid w:val="00110175"/>
    <w:rsid w:val="0011017F"/>
    <w:rsid w:val="00117006"/>
    <w:rsid w:val="001226FD"/>
    <w:rsid w:val="00123F49"/>
    <w:rsid w:val="001263CE"/>
    <w:rsid w:val="0012651E"/>
    <w:rsid w:val="001266C6"/>
    <w:rsid w:val="0012784B"/>
    <w:rsid w:val="0013437C"/>
    <w:rsid w:val="00135B43"/>
    <w:rsid w:val="00135D1D"/>
    <w:rsid w:val="00136E2D"/>
    <w:rsid w:val="00140FAB"/>
    <w:rsid w:val="001415F5"/>
    <w:rsid w:val="00143779"/>
    <w:rsid w:val="00146696"/>
    <w:rsid w:val="001469DC"/>
    <w:rsid w:val="00146FE4"/>
    <w:rsid w:val="00151EB1"/>
    <w:rsid w:val="00152357"/>
    <w:rsid w:val="0015410B"/>
    <w:rsid w:val="00154FB8"/>
    <w:rsid w:val="001550FD"/>
    <w:rsid w:val="00157CAF"/>
    <w:rsid w:val="00164171"/>
    <w:rsid w:val="00164BAF"/>
    <w:rsid w:val="00165B2C"/>
    <w:rsid w:val="00170566"/>
    <w:rsid w:val="0017120C"/>
    <w:rsid w:val="001729F0"/>
    <w:rsid w:val="00175690"/>
    <w:rsid w:val="00175F81"/>
    <w:rsid w:val="00176F68"/>
    <w:rsid w:val="001770B5"/>
    <w:rsid w:val="001772E0"/>
    <w:rsid w:val="00177B2B"/>
    <w:rsid w:val="00177E64"/>
    <w:rsid w:val="00177F5C"/>
    <w:rsid w:val="001802ED"/>
    <w:rsid w:val="00181465"/>
    <w:rsid w:val="00181805"/>
    <w:rsid w:val="001823CD"/>
    <w:rsid w:val="001834D0"/>
    <w:rsid w:val="00184115"/>
    <w:rsid w:val="0018414F"/>
    <w:rsid w:val="00185EE4"/>
    <w:rsid w:val="001872B2"/>
    <w:rsid w:val="00191555"/>
    <w:rsid w:val="00193073"/>
    <w:rsid w:val="001966F6"/>
    <w:rsid w:val="001A0594"/>
    <w:rsid w:val="001A2CF6"/>
    <w:rsid w:val="001A4E97"/>
    <w:rsid w:val="001A5EF7"/>
    <w:rsid w:val="001B16E5"/>
    <w:rsid w:val="001B2C9A"/>
    <w:rsid w:val="001B3B1D"/>
    <w:rsid w:val="001B6A9A"/>
    <w:rsid w:val="001C0E24"/>
    <w:rsid w:val="001C19AF"/>
    <w:rsid w:val="001C62F7"/>
    <w:rsid w:val="001E3319"/>
    <w:rsid w:val="001E3701"/>
    <w:rsid w:val="001E4CD3"/>
    <w:rsid w:val="001F304D"/>
    <w:rsid w:val="001F50B2"/>
    <w:rsid w:val="001F6F4E"/>
    <w:rsid w:val="00201881"/>
    <w:rsid w:val="00201BE9"/>
    <w:rsid w:val="00202C9E"/>
    <w:rsid w:val="0020485F"/>
    <w:rsid w:val="00204A34"/>
    <w:rsid w:val="00206D17"/>
    <w:rsid w:val="00210A04"/>
    <w:rsid w:val="00210BA2"/>
    <w:rsid w:val="002124B6"/>
    <w:rsid w:val="00214CD8"/>
    <w:rsid w:val="00216452"/>
    <w:rsid w:val="00216E18"/>
    <w:rsid w:val="00217DAE"/>
    <w:rsid w:val="00226F85"/>
    <w:rsid w:val="0023039C"/>
    <w:rsid w:val="002314B9"/>
    <w:rsid w:val="00231E2A"/>
    <w:rsid w:val="00234C58"/>
    <w:rsid w:val="002370F1"/>
    <w:rsid w:val="00237A25"/>
    <w:rsid w:val="00244FD9"/>
    <w:rsid w:val="00256C10"/>
    <w:rsid w:val="00260381"/>
    <w:rsid w:val="002613F2"/>
    <w:rsid w:val="00261BD8"/>
    <w:rsid w:val="0026296C"/>
    <w:rsid w:val="002640F1"/>
    <w:rsid w:val="002641EB"/>
    <w:rsid w:val="00267E4D"/>
    <w:rsid w:val="00270138"/>
    <w:rsid w:val="002742E8"/>
    <w:rsid w:val="00275075"/>
    <w:rsid w:val="0027659A"/>
    <w:rsid w:val="0028150E"/>
    <w:rsid w:val="002831F9"/>
    <w:rsid w:val="00283516"/>
    <w:rsid w:val="00283D37"/>
    <w:rsid w:val="00286687"/>
    <w:rsid w:val="002954AF"/>
    <w:rsid w:val="00295E2F"/>
    <w:rsid w:val="00297121"/>
    <w:rsid w:val="002A0DB2"/>
    <w:rsid w:val="002A1147"/>
    <w:rsid w:val="002B0723"/>
    <w:rsid w:val="002B314D"/>
    <w:rsid w:val="002B4964"/>
    <w:rsid w:val="002B5EB9"/>
    <w:rsid w:val="002B6646"/>
    <w:rsid w:val="002B7BC3"/>
    <w:rsid w:val="002D09D5"/>
    <w:rsid w:val="002D1676"/>
    <w:rsid w:val="002D281D"/>
    <w:rsid w:val="002D3E97"/>
    <w:rsid w:val="002D423C"/>
    <w:rsid w:val="002D4D95"/>
    <w:rsid w:val="002D503D"/>
    <w:rsid w:val="002D596A"/>
    <w:rsid w:val="002D6756"/>
    <w:rsid w:val="002D71F7"/>
    <w:rsid w:val="002D7B43"/>
    <w:rsid w:val="002E1DB9"/>
    <w:rsid w:val="002E1DE6"/>
    <w:rsid w:val="002E38DE"/>
    <w:rsid w:val="002E4873"/>
    <w:rsid w:val="002E5517"/>
    <w:rsid w:val="002E5DF5"/>
    <w:rsid w:val="002E6360"/>
    <w:rsid w:val="002F1CB7"/>
    <w:rsid w:val="002F3B93"/>
    <w:rsid w:val="002F3D36"/>
    <w:rsid w:val="002F6D1D"/>
    <w:rsid w:val="00301BF4"/>
    <w:rsid w:val="003025D3"/>
    <w:rsid w:val="00303E79"/>
    <w:rsid w:val="00304472"/>
    <w:rsid w:val="003046A5"/>
    <w:rsid w:val="0030526B"/>
    <w:rsid w:val="003055E3"/>
    <w:rsid w:val="003068E0"/>
    <w:rsid w:val="00312ACE"/>
    <w:rsid w:val="00313098"/>
    <w:rsid w:val="00314B41"/>
    <w:rsid w:val="00316A5B"/>
    <w:rsid w:val="00317201"/>
    <w:rsid w:val="00324857"/>
    <w:rsid w:val="003249EC"/>
    <w:rsid w:val="00326E0E"/>
    <w:rsid w:val="003273B7"/>
    <w:rsid w:val="0033035D"/>
    <w:rsid w:val="00332F2E"/>
    <w:rsid w:val="00333171"/>
    <w:rsid w:val="003404A0"/>
    <w:rsid w:val="0034452E"/>
    <w:rsid w:val="0035230F"/>
    <w:rsid w:val="00354722"/>
    <w:rsid w:val="00354A7F"/>
    <w:rsid w:val="00355581"/>
    <w:rsid w:val="003630ED"/>
    <w:rsid w:val="00364F20"/>
    <w:rsid w:val="00365242"/>
    <w:rsid w:val="00365244"/>
    <w:rsid w:val="00365570"/>
    <w:rsid w:val="00370350"/>
    <w:rsid w:val="0037190B"/>
    <w:rsid w:val="00373F66"/>
    <w:rsid w:val="003759A7"/>
    <w:rsid w:val="00381506"/>
    <w:rsid w:val="003820D2"/>
    <w:rsid w:val="0038231F"/>
    <w:rsid w:val="00384240"/>
    <w:rsid w:val="0038442D"/>
    <w:rsid w:val="00387449"/>
    <w:rsid w:val="0038795E"/>
    <w:rsid w:val="00390BAD"/>
    <w:rsid w:val="00393AB5"/>
    <w:rsid w:val="00393D17"/>
    <w:rsid w:val="003942C5"/>
    <w:rsid w:val="00394FF9"/>
    <w:rsid w:val="0039543C"/>
    <w:rsid w:val="00395A1D"/>
    <w:rsid w:val="00395F26"/>
    <w:rsid w:val="00396F1F"/>
    <w:rsid w:val="003A027C"/>
    <w:rsid w:val="003A08D8"/>
    <w:rsid w:val="003A2B4F"/>
    <w:rsid w:val="003A76E7"/>
    <w:rsid w:val="003B045E"/>
    <w:rsid w:val="003B0F5A"/>
    <w:rsid w:val="003B2B0E"/>
    <w:rsid w:val="003B3447"/>
    <w:rsid w:val="003B3576"/>
    <w:rsid w:val="003B43C4"/>
    <w:rsid w:val="003B5F85"/>
    <w:rsid w:val="003B668B"/>
    <w:rsid w:val="003B6A9D"/>
    <w:rsid w:val="003B76B1"/>
    <w:rsid w:val="003C02C7"/>
    <w:rsid w:val="003C19BD"/>
    <w:rsid w:val="003C5068"/>
    <w:rsid w:val="003C752E"/>
    <w:rsid w:val="003D0E2D"/>
    <w:rsid w:val="003D1E26"/>
    <w:rsid w:val="003D3086"/>
    <w:rsid w:val="003D546F"/>
    <w:rsid w:val="003D5842"/>
    <w:rsid w:val="003D615C"/>
    <w:rsid w:val="003E09B9"/>
    <w:rsid w:val="003E2AD5"/>
    <w:rsid w:val="003E4995"/>
    <w:rsid w:val="003E54B3"/>
    <w:rsid w:val="003E65FF"/>
    <w:rsid w:val="003E7AF7"/>
    <w:rsid w:val="003F271B"/>
    <w:rsid w:val="003F2922"/>
    <w:rsid w:val="00403F69"/>
    <w:rsid w:val="0040731A"/>
    <w:rsid w:val="004106D2"/>
    <w:rsid w:val="004130AB"/>
    <w:rsid w:val="00417895"/>
    <w:rsid w:val="004227EE"/>
    <w:rsid w:val="004228BC"/>
    <w:rsid w:val="00423EEE"/>
    <w:rsid w:val="004243DC"/>
    <w:rsid w:val="00427F0D"/>
    <w:rsid w:val="00430772"/>
    <w:rsid w:val="004324D3"/>
    <w:rsid w:val="00434971"/>
    <w:rsid w:val="00441635"/>
    <w:rsid w:val="00443FD6"/>
    <w:rsid w:val="00444C45"/>
    <w:rsid w:val="0044507B"/>
    <w:rsid w:val="004451F1"/>
    <w:rsid w:val="00445ACA"/>
    <w:rsid w:val="004500CD"/>
    <w:rsid w:val="00450832"/>
    <w:rsid w:val="0045561E"/>
    <w:rsid w:val="00456A3B"/>
    <w:rsid w:val="004603EA"/>
    <w:rsid w:val="00461BBA"/>
    <w:rsid w:val="004622A0"/>
    <w:rsid w:val="00462F43"/>
    <w:rsid w:val="00463178"/>
    <w:rsid w:val="00465C43"/>
    <w:rsid w:val="00466824"/>
    <w:rsid w:val="0046790F"/>
    <w:rsid w:val="00471ADA"/>
    <w:rsid w:val="00471AF4"/>
    <w:rsid w:val="00472172"/>
    <w:rsid w:val="004728C7"/>
    <w:rsid w:val="004731C3"/>
    <w:rsid w:val="00474976"/>
    <w:rsid w:val="00474D7C"/>
    <w:rsid w:val="00477353"/>
    <w:rsid w:val="00480DD2"/>
    <w:rsid w:val="00484B4F"/>
    <w:rsid w:val="00487050"/>
    <w:rsid w:val="00490BFC"/>
    <w:rsid w:val="00494203"/>
    <w:rsid w:val="00495F32"/>
    <w:rsid w:val="004A0267"/>
    <w:rsid w:val="004A30C5"/>
    <w:rsid w:val="004A3F7F"/>
    <w:rsid w:val="004A442D"/>
    <w:rsid w:val="004A5F4C"/>
    <w:rsid w:val="004A7CFD"/>
    <w:rsid w:val="004B139A"/>
    <w:rsid w:val="004B2F56"/>
    <w:rsid w:val="004B31EC"/>
    <w:rsid w:val="004B3963"/>
    <w:rsid w:val="004B67AF"/>
    <w:rsid w:val="004B6F80"/>
    <w:rsid w:val="004C39CA"/>
    <w:rsid w:val="004C6080"/>
    <w:rsid w:val="004C69E6"/>
    <w:rsid w:val="004C738B"/>
    <w:rsid w:val="004D1E64"/>
    <w:rsid w:val="004D2BF5"/>
    <w:rsid w:val="004D2F27"/>
    <w:rsid w:val="004D3614"/>
    <w:rsid w:val="004D550A"/>
    <w:rsid w:val="004D65E8"/>
    <w:rsid w:val="004D7F56"/>
    <w:rsid w:val="004E0A87"/>
    <w:rsid w:val="004E0B3A"/>
    <w:rsid w:val="004E317F"/>
    <w:rsid w:val="004E5407"/>
    <w:rsid w:val="004E581D"/>
    <w:rsid w:val="004F46AB"/>
    <w:rsid w:val="004F5354"/>
    <w:rsid w:val="004F656C"/>
    <w:rsid w:val="0050066F"/>
    <w:rsid w:val="00501FE0"/>
    <w:rsid w:val="005072A3"/>
    <w:rsid w:val="00510964"/>
    <w:rsid w:val="00512606"/>
    <w:rsid w:val="00515848"/>
    <w:rsid w:val="005205D8"/>
    <w:rsid w:val="00520A9B"/>
    <w:rsid w:val="005237BF"/>
    <w:rsid w:val="00526681"/>
    <w:rsid w:val="0053130D"/>
    <w:rsid w:val="0053237B"/>
    <w:rsid w:val="005336BD"/>
    <w:rsid w:val="0053491A"/>
    <w:rsid w:val="00535FCC"/>
    <w:rsid w:val="005362B2"/>
    <w:rsid w:val="00537AE5"/>
    <w:rsid w:val="00537AF2"/>
    <w:rsid w:val="00540AEC"/>
    <w:rsid w:val="0054241B"/>
    <w:rsid w:val="00543E3A"/>
    <w:rsid w:val="005442C1"/>
    <w:rsid w:val="00544D44"/>
    <w:rsid w:val="00546EF2"/>
    <w:rsid w:val="00547423"/>
    <w:rsid w:val="00547427"/>
    <w:rsid w:val="00547519"/>
    <w:rsid w:val="005527A3"/>
    <w:rsid w:val="0055619A"/>
    <w:rsid w:val="005605E6"/>
    <w:rsid w:val="005617B2"/>
    <w:rsid w:val="00563387"/>
    <w:rsid w:val="005655BB"/>
    <w:rsid w:val="00571D5A"/>
    <w:rsid w:val="0057203A"/>
    <w:rsid w:val="005737F1"/>
    <w:rsid w:val="00573C8C"/>
    <w:rsid w:val="0057659D"/>
    <w:rsid w:val="00577BD3"/>
    <w:rsid w:val="00582270"/>
    <w:rsid w:val="0058450C"/>
    <w:rsid w:val="00584FD6"/>
    <w:rsid w:val="0058539D"/>
    <w:rsid w:val="005865C2"/>
    <w:rsid w:val="005873DB"/>
    <w:rsid w:val="00590831"/>
    <w:rsid w:val="00592056"/>
    <w:rsid w:val="005926AD"/>
    <w:rsid w:val="00595410"/>
    <w:rsid w:val="005A30A8"/>
    <w:rsid w:val="005A39F7"/>
    <w:rsid w:val="005A4E5F"/>
    <w:rsid w:val="005A5B4F"/>
    <w:rsid w:val="005A6CBA"/>
    <w:rsid w:val="005A7149"/>
    <w:rsid w:val="005A7ACA"/>
    <w:rsid w:val="005B1993"/>
    <w:rsid w:val="005B335B"/>
    <w:rsid w:val="005B6F5C"/>
    <w:rsid w:val="005C053C"/>
    <w:rsid w:val="005C14E2"/>
    <w:rsid w:val="005C320B"/>
    <w:rsid w:val="005C69B1"/>
    <w:rsid w:val="005C757D"/>
    <w:rsid w:val="005D1694"/>
    <w:rsid w:val="005D6E8F"/>
    <w:rsid w:val="005D76FC"/>
    <w:rsid w:val="005E43FC"/>
    <w:rsid w:val="005E608C"/>
    <w:rsid w:val="005F003D"/>
    <w:rsid w:val="005F00F3"/>
    <w:rsid w:val="005F43F4"/>
    <w:rsid w:val="005F4988"/>
    <w:rsid w:val="005F595C"/>
    <w:rsid w:val="005F5BEC"/>
    <w:rsid w:val="005F5C4C"/>
    <w:rsid w:val="005F5D30"/>
    <w:rsid w:val="005F673D"/>
    <w:rsid w:val="005F690F"/>
    <w:rsid w:val="005F7949"/>
    <w:rsid w:val="0060159D"/>
    <w:rsid w:val="0060250A"/>
    <w:rsid w:val="0060526A"/>
    <w:rsid w:val="0061087B"/>
    <w:rsid w:val="00610B94"/>
    <w:rsid w:val="00610EF8"/>
    <w:rsid w:val="00611237"/>
    <w:rsid w:val="006112AC"/>
    <w:rsid w:val="00611574"/>
    <w:rsid w:val="00612708"/>
    <w:rsid w:val="00612A93"/>
    <w:rsid w:val="00612B86"/>
    <w:rsid w:val="00617911"/>
    <w:rsid w:val="00621245"/>
    <w:rsid w:val="006237D0"/>
    <w:rsid w:val="00624B26"/>
    <w:rsid w:val="00632674"/>
    <w:rsid w:val="00634EEA"/>
    <w:rsid w:val="006450F9"/>
    <w:rsid w:val="0064515F"/>
    <w:rsid w:val="006464E7"/>
    <w:rsid w:val="00646F88"/>
    <w:rsid w:val="006479F4"/>
    <w:rsid w:val="00652CE2"/>
    <w:rsid w:val="006550D1"/>
    <w:rsid w:val="00656398"/>
    <w:rsid w:val="00656734"/>
    <w:rsid w:val="00660939"/>
    <w:rsid w:val="006671D4"/>
    <w:rsid w:val="006704A5"/>
    <w:rsid w:val="00671033"/>
    <w:rsid w:val="006748FA"/>
    <w:rsid w:val="00680711"/>
    <w:rsid w:val="006810CE"/>
    <w:rsid w:val="00683834"/>
    <w:rsid w:val="00685E39"/>
    <w:rsid w:val="00687FE9"/>
    <w:rsid w:val="00693AE2"/>
    <w:rsid w:val="00693C05"/>
    <w:rsid w:val="00697E8C"/>
    <w:rsid w:val="006A0855"/>
    <w:rsid w:val="006A227F"/>
    <w:rsid w:val="006A44A2"/>
    <w:rsid w:val="006A4F1D"/>
    <w:rsid w:val="006A5E8D"/>
    <w:rsid w:val="006A78A1"/>
    <w:rsid w:val="006B0096"/>
    <w:rsid w:val="006B3715"/>
    <w:rsid w:val="006B3DC2"/>
    <w:rsid w:val="006B49B1"/>
    <w:rsid w:val="006B4E67"/>
    <w:rsid w:val="006C1377"/>
    <w:rsid w:val="006C146E"/>
    <w:rsid w:val="006C2033"/>
    <w:rsid w:val="006C33D4"/>
    <w:rsid w:val="006C6E39"/>
    <w:rsid w:val="006C6F5A"/>
    <w:rsid w:val="006C77E8"/>
    <w:rsid w:val="006C7CAD"/>
    <w:rsid w:val="006D3658"/>
    <w:rsid w:val="006D4A7D"/>
    <w:rsid w:val="006D50AD"/>
    <w:rsid w:val="006D52DD"/>
    <w:rsid w:val="006D55A7"/>
    <w:rsid w:val="006D716A"/>
    <w:rsid w:val="006E2FD6"/>
    <w:rsid w:val="006E4003"/>
    <w:rsid w:val="006E4F8A"/>
    <w:rsid w:val="006E538B"/>
    <w:rsid w:val="006F12AD"/>
    <w:rsid w:val="006F1ADB"/>
    <w:rsid w:val="006F23EC"/>
    <w:rsid w:val="006F57B4"/>
    <w:rsid w:val="006F7325"/>
    <w:rsid w:val="00701C69"/>
    <w:rsid w:val="00705136"/>
    <w:rsid w:val="00705D5D"/>
    <w:rsid w:val="00707152"/>
    <w:rsid w:val="007102C0"/>
    <w:rsid w:val="00711DEA"/>
    <w:rsid w:val="0071478C"/>
    <w:rsid w:val="00714A44"/>
    <w:rsid w:val="00716209"/>
    <w:rsid w:val="007200B4"/>
    <w:rsid w:val="0072103D"/>
    <w:rsid w:val="00721ABF"/>
    <w:rsid w:val="00724EE7"/>
    <w:rsid w:val="0072571A"/>
    <w:rsid w:val="0073085C"/>
    <w:rsid w:val="0073210F"/>
    <w:rsid w:val="00732879"/>
    <w:rsid w:val="00732E21"/>
    <w:rsid w:val="00736C8C"/>
    <w:rsid w:val="00737284"/>
    <w:rsid w:val="00740C27"/>
    <w:rsid w:val="0074189C"/>
    <w:rsid w:val="00743B2A"/>
    <w:rsid w:val="007518FD"/>
    <w:rsid w:val="00756794"/>
    <w:rsid w:val="00760398"/>
    <w:rsid w:val="00760F1C"/>
    <w:rsid w:val="007611D0"/>
    <w:rsid w:val="007630C9"/>
    <w:rsid w:val="00766323"/>
    <w:rsid w:val="00766D27"/>
    <w:rsid w:val="00767B96"/>
    <w:rsid w:val="00773504"/>
    <w:rsid w:val="0077480D"/>
    <w:rsid w:val="00774860"/>
    <w:rsid w:val="00774D46"/>
    <w:rsid w:val="00775BDF"/>
    <w:rsid w:val="007812B9"/>
    <w:rsid w:val="007815F6"/>
    <w:rsid w:val="0078280B"/>
    <w:rsid w:val="00784B80"/>
    <w:rsid w:val="007919EB"/>
    <w:rsid w:val="00794CA6"/>
    <w:rsid w:val="0079540B"/>
    <w:rsid w:val="00797D2A"/>
    <w:rsid w:val="007A095A"/>
    <w:rsid w:val="007A19B5"/>
    <w:rsid w:val="007A1BB9"/>
    <w:rsid w:val="007A769F"/>
    <w:rsid w:val="007B09D8"/>
    <w:rsid w:val="007B39EB"/>
    <w:rsid w:val="007B4E49"/>
    <w:rsid w:val="007B6CFA"/>
    <w:rsid w:val="007C1E38"/>
    <w:rsid w:val="007C3353"/>
    <w:rsid w:val="007C406B"/>
    <w:rsid w:val="007C50EA"/>
    <w:rsid w:val="007D3414"/>
    <w:rsid w:val="007D40EA"/>
    <w:rsid w:val="007D5EC4"/>
    <w:rsid w:val="007D7D81"/>
    <w:rsid w:val="007E19E9"/>
    <w:rsid w:val="007E2A8A"/>
    <w:rsid w:val="007E427E"/>
    <w:rsid w:val="007E47A0"/>
    <w:rsid w:val="007E5BEF"/>
    <w:rsid w:val="007E60FB"/>
    <w:rsid w:val="007E66CE"/>
    <w:rsid w:val="007E734C"/>
    <w:rsid w:val="007F039F"/>
    <w:rsid w:val="007F1A6C"/>
    <w:rsid w:val="007F5B3A"/>
    <w:rsid w:val="007F65AA"/>
    <w:rsid w:val="008013C5"/>
    <w:rsid w:val="00801974"/>
    <w:rsid w:val="00802138"/>
    <w:rsid w:val="00802572"/>
    <w:rsid w:val="00805C03"/>
    <w:rsid w:val="00805E91"/>
    <w:rsid w:val="008119AE"/>
    <w:rsid w:val="008171CE"/>
    <w:rsid w:val="00817818"/>
    <w:rsid w:val="00820280"/>
    <w:rsid w:val="00820CA6"/>
    <w:rsid w:val="00821410"/>
    <w:rsid w:val="00824DCA"/>
    <w:rsid w:val="00826D47"/>
    <w:rsid w:val="008279CF"/>
    <w:rsid w:val="00827D43"/>
    <w:rsid w:val="00832CFF"/>
    <w:rsid w:val="008352CD"/>
    <w:rsid w:val="008369DA"/>
    <w:rsid w:val="0083712F"/>
    <w:rsid w:val="008379A8"/>
    <w:rsid w:val="00841BD5"/>
    <w:rsid w:val="00842485"/>
    <w:rsid w:val="0085046D"/>
    <w:rsid w:val="00850F6F"/>
    <w:rsid w:val="00852FEE"/>
    <w:rsid w:val="0085341C"/>
    <w:rsid w:val="008654D5"/>
    <w:rsid w:val="0086635C"/>
    <w:rsid w:val="008713E9"/>
    <w:rsid w:val="0087394A"/>
    <w:rsid w:val="00875834"/>
    <w:rsid w:val="00876084"/>
    <w:rsid w:val="00877198"/>
    <w:rsid w:val="008778A9"/>
    <w:rsid w:val="00880F99"/>
    <w:rsid w:val="008817E5"/>
    <w:rsid w:val="00883003"/>
    <w:rsid w:val="00885A54"/>
    <w:rsid w:val="00890A5B"/>
    <w:rsid w:val="008939CE"/>
    <w:rsid w:val="0089448C"/>
    <w:rsid w:val="00894B5C"/>
    <w:rsid w:val="0089577C"/>
    <w:rsid w:val="008963D8"/>
    <w:rsid w:val="00897603"/>
    <w:rsid w:val="008979AF"/>
    <w:rsid w:val="008A1B3A"/>
    <w:rsid w:val="008A362A"/>
    <w:rsid w:val="008A4696"/>
    <w:rsid w:val="008A6BEC"/>
    <w:rsid w:val="008A74AB"/>
    <w:rsid w:val="008A760E"/>
    <w:rsid w:val="008A7CFF"/>
    <w:rsid w:val="008A7DDB"/>
    <w:rsid w:val="008B1629"/>
    <w:rsid w:val="008B266C"/>
    <w:rsid w:val="008B2EBC"/>
    <w:rsid w:val="008B39F8"/>
    <w:rsid w:val="008B6A84"/>
    <w:rsid w:val="008B7554"/>
    <w:rsid w:val="008B7D29"/>
    <w:rsid w:val="008C51FB"/>
    <w:rsid w:val="008C56D0"/>
    <w:rsid w:val="008C5C35"/>
    <w:rsid w:val="008C6036"/>
    <w:rsid w:val="008D16E3"/>
    <w:rsid w:val="008D3002"/>
    <w:rsid w:val="008D3245"/>
    <w:rsid w:val="008D41CB"/>
    <w:rsid w:val="008E124B"/>
    <w:rsid w:val="008E2D80"/>
    <w:rsid w:val="008E301F"/>
    <w:rsid w:val="008E51B5"/>
    <w:rsid w:val="008E63DF"/>
    <w:rsid w:val="008F0E24"/>
    <w:rsid w:val="008F2F5C"/>
    <w:rsid w:val="008F39F6"/>
    <w:rsid w:val="008F3C6F"/>
    <w:rsid w:val="008F42CE"/>
    <w:rsid w:val="00901A7E"/>
    <w:rsid w:val="00902650"/>
    <w:rsid w:val="009028E9"/>
    <w:rsid w:val="009034C4"/>
    <w:rsid w:val="0090557F"/>
    <w:rsid w:val="00905877"/>
    <w:rsid w:val="00907899"/>
    <w:rsid w:val="009108C7"/>
    <w:rsid w:val="009123F6"/>
    <w:rsid w:val="00917E42"/>
    <w:rsid w:val="009205CD"/>
    <w:rsid w:val="00925894"/>
    <w:rsid w:val="00926C5B"/>
    <w:rsid w:val="00930FCE"/>
    <w:rsid w:val="00933C02"/>
    <w:rsid w:val="00935BFE"/>
    <w:rsid w:val="0093687D"/>
    <w:rsid w:val="0094391E"/>
    <w:rsid w:val="00943F47"/>
    <w:rsid w:val="009449D6"/>
    <w:rsid w:val="009513DA"/>
    <w:rsid w:val="0095231E"/>
    <w:rsid w:val="00952B78"/>
    <w:rsid w:val="00955D93"/>
    <w:rsid w:val="00956B92"/>
    <w:rsid w:val="00956D39"/>
    <w:rsid w:val="00961A4B"/>
    <w:rsid w:val="009627BB"/>
    <w:rsid w:val="00962A62"/>
    <w:rsid w:val="00966A8E"/>
    <w:rsid w:val="00967968"/>
    <w:rsid w:val="00973555"/>
    <w:rsid w:val="00974283"/>
    <w:rsid w:val="00977989"/>
    <w:rsid w:val="00977E5F"/>
    <w:rsid w:val="00981CA9"/>
    <w:rsid w:val="009844EF"/>
    <w:rsid w:val="0098486E"/>
    <w:rsid w:val="009876B1"/>
    <w:rsid w:val="00991DC1"/>
    <w:rsid w:val="009936BC"/>
    <w:rsid w:val="0099385D"/>
    <w:rsid w:val="00994BCF"/>
    <w:rsid w:val="009A1A28"/>
    <w:rsid w:val="009A42D6"/>
    <w:rsid w:val="009A62DD"/>
    <w:rsid w:val="009A686B"/>
    <w:rsid w:val="009B1507"/>
    <w:rsid w:val="009B1B5D"/>
    <w:rsid w:val="009B2A75"/>
    <w:rsid w:val="009B440B"/>
    <w:rsid w:val="009B72F7"/>
    <w:rsid w:val="009C077D"/>
    <w:rsid w:val="009C1007"/>
    <w:rsid w:val="009C48B8"/>
    <w:rsid w:val="009D0120"/>
    <w:rsid w:val="009D29CB"/>
    <w:rsid w:val="009D2FDB"/>
    <w:rsid w:val="009D3E93"/>
    <w:rsid w:val="009D3EC5"/>
    <w:rsid w:val="009D564D"/>
    <w:rsid w:val="009D661C"/>
    <w:rsid w:val="009D6C19"/>
    <w:rsid w:val="009E05A4"/>
    <w:rsid w:val="009E1AEC"/>
    <w:rsid w:val="009E26FF"/>
    <w:rsid w:val="009E285C"/>
    <w:rsid w:val="009E30B5"/>
    <w:rsid w:val="009E5D89"/>
    <w:rsid w:val="009F13F5"/>
    <w:rsid w:val="009F1C89"/>
    <w:rsid w:val="009F36F0"/>
    <w:rsid w:val="009F3E8A"/>
    <w:rsid w:val="009F4BB8"/>
    <w:rsid w:val="009F66A9"/>
    <w:rsid w:val="009F7F38"/>
    <w:rsid w:val="00A048AC"/>
    <w:rsid w:val="00A05905"/>
    <w:rsid w:val="00A06153"/>
    <w:rsid w:val="00A062C5"/>
    <w:rsid w:val="00A071E5"/>
    <w:rsid w:val="00A108E7"/>
    <w:rsid w:val="00A117ED"/>
    <w:rsid w:val="00A15092"/>
    <w:rsid w:val="00A2439C"/>
    <w:rsid w:val="00A273BB"/>
    <w:rsid w:val="00A314E8"/>
    <w:rsid w:val="00A32360"/>
    <w:rsid w:val="00A3314B"/>
    <w:rsid w:val="00A33793"/>
    <w:rsid w:val="00A338D5"/>
    <w:rsid w:val="00A347BA"/>
    <w:rsid w:val="00A35BC2"/>
    <w:rsid w:val="00A367F1"/>
    <w:rsid w:val="00A36BB4"/>
    <w:rsid w:val="00A4274E"/>
    <w:rsid w:val="00A42891"/>
    <w:rsid w:val="00A43811"/>
    <w:rsid w:val="00A43BE5"/>
    <w:rsid w:val="00A44789"/>
    <w:rsid w:val="00A46AFE"/>
    <w:rsid w:val="00A47BEE"/>
    <w:rsid w:val="00A5405E"/>
    <w:rsid w:val="00A54431"/>
    <w:rsid w:val="00A55B66"/>
    <w:rsid w:val="00A615BC"/>
    <w:rsid w:val="00A61E16"/>
    <w:rsid w:val="00A61E8C"/>
    <w:rsid w:val="00A63385"/>
    <w:rsid w:val="00A6395C"/>
    <w:rsid w:val="00A65389"/>
    <w:rsid w:val="00A65B7C"/>
    <w:rsid w:val="00A71252"/>
    <w:rsid w:val="00A7658D"/>
    <w:rsid w:val="00A7691E"/>
    <w:rsid w:val="00A7696A"/>
    <w:rsid w:val="00A76A12"/>
    <w:rsid w:val="00A830AC"/>
    <w:rsid w:val="00A83293"/>
    <w:rsid w:val="00A8399F"/>
    <w:rsid w:val="00A83E0F"/>
    <w:rsid w:val="00A85AF0"/>
    <w:rsid w:val="00A87B50"/>
    <w:rsid w:val="00A90257"/>
    <w:rsid w:val="00A93C76"/>
    <w:rsid w:val="00A94251"/>
    <w:rsid w:val="00A94D1F"/>
    <w:rsid w:val="00A964D0"/>
    <w:rsid w:val="00A97E96"/>
    <w:rsid w:val="00AA4F8E"/>
    <w:rsid w:val="00AA7219"/>
    <w:rsid w:val="00AA75E0"/>
    <w:rsid w:val="00AB3BC9"/>
    <w:rsid w:val="00AB5068"/>
    <w:rsid w:val="00AB63DA"/>
    <w:rsid w:val="00AB7166"/>
    <w:rsid w:val="00AC2264"/>
    <w:rsid w:val="00AC2B28"/>
    <w:rsid w:val="00AC4229"/>
    <w:rsid w:val="00AC4836"/>
    <w:rsid w:val="00AC66AD"/>
    <w:rsid w:val="00AC7FBB"/>
    <w:rsid w:val="00AD0BA9"/>
    <w:rsid w:val="00AD1473"/>
    <w:rsid w:val="00AD46DE"/>
    <w:rsid w:val="00AD672D"/>
    <w:rsid w:val="00AE129B"/>
    <w:rsid w:val="00AE49C2"/>
    <w:rsid w:val="00AE5500"/>
    <w:rsid w:val="00AF1176"/>
    <w:rsid w:val="00AF2DAA"/>
    <w:rsid w:val="00AF5174"/>
    <w:rsid w:val="00AF528F"/>
    <w:rsid w:val="00AF5FBF"/>
    <w:rsid w:val="00AF6E39"/>
    <w:rsid w:val="00B01F33"/>
    <w:rsid w:val="00B03302"/>
    <w:rsid w:val="00B05AB3"/>
    <w:rsid w:val="00B0628F"/>
    <w:rsid w:val="00B112E9"/>
    <w:rsid w:val="00B12027"/>
    <w:rsid w:val="00B12368"/>
    <w:rsid w:val="00B129B4"/>
    <w:rsid w:val="00B12CDC"/>
    <w:rsid w:val="00B156CC"/>
    <w:rsid w:val="00B20616"/>
    <w:rsid w:val="00B20707"/>
    <w:rsid w:val="00B2315E"/>
    <w:rsid w:val="00B2443B"/>
    <w:rsid w:val="00B24656"/>
    <w:rsid w:val="00B267A5"/>
    <w:rsid w:val="00B27919"/>
    <w:rsid w:val="00B30782"/>
    <w:rsid w:val="00B315E3"/>
    <w:rsid w:val="00B31884"/>
    <w:rsid w:val="00B346C2"/>
    <w:rsid w:val="00B34BBD"/>
    <w:rsid w:val="00B37EC4"/>
    <w:rsid w:val="00B37F90"/>
    <w:rsid w:val="00B47155"/>
    <w:rsid w:val="00B51487"/>
    <w:rsid w:val="00B53F8C"/>
    <w:rsid w:val="00B546C4"/>
    <w:rsid w:val="00B547FB"/>
    <w:rsid w:val="00B55AAD"/>
    <w:rsid w:val="00B5686A"/>
    <w:rsid w:val="00B56AB7"/>
    <w:rsid w:val="00B61912"/>
    <w:rsid w:val="00B61D8F"/>
    <w:rsid w:val="00B634B9"/>
    <w:rsid w:val="00B67A4F"/>
    <w:rsid w:val="00B707AB"/>
    <w:rsid w:val="00B758FE"/>
    <w:rsid w:val="00B828DD"/>
    <w:rsid w:val="00B85381"/>
    <w:rsid w:val="00B85F77"/>
    <w:rsid w:val="00B95464"/>
    <w:rsid w:val="00B9613C"/>
    <w:rsid w:val="00B96C6C"/>
    <w:rsid w:val="00B979B6"/>
    <w:rsid w:val="00B97DAD"/>
    <w:rsid w:val="00BA03C9"/>
    <w:rsid w:val="00BA1B77"/>
    <w:rsid w:val="00BA20CA"/>
    <w:rsid w:val="00BA2780"/>
    <w:rsid w:val="00BA2793"/>
    <w:rsid w:val="00BA45C1"/>
    <w:rsid w:val="00BA4E5D"/>
    <w:rsid w:val="00BA5883"/>
    <w:rsid w:val="00BA58B2"/>
    <w:rsid w:val="00BA66BB"/>
    <w:rsid w:val="00BB0A3B"/>
    <w:rsid w:val="00BB0E88"/>
    <w:rsid w:val="00BC0AC0"/>
    <w:rsid w:val="00BC1D2B"/>
    <w:rsid w:val="00BC3554"/>
    <w:rsid w:val="00BC4F0C"/>
    <w:rsid w:val="00BC542A"/>
    <w:rsid w:val="00BD0330"/>
    <w:rsid w:val="00BD6FA7"/>
    <w:rsid w:val="00BD7D49"/>
    <w:rsid w:val="00BE0CE2"/>
    <w:rsid w:val="00BE48CC"/>
    <w:rsid w:val="00BE75CB"/>
    <w:rsid w:val="00BE7A0B"/>
    <w:rsid w:val="00BF13FF"/>
    <w:rsid w:val="00BF1675"/>
    <w:rsid w:val="00BF1E13"/>
    <w:rsid w:val="00BF5916"/>
    <w:rsid w:val="00BF62BA"/>
    <w:rsid w:val="00BF684A"/>
    <w:rsid w:val="00C00272"/>
    <w:rsid w:val="00C00A6F"/>
    <w:rsid w:val="00C017BA"/>
    <w:rsid w:val="00C04307"/>
    <w:rsid w:val="00C048A5"/>
    <w:rsid w:val="00C06E54"/>
    <w:rsid w:val="00C06F30"/>
    <w:rsid w:val="00C1178D"/>
    <w:rsid w:val="00C1456B"/>
    <w:rsid w:val="00C16E6C"/>
    <w:rsid w:val="00C2087D"/>
    <w:rsid w:val="00C21ABA"/>
    <w:rsid w:val="00C21DA0"/>
    <w:rsid w:val="00C22820"/>
    <w:rsid w:val="00C23A13"/>
    <w:rsid w:val="00C26BA0"/>
    <w:rsid w:val="00C305E1"/>
    <w:rsid w:val="00C31A3A"/>
    <w:rsid w:val="00C37598"/>
    <w:rsid w:val="00C40001"/>
    <w:rsid w:val="00C42843"/>
    <w:rsid w:val="00C434F0"/>
    <w:rsid w:val="00C44CDA"/>
    <w:rsid w:val="00C44F4E"/>
    <w:rsid w:val="00C479E6"/>
    <w:rsid w:val="00C50363"/>
    <w:rsid w:val="00C5048B"/>
    <w:rsid w:val="00C50A8D"/>
    <w:rsid w:val="00C50FE8"/>
    <w:rsid w:val="00C52F91"/>
    <w:rsid w:val="00C5320C"/>
    <w:rsid w:val="00C55602"/>
    <w:rsid w:val="00C566D0"/>
    <w:rsid w:val="00C6591B"/>
    <w:rsid w:val="00C6694C"/>
    <w:rsid w:val="00C73B1A"/>
    <w:rsid w:val="00C750E1"/>
    <w:rsid w:val="00C75C1B"/>
    <w:rsid w:val="00C812C6"/>
    <w:rsid w:val="00C83DF9"/>
    <w:rsid w:val="00C83EBD"/>
    <w:rsid w:val="00C84110"/>
    <w:rsid w:val="00C848F9"/>
    <w:rsid w:val="00C93AEA"/>
    <w:rsid w:val="00C941EC"/>
    <w:rsid w:val="00C9425E"/>
    <w:rsid w:val="00C9508B"/>
    <w:rsid w:val="00CA012C"/>
    <w:rsid w:val="00CA2BB3"/>
    <w:rsid w:val="00CA3925"/>
    <w:rsid w:val="00CA714A"/>
    <w:rsid w:val="00CA7987"/>
    <w:rsid w:val="00CB0173"/>
    <w:rsid w:val="00CB254C"/>
    <w:rsid w:val="00CB4F7C"/>
    <w:rsid w:val="00CB5C99"/>
    <w:rsid w:val="00CB6299"/>
    <w:rsid w:val="00CC3D82"/>
    <w:rsid w:val="00CC6327"/>
    <w:rsid w:val="00CC636F"/>
    <w:rsid w:val="00CC6641"/>
    <w:rsid w:val="00CD15AB"/>
    <w:rsid w:val="00CD18E7"/>
    <w:rsid w:val="00CD5BE4"/>
    <w:rsid w:val="00CD5F10"/>
    <w:rsid w:val="00CD742E"/>
    <w:rsid w:val="00CD7BAF"/>
    <w:rsid w:val="00CE2F2C"/>
    <w:rsid w:val="00CE50E9"/>
    <w:rsid w:val="00CE6F45"/>
    <w:rsid w:val="00CE7271"/>
    <w:rsid w:val="00CE7E98"/>
    <w:rsid w:val="00CF29E3"/>
    <w:rsid w:val="00CF59E9"/>
    <w:rsid w:val="00CF6032"/>
    <w:rsid w:val="00CF6047"/>
    <w:rsid w:val="00D01264"/>
    <w:rsid w:val="00D03857"/>
    <w:rsid w:val="00D0426E"/>
    <w:rsid w:val="00D048FF"/>
    <w:rsid w:val="00D06E96"/>
    <w:rsid w:val="00D07607"/>
    <w:rsid w:val="00D0788C"/>
    <w:rsid w:val="00D079F4"/>
    <w:rsid w:val="00D1125F"/>
    <w:rsid w:val="00D114D7"/>
    <w:rsid w:val="00D11C29"/>
    <w:rsid w:val="00D121AF"/>
    <w:rsid w:val="00D128BF"/>
    <w:rsid w:val="00D15C25"/>
    <w:rsid w:val="00D17D69"/>
    <w:rsid w:val="00D23F77"/>
    <w:rsid w:val="00D24BE0"/>
    <w:rsid w:val="00D25AE1"/>
    <w:rsid w:val="00D266CF"/>
    <w:rsid w:val="00D27830"/>
    <w:rsid w:val="00D36B56"/>
    <w:rsid w:val="00D37927"/>
    <w:rsid w:val="00D40668"/>
    <w:rsid w:val="00D425CB"/>
    <w:rsid w:val="00D42981"/>
    <w:rsid w:val="00D43E65"/>
    <w:rsid w:val="00D445A2"/>
    <w:rsid w:val="00D453C5"/>
    <w:rsid w:val="00D45B58"/>
    <w:rsid w:val="00D50D29"/>
    <w:rsid w:val="00D5119C"/>
    <w:rsid w:val="00D51EDB"/>
    <w:rsid w:val="00D51F57"/>
    <w:rsid w:val="00D52636"/>
    <w:rsid w:val="00D53B34"/>
    <w:rsid w:val="00D54521"/>
    <w:rsid w:val="00D558E7"/>
    <w:rsid w:val="00D560F7"/>
    <w:rsid w:val="00D57988"/>
    <w:rsid w:val="00D57DFD"/>
    <w:rsid w:val="00D61A6E"/>
    <w:rsid w:val="00D61C33"/>
    <w:rsid w:val="00D6278F"/>
    <w:rsid w:val="00D6793C"/>
    <w:rsid w:val="00D707C0"/>
    <w:rsid w:val="00D7252B"/>
    <w:rsid w:val="00D80670"/>
    <w:rsid w:val="00D8366C"/>
    <w:rsid w:val="00D8706A"/>
    <w:rsid w:val="00D90962"/>
    <w:rsid w:val="00D914DB"/>
    <w:rsid w:val="00D920C0"/>
    <w:rsid w:val="00D92FBE"/>
    <w:rsid w:val="00D95EA0"/>
    <w:rsid w:val="00DA14A2"/>
    <w:rsid w:val="00DA7959"/>
    <w:rsid w:val="00DB0829"/>
    <w:rsid w:val="00DB1011"/>
    <w:rsid w:val="00DB172F"/>
    <w:rsid w:val="00DB1DD7"/>
    <w:rsid w:val="00DB3B8F"/>
    <w:rsid w:val="00DB5C11"/>
    <w:rsid w:val="00DB67B2"/>
    <w:rsid w:val="00DC0493"/>
    <w:rsid w:val="00DC105D"/>
    <w:rsid w:val="00DC1D78"/>
    <w:rsid w:val="00DC270B"/>
    <w:rsid w:val="00DC30CD"/>
    <w:rsid w:val="00DC54BC"/>
    <w:rsid w:val="00DC5903"/>
    <w:rsid w:val="00DC7355"/>
    <w:rsid w:val="00DD06BB"/>
    <w:rsid w:val="00DD3DD0"/>
    <w:rsid w:val="00DD48DB"/>
    <w:rsid w:val="00DD60EA"/>
    <w:rsid w:val="00DD718B"/>
    <w:rsid w:val="00DE04BC"/>
    <w:rsid w:val="00DE097F"/>
    <w:rsid w:val="00DE0D19"/>
    <w:rsid w:val="00DE1454"/>
    <w:rsid w:val="00DE44F3"/>
    <w:rsid w:val="00DE5269"/>
    <w:rsid w:val="00DE6ED7"/>
    <w:rsid w:val="00DE7412"/>
    <w:rsid w:val="00DF06D2"/>
    <w:rsid w:val="00DF140F"/>
    <w:rsid w:val="00DF2424"/>
    <w:rsid w:val="00DF5044"/>
    <w:rsid w:val="00DF5A85"/>
    <w:rsid w:val="00E00009"/>
    <w:rsid w:val="00E00051"/>
    <w:rsid w:val="00E02604"/>
    <w:rsid w:val="00E04B80"/>
    <w:rsid w:val="00E101F3"/>
    <w:rsid w:val="00E105A2"/>
    <w:rsid w:val="00E1267A"/>
    <w:rsid w:val="00E12F23"/>
    <w:rsid w:val="00E16BBC"/>
    <w:rsid w:val="00E17034"/>
    <w:rsid w:val="00E20B97"/>
    <w:rsid w:val="00E20BD9"/>
    <w:rsid w:val="00E23CD4"/>
    <w:rsid w:val="00E31EE1"/>
    <w:rsid w:val="00E3235B"/>
    <w:rsid w:val="00E338C4"/>
    <w:rsid w:val="00E33FA7"/>
    <w:rsid w:val="00E34AB1"/>
    <w:rsid w:val="00E35D52"/>
    <w:rsid w:val="00E36190"/>
    <w:rsid w:val="00E43010"/>
    <w:rsid w:val="00E468A5"/>
    <w:rsid w:val="00E468FE"/>
    <w:rsid w:val="00E47AD1"/>
    <w:rsid w:val="00E514D0"/>
    <w:rsid w:val="00E516ED"/>
    <w:rsid w:val="00E53EA9"/>
    <w:rsid w:val="00E54609"/>
    <w:rsid w:val="00E576B3"/>
    <w:rsid w:val="00E61A9B"/>
    <w:rsid w:val="00E63262"/>
    <w:rsid w:val="00E73FB7"/>
    <w:rsid w:val="00E74970"/>
    <w:rsid w:val="00E755DC"/>
    <w:rsid w:val="00E76044"/>
    <w:rsid w:val="00E81BC5"/>
    <w:rsid w:val="00E81CD4"/>
    <w:rsid w:val="00E82CA3"/>
    <w:rsid w:val="00E8343D"/>
    <w:rsid w:val="00E86526"/>
    <w:rsid w:val="00E87292"/>
    <w:rsid w:val="00E87817"/>
    <w:rsid w:val="00E90151"/>
    <w:rsid w:val="00E91426"/>
    <w:rsid w:val="00E9495D"/>
    <w:rsid w:val="00EA0D52"/>
    <w:rsid w:val="00EA3FE7"/>
    <w:rsid w:val="00EA6A32"/>
    <w:rsid w:val="00EB3E9C"/>
    <w:rsid w:val="00EB4C0E"/>
    <w:rsid w:val="00EB53D3"/>
    <w:rsid w:val="00EB5D9E"/>
    <w:rsid w:val="00EC0BB2"/>
    <w:rsid w:val="00EC2114"/>
    <w:rsid w:val="00EC6084"/>
    <w:rsid w:val="00ED5B75"/>
    <w:rsid w:val="00ED616C"/>
    <w:rsid w:val="00EE021E"/>
    <w:rsid w:val="00EE24EB"/>
    <w:rsid w:val="00EE2F24"/>
    <w:rsid w:val="00EE5255"/>
    <w:rsid w:val="00EE6631"/>
    <w:rsid w:val="00EF2541"/>
    <w:rsid w:val="00EF2846"/>
    <w:rsid w:val="00EF2B06"/>
    <w:rsid w:val="00EF656A"/>
    <w:rsid w:val="00F07BF5"/>
    <w:rsid w:val="00F12EC0"/>
    <w:rsid w:val="00F14251"/>
    <w:rsid w:val="00F16BD2"/>
    <w:rsid w:val="00F17D37"/>
    <w:rsid w:val="00F22EB9"/>
    <w:rsid w:val="00F23BFE"/>
    <w:rsid w:val="00F33646"/>
    <w:rsid w:val="00F336AC"/>
    <w:rsid w:val="00F34BBF"/>
    <w:rsid w:val="00F35AB3"/>
    <w:rsid w:val="00F35B77"/>
    <w:rsid w:val="00F40CEE"/>
    <w:rsid w:val="00F42FF5"/>
    <w:rsid w:val="00F4445B"/>
    <w:rsid w:val="00F450FA"/>
    <w:rsid w:val="00F45268"/>
    <w:rsid w:val="00F467FE"/>
    <w:rsid w:val="00F4731C"/>
    <w:rsid w:val="00F475B7"/>
    <w:rsid w:val="00F50F7D"/>
    <w:rsid w:val="00F511F6"/>
    <w:rsid w:val="00F51400"/>
    <w:rsid w:val="00F5147A"/>
    <w:rsid w:val="00F5221F"/>
    <w:rsid w:val="00F52634"/>
    <w:rsid w:val="00F63374"/>
    <w:rsid w:val="00F63903"/>
    <w:rsid w:val="00F66F7A"/>
    <w:rsid w:val="00F67EEA"/>
    <w:rsid w:val="00F7111B"/>
    <w:rsid w:val="00F7232D"/>
    <w:rsid w:val="00F73F4D"/>
    <w:rsid w:val="00F745A4"/>
    <w:rsid w:val="00F7623F"/>
    <w:rsid w:val="00F77B91"/>
    <w:rsid w:val="00F828DE"/>
    <w:rsid w:val="00F856A0"/>
    <w:rsid w:val="00F85A79"/>
    <w:rsid w:val="00F87C73"/>
    <w:rsid w:val="00F91606"/>
    <w:rsid w:val="00F9290C"/>
    <w:rsid w:val="00F92A20"/>
    <w:rsid w:val="00F9325E"/>
    <w:rsid w:val="00F944EA"/>
    <w:rsid w:val="00F977D3"/>
    <w:rsid w:val="00FA0C85"/>
    <w:rsid w:val="00FA0DA0"/>
    <w:rsid w:val="00FA1031"/>
    <w:rsid w:val="00FA1BD6"/>
    <w:rsid w:val="00FA5E5C"/>
    <w:rsid w:val="00FA603B"/>
    <w:rsid w:val="00FA62EA"/>
    <w:rsid w:val="00FB1D33"/>
    <w:rsid w:val="00FB237C"/>
    <w:rsid w:val="00FB2531"/>
    <w:rsid w:val="00FB6D81"/>
    <w:rsid w:val="00FB7299"/>
    <w:rsid w:val="00FC22A4"/>
    <w:rsid w:val="00FC388C"/>
    <w:rsid w:val="00FC5135"/>
    <w:rsid w:val="00FD0D51"/>
    <w:rsid w:val="00FD5E2E"/>
    <w:rsid w:val="00FD7757"/>
    <w:rsid w:val="00FD7885"/>
    <w:rsid w:val="00FE0E3E"/>
    <w:rsid w:val="00FE0ED2"/>
    <w:rsid w:val="00FE114F"/>
    <w:rsid w:val="00FF192C"/>
    <w:rsid w:val="00FF2610"/>
    <w:rsid w:val="00FF2EBA"/>
    <w:rsid w:val="00FF5225"/>
    <w:rsid w:val="24DA5084"/>
    <w:rsid w:val="65C45983"/>
    <w:rsid w:val="792045DD"/>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name="footnote text"/>
    <w:lsdException w:unhideWhenUsed="0" w:uiPriority="99"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1"/>
      </w:numPr>
      <w:tabs>
        <w:tab w:val="left" w:pos="360"/>
      </w:tabs>
      <w:ind w:left="0" w:firstLine="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4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142"/>
    <w:qFormat/>
    <w:uiPriority w:val="0"/>
    <w:pPr>
      <w:keepNext/>
      <w:keepLines/>
      <w:spacing w:before="260" w:after="260" w:line="416" w:lineRule="auto"/>
      <w:outlineLvl w:val="2"/>
    </w:pPr>
    <w:rPr>
      <w:b/>
      <w:bCs/>
      <w:sz w:val="32"/>
      <w:szCs w:val="32"/>
    </w:rPr>
  </w:style>
  <w:style w:type="paragraph" w:styleId="5">
    <w:name w:val="heading 4"/>
    <w:basedOn w:val="1"/>
    <w:next w:val="1"/>
    <w:link w:val="143"/>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link w:val="158"/>
    <w:qFormat/>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spacing w:before="240" w:after="64" w:line="320" w:lineRule="auto"/>
      <w:outlineLvl w:val="6"/>
    </w:pPr>
    <w:rPr>
      <w:b/>
      <w:bCs/>
      <w:sz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40">
    <w:name w:val="Default Paragraph Font"/>
    <w:unhideWhenUsed/>
    <w:uiPriority w:val="1"/>
  </w:style>
  <w:style w:type="table" w:default="1" w:styleId="55">
    <w:name w:val="Normal Table"/>
    <w:unhideWhenUsed/>
    <w:uiPriority w:val="99"/>
    <w:tblPr>
      <w:tblStyle w:val="55"/>
      <w:tblLayout w:type="fixed"/>
      <w:tblCellMar>
        <w:top w:w="0" w:type="dxa"/>
        <w:left w:w="108" w:type="dxa"/>
        <w:bottom w:w="0" w:type="dxa"/>
        <w:right w:w="108" w:type="dxa"/>
      </w:tblCellMar>
    </w:tblPr>
    <w:tcPr>
      <w:textDirection w:val="lrTb"/>
    </w:tcPr>
  </w:style>
  <w:style w:type="paragraph" w:styleId="11">
    <w:name w:val="annotation subject"/>
    <w:basedOn w:val="12"/>
    <w:next w:val="12"/>
    <w:link w:val="152"/>
    <w:uiPriority w:val="0"/>
    <w:rPr>
      <w:b/>
      <w:bCs/>
    </w:rPr>
  </w:style>
  <w:style w:type="paragraph" w:styleId="12">
    <w:name w:val="annotation text"/>
    <w:basedOn w:val="1"/>
    <w:link w:val="151"/>
    <w:uiPriority w:val="99"/>
    <w:pPr>
      <w:jc w:val="left"/>
    </w:pPr>
  </w:style>
  <w:style w:type="paragraph" w:styleId="13">
    <w:name w:val="toc 7"/>
    <w:basedOn w:val="14"/>
    <w:uiPriority w:val="39"/>
  </w:style>
  <w:style w:type="paragraph" w:styleId="14">
    <w:name w:val="toc 6"/>
    <w:basedOn w:val="15"/>
    <w:uiPriority w:val="39"/>
  </w:style>
  <w:style w:type="paragraph" w:styleId="15">
    <w:name w:val="toc 5"/>
    <w:basedOn w:val="16"/>
    <w:uiPriority w:val="39"/>
  </w:style>
  <w:style w:type="paragraph" w:styleId="16">
    <w:name w:val="toc 4"/>
    <w:basedOn w:val="17"/>
    <w:uiPriority w:val="39"/>
  </w:style>
  <w:style w:type="paragraph" w:styleId="17">
    <w:name w:val="toc 3"/>
    <w:basedOn w:val="18"/>
    <w:qFormat/>
    <w:uiPriority w:val="39"/>
  </w:style>
  <w:style w:type="paragraph" w:styleId="18">
    <w:name w:val="toc 2"/>
    <w:basedOn w:val="19"/>
    <w:qFormat/>
    <w:uiPriority w:val="39"/>
  </w:style>
  <w:style w:type="paragraph" w:styleId="19">
    <w:name w:val="toc 1"/>
    <w:qFormat/>
    <w:uiPriority w:val="39"/>
    <w:pPr>
      <w:jc w:val="both"/>
    </w:pPr>
    <w:rPr>
      <w:rFonts w:ascii="宋体" w:hAnsi="Times New Roman" w:eastAsia="宋体" w:cs="Times New Roman"/>
      <w:sz w:val="21"/>
      <w:lang w:val="en-US" w:eastAsia="zh-CN" w:bidi="ar-SA"/>
    </w:rPr>
  </w:style>
  <w:style w:type="paragraph" w:styleId="20">
    <w:name w:val="List Number 2"/>
    <w:basedOn w:val="1"/>
    <w:uiPriority w:val="0"/>
    <w:pPr>
      <w:numPr>
        <w:ilvl w:val="0"/>
        <w:numId w:val="2"/>
      </w:numPr>
      <w:tabs>
        <w:tab w:val="clear" w:pos="360"/>
        <w:tab w:val="clear" w:pos="784"/>
      </w:tabs>
    </w:pPr>
  </w:style>
  <w:style w:type="paragraph" w:styleId="21">
    <w:name w:val="List Number"/>
    <w:basedOn w:val="1"/>
    <w:uiPriority w:val="0"/>
    <w:pPr>
      <w:numPr>
        <w:ilvl w:val="0"/>
        <w:numId w:val="3"/>
      </w:numPr>
      <w:tabs>
        <w:tab w:val="clear" w:pos="360"/>
      </w:tabs>
      <w:adjustRightInd w:val="0"/>
      <w:snapToGrid w:val="0"/>
      <w:spacing w:line="360" w:lineRule="atLeast"/>
      <w:jc w:val="left"/>
    </w:pPr>
    <w:rPr>
      <w:rFonts w:eastAsia="楷体"/>
    </w:rPr>
  </w:style>
  <w:style w:type="paragraph" w:styleId="22">
    <w:name w:val="Normal Indent"/>
    <w:basedOn w:val="1"/>
    <w:link w:val="149"/>
    <w:uiPriority w:val="0"/>
    <w:pPr>
      <w:ind w:firstLine="420"/>
    </w:pPr>
  </w:style>
  <w:style w:type="paragraph" w:styleId="23">
    <w:name w:val="caption"/>
    <w:basedOn w:val="1"/>
    <w:next w:val="1"/>
    <w:unhideWhenUsed/>
    <w:qFormat/>
    <w:uiPriority w:val="0"/>
    <w:pPr>
      <w:tabs>
        <w:tab w:val="left" w:pos="900"/>
        <w:tab w:val="clear" w:pos="360"/>
        <w:tab w:val="clear" w:pos="784"/>
      </w:tabs>
      <w:ind w:left="900" w:hanging="500"/>
    </w:pPr>
    <w:rPr>
      <w:rFonts w:ascii="Cambria" w:hAnsi="Cambria" w:eastAsia="黑体"/>
      <w:sz w:val="20"/>
      <w:szCs w:val="20"/>
    </w:rPr>
  </w:style>
  <w:style w:type="paragraph" w:styleId="24">
    <w:name w:val="List Bullet"/>
    <w:basedOn w:val="1"/>
    <w:uiPriority w:val="0"/>
    <w:pPr>
      <w:numPr>
        <w:ilvl w:val="0"/>
        <w:numId w:val="4"/>
      </w:numPr>
      <w:tabs>
        <w:tab w:val="left" w:pos="840"/>
        <w:tab w:val="left" w:pos="1354"/>
        <w:tab w:val="clear" w:pos="360"/>
      </w:tabs>
      <w:adjustRightInd w:val="0"/>
      <w:snapToGrid w:val="0"/>
      <w:spacing w:line="360" w:lineRule="auto"/>
      <w:jc w:val="left"/>
    </w:pPr>
    <w:rPr>
      <w:rFonts w:ascii="宋体" w:cs="宋体"/>
      <w:szCs w:val="21"/>
    </w:rPr>
  </w:style>
  <w:style w:type="paragraph" w:styleId="25">
    <w:name w:val="Document Map"/>
    <w:basedOn w:val="1"/>
    <w:link w:val="144"/>
    <w:uiPriority w:val="0"/>
    <w:pPr>
      <w:shd w:val="clear" w:color="auto" w:fill="000080"/>
    </w:pPr>
  </w:style>
  <w:style w:type="paragraph" w:styleId="26">
    <w:name w:val="Body Text 3"/>
    <w:basedOn w:val="1"/>
    <w:link w:val="157"/>
    <w:uiPriority w:val="0"/>
    <w:pPr>
      <w:numPr>
        <w:ilvl w:val="0"/>
        <w:numId w:val="0"/>
      </w:numPr>
      <w:tabs>
        <w:tab w:val="clear" w:pos="360"/>
      </w:tabs>
      <w:spacing w:line="0" w:lineRule="atLeast"/>
    </w:pPr>
    <w:rPr>
      <w:rFonts w:eastAsia="楷体"/>
      <w:sz w:val="24"/>
      <w:szCs w:val="16"/>
    </w:rPr>
  </w:style>
  <w:style w:type="paragraph" w:styleId="27">
    <w:name w:val="Body Text"/>
    <w:basedOn w:val="1"/>
    <w:uiPriority w:val="0"/>
    <w:pPr>
      <w:spacing w:after="120"/>
    </w:pPr>
  </w:style>
  <w:style w:type="paragraph" w:styleId="28">
    <w:name w:val="List Bullet 2"/>
    <w:basedOn w:val="1"/>
    <w:uiPriority w:val="0"/>
    <w:pPr>
      <w:numPr>
        <w:ilvl w:val="0"/>
        <w:numId w:val="5"/>
      </w:numPr>
      <w:tabs>
        <w:tab w:val="clear" w:pos="360"/>
      </w:tabs>
      <w:adjustRightInd w:val="0"/>
      <w:snapToGrid w:val="0"/>
      <w:spacing w:line="360" w:lineRule="atLeast"/>
      <w:jc w:val="left"/>
    </w:pPr>
    <w:rPr>
      <w:rFonts w:eastAsia="楷体"/>
    </w:rPr>
  </w:style>
  <w:style w:type="paragraph" w:styleId="29">
    <w:name w:val="HTML Address"/>
    <w:basedOn w:val="1"/>
    <w:uiPriority w:val="0"/>
    <w:rPr>
      <w:i/>
      <w:iCs/>
    </w:rPr>
  </w:style>
  <w:style w:type="paragraph" w:styleId="30">
    <w:name w:val="toc 8"/>
    <w:basedOn w:val="13"/>
    <w:uiPriority w:val="39"/>
  </w:style>
  <w:style w:type="paragraph" w:styleId="31">
    <w:name w:val="Date"/>
    <w:basedOn w:val="1"/>
    <w:next w:val="1"/>
    <w:link w:val="146"/>
    <w:uiPriority w:val="0"/>
    <w:pPr>
      <w:numPr>
        <w:ilvl w:val="0"/>
        <w:numId w:val="0"/>
      </w:numPr>
      <w:tabs>
        <w:tab w:val="clear" w:pos="360"/>
      </w:tabs>
      <w:ind w:left="100" w:leftChars="2500"/>
      <w:jc w:val="left"/>
    </w:pPr>
    <w:rPr>
      <w:rFonts w:eastAsia="楷体"/>
    </w:rPr>
  </w:style>
  <w:style w:type="paragraph" w:styleId="32">
    <w:name w:val="Balloon Text"/>
    <w:basedOn w:val="1"/>
    <w:link w:val="139"/>
    <w:uiPriority w:val="0"/>
    <w:rPr>
      <w:sz w:val="18"/>
      <w:szCs w:val="18"/>
    </w:rPr>
  </w:style>
  <w:style w:type="paragraph" w:styleId="33">
    <w:name w:val="footer"/>
    <w:basedOn w:val="1"/>
    <w:link w:val="147"/>
    <w:uiPriority w:val="0"/>
    <w:pPr>
      <w:tabs>
        <w:tab w:val="center" w:pos="4153"/>
        <w:tab w:val="right" w:pos="8306"/>
        <w:tab w:val="clear" w:pos="360"/>
        <w:tab w:val="clear" w:pos="784"/>
      </w:tabs>
      <w:snapToGrid w:val="0"/>
      <w:ind w:right="210" w:rightChars="100"/>
      <w:jc w:val="right"/>
    </w:pPr>
    <w:rPr>
      <w:sz w:val="18"/>
      <w:szCs w:val="18"/>
    </w:rPr>
  </w:style>
  <w:style w:type="paragraph" w:styleId="34">
    <w:name w:val="header"/>
    <w:basedOn w:val="1"/>
    <w:link w:val="148"/>
    <w:uiPriority w:val="0"/>
    <w:pPr>
      <w:numPr>
        <w:ilvl w:val="6"/>
        <w:numId w:val="6"/>
      </w:numPr>
      <w:pBdr>
        <w:bottom w:val="single" w:color="auto" w:sz="6" w:space="1"/>
      </w:pBdr>
      <w:tabs>
        <w:tab w:val="center" w:pos="4153"/>
        <w:tab w:val="right" w:pos="8306"/>
        <w:tab w:val="clear" w:pos="784"/>
      </w:tabs>
      <w:snapToGrid w:val="0"/>
      <w:jc w:val="center"/>
    </w:pPr>
    <w:rPr>
      <w:sz w:val="18"/>
      <w:szCs w:val="18"/>
    </w:rPr>
  </w:style>
  <w:style w:type="paragraph" w:styleId="35">
    <w:name w:val="Subtitle"/>
    <w:basedOn w:val="1"/>
    <w:link w:val="145"/>
    <w:qFormat/>
    <w:uiPriority w:val="0"/>
    <w:pPr>
      <w:numPr>
        <w:ilvl w:val="0"/>
        <w:numId w:val="0"/>
      </w:numPr>
      <w:tabs>
        <w:tab w:val="clear" w:pos="360"/>
      </w:tabs>
      <w:spacing w:before="60" w:after="60"/>
      <w:jc w:val="center"/>
      <w:outlineLvl w:val="1"/>
    </w:pPr>
    <w:rPr>
      <w:rFonts w:ascii="Arial" w:hAnsi="Arial" w:eastAsia="黑体" w:cs="Arial"/>
      <w:b/>
      <w:bCs/>
      <w:kern w:val="28"/>
      <w:sz w:val="36"/>
      <w:szCs w:val="32"/>
    </w:rPr>
  </w:style>
  <w:style w:type="paragraph" w:styleId="36">
    <w:name w:val="footnote text"/>
    <w:basedOn w:val="1"/>
    <w:semiHidden/>
    <w:uiPriority w:val="0"/>
    <w:pPr>
      <w:snapToGrid w:val="0"/>
      <w:jc w:val="left"/>
    </w:pPr>
    <w:rPr>
      <w:sz w:val="18"/>
      <w:szCs w:val="18"/>
    </w:rPr>
  </w:style>
  <w:style w:type="paragraph" w:styleId="37">
    <w:name w:val="toc 9"/>
    <w:basedOn w:val="30"/>
    <w:uiPriority w:val="39"/>
  </w:style>
  <w:style w:type="paragraph" w:styleId="38">
    <w:name w:val="HTML Preformatted"/>
    <w:basedOn w:val="1"/>
    <w:uiPriority w:val="0"/>
    <w:rPr>
      <w:rFonts w:ascii="Courier New" w:hAnsi="Courier New" w:cs="Courier New"/>
      <w:sz w:val="20"/>
      <w:szCs w:val="20"/>
    </w:rPr>
  </w:style>
  <w:style w:type="paragraph" w:styleId="39">
    <w:name w:val="Title"/>
    <w:basedOn w:val="1"/>
    <w:qFormat/>
    <w:uiPriority w:val="0"/>
    <w:pPr>
      <w:spacing w:before="240" w:after="60"/>
      <w:jc w:val="center"/>
      <w:outlineLvl w:val="0"/>
    </w:pPr>
    <w:rPr>
      <w:rFonts w:ascii="Arial" w:hAnsi="Arial" w:cs="Arial"/>
      <w:b/>
      <w:bCs/>
      <w:sz w:val="32"/>
      <w:szCs w:val="32"/>
    </w:rPr>
  </w:style>
  <w:style w:type="character" w:styleId="41">
    <w:name w:val="Strong"/>
    <w:qFormat/>
    <w:uiPriority w:val="0"/>
    <w:rPr>
      <w:rFonts w:ascii="楷体_GB2312" w:eastAsia="楷体_GB2312"/>
      <w:bCs/>
    </w:rPr>
  </w:style>
  <w:style w:type="character" w:styleId="42">
    <w:name w:val="page number"/>
    <w:uiPriority w:val="0"/>
    <w:rPr>
      <w:rFonts w:ascii="Times New Roman" w:hAnsi="Times New Roman" w:eastAsia="宋体"/>
      <w:sz w:val="18"/>
    </w:rPr>
  </w:style>
  <w:style w:type="character" w:styleId="43">
    <w:name w:val="FollowedHyperlink"/>
    <w:uiPriority w:val="0"/>
    <w:rPr>
      <w:color w:val="800080"/>
      <w:u w:val="single"/>
    </w:rPr>
  </w:style>
  <w:style w:type="character" w:styleId="44">
    <w:name w:val="HTML Definition"/>
    <w:uiPriority w:val="0"/>
    <w:rPr>
      <w:i/>
      <w:iCs/>
    </w:rPr>
  </w:style>
  <w:style w:type="character" w:styleId="45">
    <w:name w:val="HTML Typewriter"/>
    <w:uiPriority w:val="0"/>
    <w:rPr>
      <w:rFonts w:ascii="Courier New" w:hAnsi="Courier New"/>
      <w:sz w:val="20"/>
      <w:szCs w:val="20"/>
    </w:rPr>
  </w:style>
  <w:style w:type="character" w:styleId="46">
    <w:name w:val="HTML Acronym"/>
    <w:basedOn w:val="40"/>
    <w:uiPriority w:val="0"/>
    <w:rPr/>
  </w:style>
  <w:style w:type="character" w:styleId="47">
    <w:name w:val="HTML Variable"/>
    <w:uiPriority w:val="0"/>
    <w:rPr>
      <w:i/>
      <w:iCs/>
    </w:rPr>
  </w:style>
  <w:style w:type="character" w:styleId="48">
    <w:name w:val="Hyperlink"/>
    <w:uiPriority w:val="99"/>
    <w:rPr>
      <w:rFonts w:ascii="Times New Roman" w:hAnsi="Times New Roman" w:eastAsia="宋体"/>
      <w:color w:val="auto"/>
      <w:spacing w:val="0"/>
      <w:w w:val="100"/>
      <w:position w:val="0"/>
      <w:sz w:val="21"/>
      <w:u w:val="none"/>
    </w:rPr>
  </w:style>
  <w:style w:type="character" w:styleId="49">
    <w:name w:val="HTML Code"/>
    <w:uiPriority w:val="0"/>
    <w:rPr>
      <w:rFonts w:ascii="Courier New" w:hAnsi="Courier New"/>
      <w:sz w:val="20"/>
      <w:szCs w:val="20"/>
    </w:rPr>
  </w:style>
  <w:style w:type="character" w:styleId="50">
    <w:name w:val="annotation reference"/>
    <w:uiPriority w:val="99"/>
    <w:rPr>
      <w:sz w:val="21"/>
      <w:szCs w:val="21"/>
    </w:rPr>
  </w:style>
  <w:style w:type="character" w:styleId="51">
    <w:name w:val="HTML Cite"/>
    <w:uiPriority w:val="0"/>
    <w:rPr>
      <w:i/>
      <w:iCs/>
    </w:rPr>
  </w:style>
  <w:style w:type="character" w:styleId="52">
    <w:name w:val="footnote reference"/>
    <w:semiHidden/>
    <w:uiPriority w:val="0"/>
    <w:rPr>
      <w:vertAlign w:val="superscript"/>
    </w:rPr>
  </w:style>
  <w:style w:type="character" w:styleId="53">
    <w:name w:val="HTML Keyboard"/>
    <w:uiPriority w:val="0"/>
    <w:rPr>
      <w:rFonts w:ascii="Courier New" w:hAnsi="Courier New"/>
      <w:sz w:val="20"/>
      <w:szCs w:val="20"/>
    </w:rPr>
  </w:style>
  <w:style w:type="character" w:styleId="54">
    <w:name w:val="HTML Sample"/>
    <w:uiPriority w:val="0"/>
    <w:rPr>
      <w:rFonts w:ascii="Courier New" w:hAnsi="Courier New"/>
    </w:rPr>
  </w:style>
  <w:style w:type="table" w:styleId="56">
    <w:name w:val="Table Grid"/>
    <w:basedOn w:val="55"/>
    <w:uiPriority w:val="0"/>
    <w:pPr>
      <w:widowControl w:val="0"/>
      <w:tabs>
        <w:tab w:val="left" w:pos="360"/>
        <w:tab w:val="left" w:pos="784"/>
      </w:tabs>
    </w:pPr>
    <w:tblPr>
      <w:tblStyle w:val="5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57">
    <w:name w:val="标准标志"/>
    <w:next w:val="1"/>
    <w:uiPriority w:val="0"/>
    <w:pPr>
      <w:framePr w:w="2268" w:h="1392" w:hRule="exact" w:wrap="around" w:vAnchor="margin" w:hAnchor="margin" w:x="6748" w:y="171" w:anchorLock="1"/>
      <w:shd w:val="solid" w:color="FFFFFF" w:fill="FFFFFF"/>
      <w:spacing w:line="0" w:lineRule="atLeast"/>
      <w:jc w:val="right"/>
    </w:pPr>
    <w:rPr>
      <w:rFonts w:ascii="Times New Roman" w:hAnsi="Times New Roman" w:eastAsia="宋体" w:cs="Times New Roman"/>
      <w:b/>
      <w:w w:val="130"/>
      <w:sz w:val="96"/>
      <w:lang w:val="en-US" w:eastAsia="zh-CN" w:bidi="ar-SA"/>
    </w:rPr>
  </w:style>
  <w:style w:type="paragraph" w:customStyle="1" w:styleId="58">
    <w:name w:val="标准称谓"/>
    <w:next w:val="1"/>
    <w:uiPriority w:val="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eastAsia="宋体" w:cs="Times New Roman"/>
      <w:b/>
      <w:bCs/>
      <w:spacing w:val="20"/>
      <w:w w:val="148"/>
      <w:sz w:val="52"/>
      <w:lang w:val="en-US" w:eastAsia="zh-CN" w:bidi="ar-SA"/>
    </w:rPr>
  </w:style>
  <w:style w:type="paragraph" w:customStyle="1" w:styleId="59">
    <w:name w:val="标准书脚_偶数页"/>
    <w:uiPriority w:val="0"/>
    <w:pPr>
      <w:spacing w:before="120"/>
    </w:pPr>
    <w:rPr>
      <w:rFonts w:ascii="Times New Roman" w:hAnsi="Times New Roman" w:eastAsia="宋体" w:cs="Times New Roman"/>
      <w:sz w:val="18"/>
      <w:lang w:val="en-US" w:eastAsia="zh-CN" w:bidi="ar-SA"/>
    </w:rPr>
  </w:style>
  <w:style w:type="paragraph" w:customStyle="1" w:styleId="60">
    <w:name w:val="标准书脚_奇数页"/>
    <w:uiPriority w:val="0"/>
    <w:pPr>
      <w:spacing w:before="120"/>
      <w:jc w:val="right"/>
    </w:pPr>
    <w:rPr>
      <w:rFonts w:ascii="Times New Roman" w:hAnsi="Times New Roman" w:eastAsia="宋体" w:cs="Times New Roman"/>
      <w:sz w:val="18"/>
      <w:lang w:val="en-US" w:eastAsia="zh-CN" w:bidi="ar-SA"/>
    </w:rPr>
  </w:style>
  <w:style w:type="paragraph" w:customStyle="1" w:styleId="61">
    <w:name w:val="标准书眉_奇数页"/>
    <w:next w:val="1"/>
    <w:uiPriority w:val="0"/>
    <w:pPr>
      <w:tabs>
        <w:tab w:val="center" w:pos="4154"/>
        <w:tab w:val="right" w:pos="8306"/>
      </w:tabs>
      <w:spacing w:after="120"/>
      <w:jc w:val="right"/>
    </w:pPr>
    <w:rPr>
      <w:rFonts w:ascii="Times New Roman" w:hAnsi="Times New Roman" w:eastAsia="宋体" w:cs="Times New Roman"/>
      <w:sz w:val="21"/>
      <w:lang w:val="en-US" w:eastAsia="zh-CN" w:bidi="ar-SA"/>
    </w:rPr>
  </w:style>
  <w:style w:type="paragraph" w:customStyle="1" w:styleId="62">
    <w:name w:val="标准书眉_偶数页"/>
    <w:basedOn w:val="61"/>
    <w:next w:val="1"/>
    <w:uiPriority w:val="0"/>
    <w:pPr>
      <w:jc w:val="left"/>
    </w:pPr>
  </w:style>
  <w:style w:type="paragraph" w:customStyle="1" w:styleId="63">
    <w:name w:val="标准书眉一"/>
    <w:uiPriority w:val="0"/>
    <w:pPr>
      <w:jc w:val="both"/>
    </w:pPr>
    <w:rPr>
      <w:rFonts w:ascii="Times New Roman" w:hAnsi="Times New Roman" w:eastAsia="宋体" w:cs="Times New Roman"/>
      <w:lang w:val="en-US" w:eastAsia="zh-CN" w:bidi="ar-SA"/>
    </w:rPr>
  </w:style>
  <w:style w:type="paragraph" w:customStyle="1" w:styleId="64">
    <w:name w:val="前言、引言标题"/>
    <w:next w:val="1"/>
    <w:uiPriority w:val="0"/>
    <w:pPr>
      <w:numPr>
        <w:ilvl w:val="0"/>
        <w:numId w:val="6"/>
      </w:numPr>
      <w:shd w:val="clear" w:color="FFFFFF" w:fill="FFFFFF"/>
      <w:tabs>
        <w:tab w:val="left" w:pos="360"/>
      </w:tabs>
      <w:spacing w:before="640" w:after="560"/>
      <w:jc w:val="center"/>
      <w:outlineLvl w:val="0"/>
    </w:pPr>
    <w:rPr>
      <w:rFonts w:ascii="黑体" w:hAnsi="Times New Roman" w:eastAsia="黑体" w:cs="Times New Roman"/>
      <w:sz w:val="32"/>
      <w:lang w:val="en-US" w:eastAsia="zh-CN" w:bidi="ar-SA"/>
    </w:rPr>
  </w:style>
  <w:style w:type="paragraph" w:customStyle="1" w:styleId="65">
    <w:name w:val="参考文献、索引标题"/>
    <w:basedOn w:val="64"/>
    <w:next w:val="1"/>
    <w:uiPriority w:val="0"/>
    <w:pPr>
      <w:numPr>
        <w:ilvl w:val="0"/>
        <w:numId w:val="0"/>
      </w:numPr>
      <w:spacing w:after="200"/>
    </w:pPr>
    <w:rPr>
      <w:sz w:val="21"/>
    </w:rPr>
  </w:style>
  <w:style w:type="paragraph" w:customStyle="1" w:styleId="66">
    <w:name w:val="段"/>
    <w:link w:val="140"/>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67">
    <w:name w:val="章标题"/>
    <w:next w:val="66"/>
    <w:uiPriority w:val="0"/>
    <w:pPr>
      <w:numPr>
        <w:ilvl w:val="1"/>
        <w:numId w:val="6"/>
      </w:numPr>
      <w:spacing w:before="50" w:beforeLines="50" w:after="50" w:afterLines="50"/>
      <w:jc w:val="both"/>
      <w:outlineLvl w:val="1"/>
    </w:pPr>
    <w:rPr>
      <w:rFonts w:ascii="黑体" w:hAnsi="Times New Roman" w:eastAsia="黑体" w:cs="Times New Roman"/>
      <w:sz w:val="21"/>
      <w:lang w:val="en-US" w:eastAsia="zh-CN" w:bidi="ar-SA"/>
    </w:rPr>
  </w:style>
  <w:style w:type="paragraph" w:customStyle="1" w:styleId="68">
    <w:name w:val="一级条标题"/>
    <w:next w:val="66"/>
    <w:uiPriority w:val="0"/>
    <w:pPr>
      <w:numPr>
        <w:ilvl w:val="2"/>
        <w:numId w:val="6"/>
      </w:numPr>
      <w:outlineLvl w:val="2"/>
    </w:pPr>
    <w:rPr>
      <w:rFonts w:ascii="Times New Roman" w:hAnsi="Times New Roman" w:eastAsia="黑体" w:cs="Times New Roman"/>
      <w:sz w:val="21"/>
      <w:lang w:val="en-US" w:eastAsia="zh-CN" w:bidi="ar-SA"/>
    </w:rPr>
  </w:style>
  <w:style w:type="paragraph" w:customStyle="1" w:styleId="69">
    <w:name w:val="二级条标题"/>
    <w:basedOn w:val="68"/>
    <w:next w:val="66"/>
    <w:uiPriority w:val="0"/>
    <w:pPr>
      <w:numPr>
        <w:ilvl w:val="3"/>
        <w:numId w:val="6"/>
      </w:numPr>
      <w:ind w:left="0"/>
      <w:outlineLvl w:val="3"/>
    </w:pPr>
  </w:style>
  <w:style w:type="paragraph" w:customStyle="1" w:styleId="70">
    <w:name w:val="发布部门"/>
    <w:next w:val="66"/>
    <w:uiPriority w:val="0"/>
    <w:pPr>
      <w:framePr w:w="7433" w:h="585" w:hRule="exact" w:hSpace="180" w:vSpace="180" w:wrap="around" w:vAnchor="margin" w:hAnchor="margin" w:xAlign="center" w:y="14401" w:anchorLock="1"/>
      <w:jc w:val="center"/>
    </w:pPr>
    <w:rPr>
      <w:rFonts w:ascii="宋体" w:hAnsi="Times New Roman" w:eastAsia="宋体" w:cs="Times New Roman"/>
      <w:b/>
      <w:spacing w:val="20"/>
      <w:w w:val="135"/>
      <w:sz w:val="36"/>
      <w:lang w:val="en-US" w:eastAsia="zh-CN" w:bidi="ar-SA"/>
    </w:rPr>
  </w:style>
  <w:style w:type="paragraph" w:customStyle="1" w:styleId="71">
    <w:name w:val="发布日期"/>
    <w:uiPriority w:val="0"/>
    <w:rPr>
      <w:rFonts w:ascii="Times New Roman" w:hAnsi="Times New Roman" w:eastAsia="黑体" w:cs="Times New Roman"/>
      <w:sz w:val="28"/>
      <w:lang w:val="en-US" w:eastAsia="zh-CN" w:bidi="ar-SA"/>
    </w:rPr>
  </w:style>
  <w:style w:type="paragraph" w:customStyle="1" w:styleId="72">
    <w:name w:val="封面标准号1"/>
    <w:uiPriority w:val="0"/>
    <w:pPr>
      <w:widowControl w:val="0"/>
      <w:kinsoku w:val="0"/>
      <w:overflowPunct w:val="0"/>
      <w:autoSpaceDE w:val="0"/>
      <w:autoSpaceDN w:val="0"/>
      <w:spacing w:before="308"/>
      <w:jc w:val="right"/>
      <w:textAlignment w:val="center"/>
    </w:pPr>
    <w:rPr>
      <w:rFonts w:ascii="Times New Roman" w:hAnsi="Times New Roman" w:eastAsia="宋体" w:cs="Times New Roman"/>
      <w:sz w:val="28"/>
      <w:lang w:val="en-US" w:eastAsia="zh-CN" w:bidi="ar-SA"/>
    </w:rPr>
  </w:style>
  <w:style w:type="paragraph" w:customStyle="1" w:styleId="73">
    <w:name w:val="封面标准号2"/>
    <w:basedOn w:val="72"/>
    <w:uiPriority w:val="0"/>
    <w:pPr>
      <w:framePr w:w="9138" w:h="1244" w:hRule="exact" w:wrap="around" w:vAnchor="page" w:hAnchor="margin" w:y="2908"/>
      <w:adjustRightInd w:val="0"/>
      <w:spacing w:before="357" w:line="280" w:lineRule="exact"/>
    </w:pPr>
  </w:style>
  <w:style w:type="paragraph" w:customStyle="1" w:styleId="74">
    <w:name w:val="封面标准代替信息"/>
    <w:basedOn w:val="73"/>
    <w:uiPriority w:val="0"/>
    <w:pPr>
      <w:framePr/>
      <w:spacing w:before="57"/>
    </w:pPr>
    <w:rPr>
      <w:rFonts w:ascii="宋体"/>
      <w:sz w:val="21"/>
    </w:rPr>
  </w:style>
  <w:style w:type="paragraph" w:customStyle="1" w:styleId="75">
    <w:name w:val="封面标准名称"/>
    <w:uiPriority w:val="0"/>
    <w:pPr>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76">
    <w:name w:val="封面标准文稿编辑信息"/>
    <w:uiPriority w:val="0"/>
    <w:pPr>
      <w:spacing w:before="180" w:line="180" w:lineRule="exact"/>
      <w:jc w:val="center"/>
    </w:pPr>
    <w:rPr>
      <w:rFonts w:ascii="宋体" w:hAnsi="Times New Roman" w:eastAsia="宋体" w:cs="Times New Roman"/>
      <w:sz w:val="21"/>
      <w:lang w:val="en-US" w:eastAsia="zh-CN" w:bidi="ar-SA"/>
    </w:rPr>
  </w:style>
  <w:style w:type="paragraph" w:customStyle="1" w:styleId="77">
    <w:name w:val="封面标准文稿类别"/>
    <w:uiPriority w:val="0"/>
    <w:pPr>
      <w:spacing w:before="440" w:line="400" w:lineRule="exact"/>
      <w:jc w:val="center"/>
    </w:pPr>
    <w:rPr>
      <w:rFonts w:ascii="宋体" w:hAnsi="Times New Roman" w:eastAsia="宋体" w:cs="Times New Roman"/>
      <w:sz w:val="24"/>
      <w:lang w:val="en-US" w:eastAsia="zh-CN" w:bidi="ar-SA"/>
    </w:rPr>
  </w:style>
  <w:style w:type="paragraph" w:customStyle="1" w:styleId="78">
    <w:name w:val="封面标准英文名称"/>
    <w:uiPriority w:val="0"/>
    <w:pPr>
      <w:widowControl w:val="0"/>
      <w:spacing w:before="370" w:line="400" w:lineRule="exact"/>
      <w:jc w:val="center"/>
    </w:pPr>
    <w:rPr>
      <w:rFonts w:ascii="Times New Roman" w:hAnsi="Times New Roman" w:eastAsia="宋体" w:cs="Times New Roman"/>
      <w:sz w:val="28"/>
      <w:lang w:val="en-US" w:eastAsia="zh-CN" w:bidi="ar-SA"/>
    </w:rPr>
  </w:style>
  <w:style w:type="paragraph" w:customStyle="1" w:styleId="79">
    <w:name w:val="封面一致性程度标识"/>
    <w:uiPriority w:val="0"/>
    <w:pPr>
      <w:spacing w:before="440" w:line="400" w:lineRule="exact"/>
      <w:jc w:val="center"/>
    </w:pPr>
    <w:rPr>
      <w:rFonts w:ascii="宋体" w:hAnsi="Times New Roman" w:eastAsia="宋体" w:cs="Times New Roman"/>
      <w:sz w:val="28"/>
      <w:lang w:val="en-US" w:eastAsia="zh-CN" w:bidi="ar-SA"/>
    </w:rPr>
  </w:style>
  <w:style w:type="paragraph" w:customStyle="1" w:styleId="80">
    <w:name w:val="封面正文"/>
    <w:uiPriority w:val="0"/>
    <w:pPr>
      <w:jc w:val="both"/>
    </w:pPr>
    <w:rPr>
      <w:rFonts w:ascii="Times New Roman" w:hAnsi="Times New Roman" w:eastAsia="宋体" w:cs="Times New Roman"/>
      <w:lang w:val="en-US" w:eastAsia="zh-CN" w:bidi="ar-SA"/>
    </w:rPr>
  </w:style>
  <w:style w:type="paragraph" w:customStyle="1" w:styleId="81">
    <w:name w:val="附录标识"/>
    <w:basedOn w:val="64"/>
    <w:uiPriority w:val="99"/>
    <w:pPr>
      <w:numPr>
        <w:ilvl w:val="0"/>
        <w:numId w:val="0"/>
      </w:numPr>
      <w:tabs>
        <w:tab w:val="left" w:pos="6405"/>
        <w:tab w:val="clear" w:pos="360"/>
      </w:tabs>
      <w:spacing w:after="200"/>
    </w:pPr>
    <w:rPr>
      <w:sz w:val="21"/>
    </w:rPr>
  </w:style>
  <w:style w:type="paragraph" w:customStyle="1" w:styleId="82">
    <w:name w:val="附录表标题"/>
    <w:next w:val="66"/>
    <w:uiPriority w:val="0"/>
    <w:pPr>
      <w:numPr>
        <w:ilvl w:val="0"/>
        <w:numId w:val="7"/>
      </w:numPr>
      <w:jc w:val="center"/>
      <w:textAlignment w:val="baseline"/>
    </w:pPr>
    <w:rPr>
      <w:rFonts w:ascii="黑体" w:hAnsi="Times New Roman" w:eastAsia="黑体" w:cs="Times New Roman"/>
      <w:kern w:val="21"/>
      <w:sz w:val="21"/>
      <w:lang w:val="en-US" w:eastAsia="zh-CN" w:bidi="ar-SA"/>
    </w:rPr>
  </w:style>
  <w:style w:type="paragraph" w:customStyle="1" w:styleId="83">
    <w:name w:val="附录章标题"/>
    <w:next w:val="66"/>
    <w:uiPriority w:val="99"/>
    <w:pPr>
      <w:wordWrap w:val="0"/>
      <w:overflowPunct w:val="0"/>
      <w:autoSpaceDE w:val="0"/>
      <w:spacing w:before="50" w:beforeLines="50" w:after="50"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84">
    <w:name w:val="附录一级条标题"/>
    <w:basedOn w:val="83"/>
    <w:next w:val="66"/>
    <w:uiPriority w:val="99"/>
    <w:pPr>
      <w:numPr>
        <w:ilvl w:val="1"/>
        <w:numId w:val="8"/>
      </w:numPr>
      <w:autoSpaceDN w:val="0"/>
      <w:spacing w:before="0" w:beforeLines="0" w:after="0" w:afterLines="0"/>
      <w:outlineLvl w:val="2"/>
    </w:pPr>
  </w:style>
  <w:style w:type="paragraph" w:customStyle="1" w:styleId="85">
    <w:name w:val="附录二级条标题"/>
    <w:basedOn w:val="84"/>
    <w:next w:val="66"/>
    <w:uiPriority w:val="99"/>
    <w:pPr>
      <w:numPr>
        <w:ilvl w:val="2"/>
        <w:numId w:val="8"/>
      </w:numPr>
      <w:tabs>
        <w:tab w:val="left" w:pos="360"/>
      </w:tabs>
      <w:outlineLvl w:val="3"/>
    </w:pPr>
  </w:style>
  <w:style w:type="paragraph" w:customStyle="1" w:styleId="86">
    <w:name w:val="附录三级条标题"/>
    <w:basedOn w:val="85"/>
    <w:next w:val="66"/>
    <w:uiPriority w:val="0"/>
    <w:pPr>
      <w:numPr>
        <w:ilvl w:val="3"/>
        <w:numId w:val="8"/>
      </w:numPr>
      <w:outlineLvl w:val="4"/>
    </w:pPr>
  </w:style>
  <w:style w:type="paragraph" w:customStyle="1" w:styleId="87">
    <w:name w:val="附录四级条标题"/>
    <w:basedOn w:val="86"/>
    <w:next w:val="66"/>
    <w:uiPriority w:val="99"/>
    <w:pPr>
      <w:numPr>
        <w:ilvl w:val="4"/>
        <w:numId w:val="8"/>
      </w:numPr>
      <w:outlineLvl w:val="5"/>
    </w:pPr>
  </w:style>
  <w:style w:type="paragraph" w:customStyle="1" w:styleId="88">
    <w:name w:val="附录图标题"/>
    <w:next w:val="66"/>
    <w:uiPriority w:val="0"/>
    <w:pPr>
      <w:numPr>
        <w:ilvl w:val="0"/>
        <w:numId w:val="9"/>
      </w:numPr>
      <w:jc w:val="center"/>
    </w:pPr>
    <w:rPr>
      <w:rFonts w:ascii="黑体" w:hAnsi="Times New Roman" w:eastAsia="黑体" w:cs="Times New Roman"/>
      <w:sz w:val="21"/>
      <w:lang w:val="en-US" w:eastAsia="zh-CN" w:bidi="ar-SA"/>
    </w:rPr>
  </w:style>
  <w:style w:type="paragraph" w:customStyle="1" w:styleId="89">
    <w:name w:val="附录五级条标题"/>
    <w:basedOn w:val="87"/>
    <w:next w:val="66"/>
    <w:uiPriority w:val="0"/>
    <w:pPr>
      <w:numPr>
        <w:ilvl w:val="4"/>
        <w:numId w:val="0"/>
      </w:numPr>
      <w:outlineLvl w:val="6"/>
    </w:pPr>
  </w:style>
  <w:style w:type="paragraph" w:customStyle="1" w:styleId="90">
    <w:name w:val="列项——（一级）"/>
    <w:uiPriority w:val="0"/>
    <w:pPr>
      <w:widowControl w:val="0"/>
      <w:numPr>
        <w:ilvl w:val="0"/>
        <w:numId w:val="10"/>
      </w:numPr>
      <w:jc w:val="both"/>
    </w:pPr>
    <w:rPr>
      <w:rFonts w:ascii="宋体" w:hAnsi="Times New Roman" w:eastAsia="宋体" w:cs="Times New Roman"/>
      <w:sz w:val="21"/>
      <w:lang w:val="en-US" w:eastAsia="zh-CN" w:bidi="ar-SA"/>
    </w:rPr>
  </w:style>
  <w:style w:type="paragraph" w:customStyle="1" w:styleId="91">
    <w:name w:val="列项●（二级）"/>
    <w:uiPriority w:val="0"/>
    <w:pPr>
      <w:numPr>
        <w:ilvl w:val="0"/>
        <w:numId w:val="11"/>
      </w:numPr>
      <w:tabs>
        <w:tab w:val="left" w:pos="360"/>
        <w:tab w:val="left" w:pos="840"/>
        <w:tab w:val="clear" w:pos="760"/>
      </w:tabs>
      <w:ind w:left="0" w:firstLine="0"/>
      <w:jc w:val="both"/>
    </w:pPr>
    <w:rPr>
      <w:rFonts w:ascii="宋体" w:hAnsi="Times New Roman" w:eastAsia="宋体" w:cs="Times New Roman"/>
      <w:sz w:val="21"/>
      <w:lang w:val="en-US" w:eastAsia="zh-CN" w:bidi="ar-SA"/>
    </w:rPr>
  </w:style>
  <w:style w:type="paragraph" w:customStyle="1" w:styleId="92">
    <w:name w:val="目次、标准名称标题"/>
    <w:basedOn w:val="64"/>
    <w:next w:val="66"/>
    <w:uiPriority w:val="0"/>
    <w:pPr>
      <w:numPr>
        <w:ilvl w:val="0"/>
        <w:numId w:val="0"/>
      </w:numPr>
      <w:spacing w:line="460" w:lineRule="exact"/>
    </w:pPr>
  </w:style>
  <w:style w:type="paragraph" w:customStyle="1" w:styleId="93">
    <w:name w:val="目次、索引正文"/>
    <w:uiPriority w:val="0"/>
    <w:pPr>
      <w:spacing w:line="320" w:lineRule="exact"/>
      <w:jc w:val="both"/>
    </w:pPr>
    <w:rPr>
      <w:rFonts w:ascii="宋体" w:hAnsi="Times New Roman" w:eastAsia="宋体" w:cs="Times New Roman"/>
      <w:sz w:val="21"/>
      <w:lang w:val="en-US" w:eastAsia="zh-CN" w:bidi="ar-SA"/>
    </w:rPr>
  </w:style>
  <w:style w:type="paragraph" w:customStyle="1" w:styleId="94">
    <w:name w:val="其他标准称谓"/>
    <w:uiPriority w:val="0"/>
    <w:pPr>
      <w:spacing w:line="0" w:lineRule="atLeast"/>
      <w:jc w:val="distribute"/>
    </w:pPr>
    <w:rPr>
      <w:rFonts w:ascii="黑体" w:hAnsi="宋体" w:eastAsia="黑体" w:cs="Times New Roman"/>
      <w:sz w:val="52"/>
      <w:lang w:val="en-US" w:eastAsia="zh-CN" w:bidi="ar-SA"/>
    </w:rPr>
  </w:style>
  <w:style w:type="paragraph" w:customStyle="1" w:styleId="95">
    <w:name w:val="其他发布部门"/>
    <w:basedOn w:val="70"/>
    <w:uiPriority w:val="0"/>
    <w:pPr>
      <w:framePr/>
      <w:spacing w:line="0" w:lineRule="atLeast"/>
    </w:pPr>
    <w:rPr>
      <w:rFonts w:ascii="黑体" w:eastAsia="黑体"/>
      <w:b w:val="0"/>
    </w:rPr>
  </w:style>
  <w:style w:type="paragraph" w:customStyle="1" w:styleId="96">
    <w:name w:val="三级条标题"/>
    <w:basedOn w:val="69"/>
    <w:next w:val="66"/>
    <w:uiPriority w:val="0"/>
    <w:pPr>
      <w:numPr>
        <w:ilvl w:val="3"/>
        <w:numId w:val="0"/>
      </w:numPr>
      <w:outlineLvl w:val="4"/>
    </w:pPr>
  </w:style>
  <w:style w:type="paragraph" w:customStyle="1" w:styleId="97">
    <w:name w:val="实施日期"/>
    <w:basedOn w:val="71"/>
    <w:uiPriority w:val="0"/>
    <w:pPr>
      <w:numPr>
        <w:ilvl w:val="4"/>
        <w:numId w:val="6"/>
      </w:numPr>
      <w:jc w:val="right"/>
    </w:pPr>
  </w:style>
  <w:style w:type="paragraph" w:customStyle="1" w:styleId="98">
    <w:name w:val="示例"/>
    <w:next w:val="66"/>
    <w:uiPriority w:val="0"/>
    <w:pPr>
      <w:jc w:val="both"/>
    </w:pPr>
    <w:rPr>
      <w:rFonts w:ascii="宋体" w:hAnsi="Times New Roman" w:eastAsia="宋体" w:cs="Times New Roman"/>
      <w:sz w:val="18"/>
      <w:lang w:val="en-US" w:eastAsia="zh-CN" w:bidi="ar-SA"/>
    </w:rPr>
  </w:style>
  <w:style w:type="paragraph" w:customStyle="1" w:styleId="99">
    <w:name w:val="数字编号列项（二级）"/>
    <w:uiPriority w:val="0"/>
    <w:pPr>
      <w:ind w:left="1260" w:leftChars="400" w:hanging="420" w:hangingChars="200"/>
      <w:jc w:val="both"/>
    </w:pPr>
    <w:rPr>
      <w:rFonts w:ascii="宋体" w:hAnsi="Times New Roman" w:eastAsia="宋体" w:cs="Times New Roman"/>
      <w:sz w:val="21"/>
      <w:lang w:val="en-US" w:eastAsia="zh-CN" w:bidi="ar-SA"/>
    </w:rPr>
  </w:style>
  <w:style w:type="paragraph" w:customStyle="1" w:styleId="100">
    <w:name w:val="四级条标题"/>
    <w:basedOn w:val="96"/>
    <w:next w:val="66"/>
    <w:uiPriority w:val="0"/>
    <w:pPr>
      <w:numPr>
        <w:ilvl w:val="0"/>
        <w:numId w:val="12"/>
      </w:numPr>
      <w:tabs>
        <w:tab w:val="left" w:pos="360"/>
        <w:tab w:val="clear" w:pos="1120"/>
      </w:tabs>
      <w:ind w:firstLine="0"/>
      <w:outlineLvl w:val="5"/>
    </w:pPr>
  </w:style>
  <w:style w:type="paragraph" w:customStyle="1" w:styleId="101">
    <w:name w:val="条文脚注"/>
    <w:basedOn w:val="36"/>
    <w:uiPriority w:val="0"/>
    <w:pPr>
      <w:numPr>
        <w:numId w:val="0"/>
      </w:numPr>
      <w:tabs>
        <w:tab w:val="clear" w:pos="360"/>
      </w:tabs>
      <w:ind w:left="780" w:leftChars="200" w:hanging="360" w:hangingChars="200"/>
      <w:jc w:val="both"/>
    </w:pPr>
    <w:rPr>
      <w:rFonts w:ascii="宋体"/>
    </w:rPr>
  </w:style>
  <w:style w:type="paragraph" w:customStyle="1" w:styleId="102">
    <w:name w:val="图表脚注"/>
    <w:next w:val="66"/>
    <w:uiPriority w:val="0"/>
    <w:pPr>
      <w:ind w:left="300" w:leftChars="200" w:hanging="100" w:hangingChars="100"/>
      <w:jc w:val="both"/>
    </w:pPr>
    <w:rPr>
      <w:rFonts w:ascii="宋体" w:hAnsi="Times New Roman" w:eastAsia="宋体" w:cs="Times New Roman"/>
      <w:sz w:val="18"/>
      <w:lang w:val="en-US" w:eastAsia="zh-CN" w:bidi="ar-SA"/>
    </w:rPr>
  </w:style>
  <w:style w:type="paragraph" w:customStyle="1" w:styleId="103">
    <w:name w:val="文献分类号"/>
    <w:uiPriority w:val="0"/>
    <w:pPr>
      <w:widowControl w:val="0"/>
      <w:textAlignment w:val="center"/>
    </w:pPr>
    <w:rPr>
      <w:rFonts w:ascii="Times New Roman" w:hAnsi="Times New Roman" w:eastAsia="黑体" w:cs="Times New Roman"/>
      <w:sz w:val="21"/>
      <w:lang w:val="en-US" w:eastAsia="zh-CN" w:bidi="ar-SA"/>
    </w:rPr>
  </w:style>
  <w:style w:type="paragraph" w:customStyle="1" w:styleId="104">
    <w:name w:val="五级条标题"/>
    <w:basedOn w:val="100"/>
    <w:next w:val="66"/>
    <w:uiPriority w:val="0"/>
    <w:pPr>
      <w:outlineLvl w:val="6"/>
    </w:pPr>
  </w:style>
  <w:style w:type="paragraph" w:customStyle="1" w:styleId="105">
    <w:name w:val="正文表标题"/>
    <w:next w:val="66"/>
    <w:uiPriority w:val="0"/>
    <w:pPr>
      <w:jc w:val="center"/>
    </w:pPr>
    <w:rPr>
      <w:rFonts w:ascii="黑体" w:hAnsi="Times New Roman" w:eastAsia="黑体" w:cs="Times New Roman"/>
      <w:sz w:val="21"/>
      <w:lang w:val="en-US" w:eastAsia="zh-CN" w:bidi="ar-SA"/>
    </w:rPr>
  </w:style>
  <w:style w:type="paragraph" w:customStyle="1" w:styleId="106">
    <w:name w:val="正文图标题"/>
    <w:next w:val="66"/>
    <w:uiPriority w:val="0"/>
    <w:pPr>
      <w:jc w:val="center"/>
    </w:pPr>
    <w:rPr>
      <w:rFonts w:ascii="黑体" w:hAnsi="Times New Roman" w:eastAsia="黑体" w:cs="Times New Roman"/>
      <w:sz w:val="21"/>
      <w:lang w:val="en-US" w:eastAsia="zh-CN" w:bidi="ar-SA"/>
    </w:rPr>
  </w:style>
  <w:style w:type="paragraph" w:customStyle="1" w:styleId="107">
    <w:name w:val="注："/>
    <w:next w:val="66"/>
    <w:uiPriority w:val="0"/>
    <w:pPr>
      <w:widowControl w:val="0"/>
      <w:autoSpaceDE w:val="0"/>
      <w:autoSpaceDN w:val="0"/>
      <w:jc w:val="both"/>
    </w:pPr>
    <w:rPr>
      <w:rFonts w:ascii="宋体" w:hAnsi="Times New Roman" w:eastAsia="宋体" w:cs="Times New Roman"/>
      <w:sz w:val="18"/>
      <w:lang w:val="en-US" w:eastAsia="zh-CN" w:bidi="ar-SA"/>
    </w:rPr>
  </w:style>
  <w:style w:type="paragraph" w:customStyle="1" w:styleId="108">
    <w:name w:val="注×："/>
    <w:uiPriority w:val="0"/>
    <w:pPr>
      <w:widowControl w:val="0"/>
      <w:tabs>
        <w:tab w:val="left" w:pos="630"/>
      </w:tabs>
      <w:autoSpaceDE w:val="0"/>
      <w:autoSpaceDN w:val="0"/>
      <w:jc w:val="both"/>
    </w:pPr>
    <w:rPr>
      <w:rFonts w:ascii="宋体" w:hAnsi="Times New Roman" w:eastAsia="宋体" w:cs="Times New Roman"/>
      <w:sz w:val="18"/>
      <w:lang w:val="en-US" w:eastAsia="zh-CN" w:bidi="ar-SA"/>
    </w:rPr>
  </w:style>
  <w:style w:type="paragraph" w:customStyle="1" w:styleId="109">
    <w:name w:val="字母编号列项（一级）"/>
    <w:uiPriority w:val="0"/>
    <w:pPr>
      <w:ind w:left="840" w:leftChars="200" w:hanging="420" w:hangingChars="200"/>
      <w:jc w:val="both"/>
    </w:pPr>
    <w:rPr>
      <w:rFonts w:ascii="宋体" w:hAnsi="Times New Roman" w:eastAsia="宋体" w:cs="Times New Roman"/>
      <w:sz w:val="21"/>
      <w:lang w:val="en-US" w:eastAsia="zh-CN" w:bidi="ar-SA"/>
    </w:rPr>
  </w:style>
  <w:style w:type="paragraph" w:customStyle="1" w:styleId="110">
    <w:name w:val="列项◆（三级）"/>
    <w:uiPriority w:val="0"/>
    <w:pPr>
      <w:numPr>
        <w:ilvl w:val="0"/>
        <w:numId w:val="13"/>
      </w:numPr>
      <w:tabs>
        <w:tab w:val="left" w:pos="360"/>
        <w:tab w:val="clear" w:pos="960"/>
      </w:tabs>
      <w:ind w:left="0" w:firstLine="0"/>
    </w:pPr>
    <w:rPr>
      <w:rFonts w:ascii="宋体" w:hAnsi="Times New Roman" w:eastAsia="宋体" w:cs="Times New Roman"/>
      <w:sz w:val="21"/>
      <w:lang w:val="en-US" w:eastAsia="zh-CN" w:bidi="ar-SA"/>
    </w:rPr>
  </w:style>
  <w:style w:type="paragraph" w:customStyle="1" w:styleId="111">
    <w:name w:val="编号列项（三级）"/>
    <w:uiPriority w:val="0"/>
    <w:pPr>
      <w:ind w:left="800" w:leftChars="600" w:hanging="200" w:hangingChars="200"/>
    </w:pPr>
    <w:rPr>
      <w:rFonts w:ascii="宋体" w:hAnsi="Times New Roman" w:eastAsia="宋体" w:cs="Times New Roman"/>
      <w:sz w:val="21"/>
      <w:lang w:val="en-US" w:eastAsia="zh-CN" w:bidi="ar-SA"/>
    </w:rPr>
  </w:style>
  <w:style w:type="paragraph" w:customStyle="1" w:styleId="112">
    <w:name w:val="二级条标题123"/>
    <w:basedOn w:val="69"/>
    <w:uiPriority w:val="0"/>
    <w:pPr>
      <w:numPr>
        <w:ilvl w:val="3"/>
        <w:numId w:val="0"/>
      </w:numPr>
      <w:ind w:left="3570"/>
    </w:pPr>
  </w:style>
  <w:style w:type="paragraph" w:customStyle="1" w:styleId="113">
    <w:name w:val="Char Char Char Char"/>
    <w:basedOn w:val="1"/>
    <w:uiPriority w:val="0"/>
    <w:pPr>
      <w:numPr>
        <w:ilvl w:val="0"/>
        <w:numId w:val="0"/>
      </w:numPr>
      <w:tabs>
        <w:tab w:val="clear" w:pos="360"/>
      </w:tabs>
    </w:pPr>
    <w:rPr>
      <w:rFonts w:ascii="Tahoma" w:hAnsi="Tahoma"/>
      <w:sz w:val="24"/>
      <w:szCs w:val="20"/>
    </w:rPr>
  </w:style>
  <w:style w:type="paragraph" w:customStyle="1" w:styleId="114">
    <w:name w:val="列出段落1"/>
    <w:basedOn w:val="1"/>
    <w:uiPriority w:val="0"/>
    <w:pPr>
      <w:numPr>
        <w:ilvl w:val="0"/>
        <w:numId w:val="0"/>
      </w:numPr>
      <w:tabs>
        <w:tab w:val="clear" w:pos="360"/>
      </w:tabs>
      <w:ind w:firstLine="420" w:firstLineChars="200"/>
    </w:pPr>
    <w:rPr>
      <w:rFonts w:ascii="Calibri" w:hAnsi="Calibri"/>
      <w:szCs w:val="22"/>
    </w:rPr>
  </w:style>
  <w:style w:type="paragraph" w:customStyle="1" w:styleId="115">
    <w:name w:val="a2"/>
    <w:basedOn w:val="1"/>
    <w:uiPriority w:val="0"/>
    <w:pPr>
      <w:widowControl/>
      <w:numPr>
        <w:ilvl w:val="0"/>
        <w:numId w:val="0"/>
      </w:numPr>
      <w:tabs>
        <w:tab w:val="clear" w:pos="360"/>
      </w:tabs>
      <w:spacing w:before="100" w:beforeAutospacing="1" w:after="100" w:afterAutospacing="1"/>
      <w:jc w:val="left"/>
    </w:pPr>
    <w:rPr>
      <w:rFonts w:ascii="宋体" w:hAnsi="宋体" w:cs="宋体"/>
      <w:color w:val="000000"/>
      <w:kern w:val="0"/>
      <w:sz w:val="24"/>
    </w:rPr>
  </w:style>
  <w:style w:type="paragraph" w:customStyle="1" w:styleId="116">
    <w:name w:val="a0"/>
    <w:basedOn w:val="1"/>
    <w:uiPriority w:val="0"/>
    <w:pPr>
      <w:widowControl/>
      <w:numPr>
        <w:ilvl w:val="0"/>
        <w:numId w:val="0"/>
      </w:numPr>
      <w:tabs>
        <w:tab w:val="clear" w:pos="360"/>
      </w:tabs>
      <w:spacing w:before="100" w:beforeAutospacing="1" w:after="100" w:afterAutospacing="1"/>
      <w:jc w:val="left"/>
    </w:pPr>
    <w:rPr>
      <w:rFonts w:ascii="宋体" w:hAnsi="宋体" w:cs="宋体"/>
      <w:color w:val="000000"/>
      <w:kern w:val="0"/>
      <w:sz w:val="24"/>
    </w:rPr>
  </w:style>
  <w:style w:type="paragraph" w:customStyle="1" w:styleId="117">
    <w:name w:val="Revision"/>
    <w:hidden/>
    <w:semiHidden/>
    <w:uiPriority w:val="99"/>
    <w:rPr>
      <w:rFonts w:ascii="Times New Roman" w:hAnsi="Times New Roman" w:eastAsia="宋体" w:cs="Times New Roman"/>
      <w:kern w:val="2"/>
      <w:sz w:val="21"/>
      <w:szCs w:val="24"/>
      <w:lang w:val="en-US" w:eastAsia="zh-CN" w:bidi="ar-SA"/>
    </w:rPr>
  </w:style>
  <w:style w:type="paragraph" w:customStyle="1" w:styleId="118">
    <w:name w:val="Default"/>
    <w:uiPriority w:val="0"/>
    <w:pPr>
      <w:widowControl w:val="0"/>
      <w:autoSpaceDE w:val="0"/>
      <w:autoSpaceDN w:val="0"/>
      <w:adjustRightInd w:val="0"/>
    </w:pPr>
    <w:rPr>
      <w:rFonts w:ascii="黑体" w:hAnsi="Times New Roman" w:eastAsia="黑体" w:cs="黑体"/>
      <w:color w:val="000000"/>
      <w:sz w:val="24"/>
      <w:szCs w:val="24"/>
      <w:lang w:val="en-US" w:eastAsia="zh-CN" w:bidi="ar-SA"/>
    </w:rPr>
  </w:style>
  <w:style w:type="paragraph" w:customStyle="1" w:styleId="119">
    <w:name w:val="Char Char Char Char1"/>
    <w:basedOn w:val="1"/>
    <w:uiPriority w:val="0"/>
    <w:pPr>
      <w:numPr>
        <w:ilvl w:val="0"/>
        <w:numId w:val="0"/>
      </w:numPr>
      <w:tabs>
        <w:tab w:val="clear" w:pos="360"/>
      </w:tabs>
    </w:pPr>
    <w:rPr>
      <w:rFonts w:ascii="Tahoma" w:hAnsi="Tahoma"/>
      <w:sz w:val="24"/>
      <w:szCs w:val="20"/>
    </w:rPr>
  </w:style>
  <w:style w:type="paragraph" w:customStyle="1" w:styleId="120">
    <w:name w:val="List Paragraph"/>
    <w:basedOn w:val="1"/>
    <w:qFormat/>
    <w:uiPriority w:val="34"/>
    <w:pPr>
      <w:numPr>
        <w:ilvl w:val="0"/>
        <w:numId w:val="0"/>
      </w:numPr>
      <w:tabs>
        <w:tab w:val="clear" w:pos="360"/>
      </w:tabs>
      <w:ind w:firstLine="420" w:firstLineChars="200"/>
    </w:pPr>
    <w:rPr>
      <w:rFonts w:ascii="Calibri" w:hAnsi="Calibri"/>
      <w:szCs w:val="22"/>
    </w:rPr>
  </w:style>
  <w:style w:type="paragraph" w:customStyle="1" w:styleId="121">
    <w:name w:val="MessageTable"/>
    <w:basedOn w:val="1"/>
    <w:uiPriority w:val="0"/>
    <w:pPr>
      <w:numPr>
        <w:ilvl w:val="0"/>
        <w:numId w:val="0"/>
      </w:numPr>
      <w:tabs>
        <w:tab w:val="clear" w:pos="360"/>
      </w:tabs>
      <w:overflowPunct w:val="0"/>
      <w:autoSpaceDE w:val="0"/>
      <w:autoSpaceDN w:val="0"/>
      <w:adjustRightInd w:val="0"/>
      <w:spacing w:line="240" w:lineRule="exact"/>
      <w:jc w:val="left"/>
      <w:textAlignment w:val="baseline"/>
    </w:pPr>
    <w:rPr>
      <w:rFonts w:ascii="宋体"/>
      <w:kern w:val="0"/>
      <w:sz w:val="16"/>
    </w:rPr>
  </w:style>
  <w:style w:type="paragraph" w:customStyle="1" w:styleId="122">
    <w:name w:val="表格单元"/>
    <w:basedOn w:val="1"/>
    <w:link w:val="155"/>
    <w:uiPriority w:val="0"/>
    <w:pPr>
      <w:numPr>
        <w:ilvl w:val="0"/>
        <w:numId w:val="0"/>
      </w:numPr>
      <w:tabs>
        <w:tab w:val="clear" w:pos="360"/>
      </w:tabs>
      <w:adjustRightInd w:val="0"/>
      <w:snapToGrid w:val="0"/>
      <w:spacing w:before="45" w:after="45"/>
      <w:jc w:val="left"/>
    </w:pPr>
    <w:rPr>
      <w:rFonts w:eastAsia="楷体"/>
    </w:rPr>
  </w:style>
  <w:style w:type="paragraph" w:customStyle="1" w:styleId="123">
    <w:name w:val="表格栏目"/>
    <w:basedOn w:val="1"/>
    <w:uiPriority w:val="0"/>
    <w:pPr>
      <w:numPr>
        <w:ilvl w:val="0"/>
        <w:numId w:val="0"/>
      </w:numPr>
      <w:tabs>
        <w:tab w:val="clear" w:pos="360"/>
      </w:tabs>
      <w:adjustRightInd w:val="0"/>
      <w:snapToGrid w:val="0"/>
      <w:spacing w:before="45" w:after="45"/>
      <w:jc w:val="center"/>
    </w:pPr>
    <w:rPr>
      <w:rFonts w:eastAsia="黑体"/>
      <w:b/>
      <w:bCs/>
    </w:rPr>
  </w:style>
  <w:style w:type="paragraph" w:customStyle="1" w:styleId="124">
    <w:name w:val="列表说明"/>
    <w:basedOn w:val="1"/>
    <w:uiPriority w:val="0"/>
    <w:pPr>
      <w:numPr>
        <w:ilvl w:val="0"/>
        <w:numId w:val="0"/>
      </w:numPr>
      <w:tabs>
        <w:tab w:val="clear" w:pos="360"/>
      </w:tabs>
      <w:adjustRightInd w:val="0"/>
      <w:snapToGrid w:val="0"/>
      <w:spacing w:line="360" w:lineRule="atLeast"/>
      <w:ind w:left="850"/>
      <w:jc w:val="left"/>
    </w:pPr>
    <w:rPr>
      <w:rFonts w:eastAsia="楷体"/>
    </w:rPr>
  </w:style>
  <w:style w:type="paragraph" w:customStyle="1" w:styleId="125">
    <w:name w:val="列表说明2"/>
    <w:basedOn w:val="28"/>
    <w:uiPriority w:val="0"/>
    <w:pPr>
      <w:numPr>
        <w:ilvl w:val="0"/>
        <w:numId w:val="0"/>
      </w:numPr>
      <w:tabs>
        <w:tab w:val="clear" w:pos="784"/>
      </w:tabs>
      <w:ind w:left="1354"/>
    </w:pPr>
  </w:style>
  <w:style w:type="paragraph" w:customStyle="1" w:styleId="126">
    <w:name w:val="小标题"/>
    <w:basedOn w:val="1"/>
    <w:uiPriority w:val="0"/>
    <w:pPr>
      <w:numPr>
        <w:ilvl w:val="0"/>
        <w:numId w:val="0"/>
      </w:numPr>
      <w:tabs>
        <w:tab w:val="clear" w:pos="360"/>
      </w:tabs>
      <w:adjustRightInd w:val="0"/>
      <w:snapToGrid w:val="0"/>
      <w:spacing w:before="240" w:line="360" w:lineRule="atLeast"/>
      <w:ind w:left="420" w:leftChars="200"/>
      <w:jc w:val="left"/>
    </w:pPr>
    <w:rPr>
      <w:rFonts w:ascii="黑体" w:eastAsia="黑体"/>
      <w:b/>
    </w:rPr>
  </w:style>
  <w:style w:type="paragraph" w:customStyle="1" w:styleId="127">
    <w:name w:val="小标题 2"/>
    <w:basedOn w:val="22"/>
    <w:uiPriority w:val="0"/>
    <w:pPr>
      <w:numPr>
        <w:numId w:val="0"/>
      </w:numPr>
      <w:tabs>
        <w:tab w:val="clear" w:pos="360"/>
      </w:tabs>
      <w:adjustRightInd w:val="0"/>
      <w:snapToGrid w:val="0"/>
      <w:spacing w:before="240" w:line="360" w:lineRule="atLeast"/>
      <w:ind w:firstLine="420" w:firstLineChars="200"/>
      <w:jc w:val="left"/>
    </w:pPr>
    <w:rPr>
      <w:rFonts w:ascii="楷体_GB2312" w:eastAsia="楷体_GB2312"/>
    </w:rPr>
  </w:style>
  <w:style w:type="paragraph" w:customStyle="1" w:styleId="128">
    <w:name w:val="源程序"/>
    <w:basedOn w:val="22"/>
    <w:uiPriority w:val="0"/>
    <w:pPr>
      <w:numPr>
        <w:numId w:val="0"/>
      </w:numPr>
      <w:tabs>
        <w:tab w:val="clear" w:pos="360"/>
      </w:tabs>
      <w:adjustRightInd w:val="0"/>
      <w:snapToGrid w:val="0"/>
      <w:spacing w:line="240" w:lineRule="atLeast"/>
      <w:ind w:left="420" w:leftChars="200"/>
      <w:jc w:val="left"/>
    </w:pPr>
    <w:rPr>
      <w:rFonts w:eastAsia="楷体"/>
      <w:sz w:val="18"/>
    </w:rPr>
  </w:style>
  <w:style w:type="paragraph" w:customStyle="1" w:styleId="129">
    <w:name w:val="默认段落字体 Para Char Char Char Char Char Char Char Char Char Char Char Char Char"/>
    <w:basedOn w:val="1"/>
    <w:uiPriority w:val="0"/>
    <w:pPr>
      <w:numPr>
        <w:ilvl w:val="0"/>
        <w:numId w:val="0"/>
      </w:numPr>
      <w:tabs>
        <w:tab w:val="clear" w:pos="360"/>
      </w:tabs>
    </w:pPr>
    <w:rPr>
      <w:rFonts w:eastAsia="楷体"/>
    </w:rPr>
  </w:style>
  <w:style w:type="paragraph" w:customStyle="1" w:styleId="130">
    <w:name w:val="表格样式"/>
    <w:basedOn w:val="1"/>
    <w:uiPriority w:val="0"/>
    <w:pPr>
      <w:numPr>
        <w:ilvl w:val="0"/>
        <w:numId w:val="0"/>
      </w:numPr>
      <w:tabs>
        <w:tab w:val="clear" w:pos="360"/>
      </w:tabs>
      <w:spacing w:line="300" w:lineRule="exact"/>
      <w:jc w:val="left"/>
    </w:pPr>
    <w:rPr>
      <w:rFonts w:eastAsia="楷体"/>
      <w:sz w:val="18"/>
    </w:rPr>
  </w:style>
  <w:style w:type="paragraph" w:customStyle="1" w:styleId="131">
    <w:name w:val="样式3"/>
    <w:basedOn w:val="1"/>
    <w:link w:val="156"/>
    <w:qFormat/>
    <w:uiPriority w:val="0"/>
    <w:pPr>
      <w:numPr>
        <w:ilvl w:val="0"/>
        <w:numId w:val="0"/>
      </w:numPr>
      <w:tabs>
        <w:tab w:val="clear" w:pos="360"/>
      </w:tabs>
      <w:spacing w:line="360" w:lineRule="auto"/>
      <w:ind w:firstLine="420" w:firstLineChars="200"/>
    </w:pPr>
    <w:rPr>
      <w:kern w:val="0"/>
      <w:sz w:val="20"/>
      <w:szCs w:val="21"/>
    </w:rPr>
  </w:style>
  <w:style w:type="paragraph" w:customStyle="1" w:styleId="132">
    <w:name w:val="项目 2"/>
    <w:basedOn w:val="1"/>
    <w:uiPriority w:val="0"/>
    <w:pPr>
      <w:numPr>
        <w:ilvl w:val="0"/>
        <w:numId w:val="14"/>
      </w:numPr>
      <w:tabs>
        <w:tab w:val="clear" w:pos="360"/>
      </w:tabs>
      <w:spacing w:beforeLines="50" w:afterLines="100" w:line="360" w:lineRule="auto"/>
      <w:jc w:val="left"/>
    </w:pPr>
    <w:rPr>
      <w:rFonts w:ascii="Arial" w:hAnsi="Arial" w:eastAsia="楷体"/>
      <w:snapToGrid w:val="0"/>
      <w:kern w:val="0"/>
      <w:szCs w:val="21"/>
    </w:rPr>
  </w:style>
  <w:style w:type="paragraph" w:customStyle="1" w:styleId="133">
    <w:name w:val="表格样式11"/>
    <w:basedOn w:val="1"/>
    <w:uiPriority w:val="0"/>
    <w:pPr>
      <w:numPr>
        <w:ilvl w:val="0"/>
        <w:numId w:val="0"/>
      </w:numPr>
      <w:tabs>
        <w:tab w:val="clear" w:pos="360"/>
      </w:tabs>
      <w:spacing w:line="300" w:lineRule="exact"/>
    </w:pPr>
    <w:rPr>
      <w:sz w:val="18"/>
    </w:rPr>
  </w:style>
  <w:style w:type="paragraph" w:customStyle="1" w:styleId="134">
    <w:name w:val="TOC Heading"/>
    <w:basedOn w:val="2"/>
    <w:next w:val="1"/>
    <w:unhideWhenUsed/>
    <w:qFormat/>
    <w:uiPriority w:val="39"/>
    <w:pPr>
      <w:widowControl/>
      <w:numPr>
        <w:numId w:val="0"/>
      </w:numPr>
      <w:tabs>
        <w:tab w:val="clear" w:pos="360"/>
      </w:tabs>
      <w:spacing w:before="480" w:after="0" w:line="276" w:lineRule="auto"/>
      <w:jc w:val="left"/>
      <w:outlineLvl w:val="9"/>
    </w:pPr>
    <w:rPr>
      <w:rFonts w:ascii="Cambria" w:hAnsi="Cambria"/>
      <w:color w:val="365F91"/>
      <w:kern w:val="0"/>
      <w:sz w:val="28"/>
      <w:szCs w:val="28"/>
    </w:rPr>
  </w:style>
  <w:style w:type="paragraph" w:customStyle="1" w:styleId="135">
    <w:name w:val="三级条标题9"/>
    <w:basedOn w:val="69"/>
    <w:next w:val="66"/>
    <w:uiPriority w:val="0"/>
    <w:pPr>
      <w:numPr>
        <w:ilvl w:val="3"/>
        <w:numId w:val="0"/>
      </w:numPr>
      <w:outlineLvl w:val="4"/>
    </w:pPr>
  </w:style>
  <w:style w:type="character" w:customStyle="1" w:styleId="136">
    <w:name w:val="发布"/>
    <w:uiPriority w:val="0"/>
    <w:rPr>
      <w:rFonts w:ascii="黑体" w:eastAsia="黑体"/>
      <w:spacing w:val="22"/>
      <w:w w:val="100"/>
      <w:position w:val="3"/>
      <w:sz w:val="28"/>
    </w:rPr>
  </w:style>
  <w:style w:type="character" w:customStyle="1" w:styleId="137">
    <w:name w:val="个人答复风格"/>
    <w:uiPriority w:val="0"/>
    <w:rPr>
      <w:rFonts w:ascii="Arial" w:hAnsi="Arial" w:eastAsia="宋体" w:cs="Arial"/>
      <w:color w:val="auto"/>
      <w:sz w:val="20"/>
    </w:rPr>
  </w:style>
  <w:style w:type="character" w:customStyle="1" w:styleId="138">
    <w:name w:val="个人撰写风格"/>
    <w:uiPriority w:val="0"/>
    <w:rPr>
      <w:rFonts w:ascii="Arial" w:hAnsi="Arial" w:eastAsia="宋体" w:cs="Arial"/>
      <w:color w:val="auto"/>
      <w:sz w:val="20"/>
    </w:rPr>
  </w:style>
  <w:style w:type="character" w:customStyle="1" w:styleId="139">
    <w:name w:val="批注框文本 Char"/>
    <w:link w:val="32"/>
    <w:uiPriority w:val="0"/>
    <w:rPr>
      <w:kern w:val="2"/>
      <w:sz w:val="18"/>
      <w:szCs w:val="18"/>
    </w:rPr>
  </w:style>
  <w:style w:type="character" w:customStyle="1" w:styleId="140">
    <w:name w:val="段 Char"/>
    <w:link w:val="66"/>
    <w:uiPriority w:val="0"/>
    <w:rPr>
      <w:rFonts w:ascii="宋体"/>
      <w:sz w:val="21"/>
      <w:lang w:val="en-US" w:eastAsia="zh-CN" w:bidi="ar-SA"/>
    </w:rPr>
  </w:style>
  <w:style w:type="character" w:customStyle="1" w:styleId="141">
    <w:name w:val="标题 2 Char"/>
    <w:aliases w:val="Heading 2 Hidden Char,Heading 2 CCBS Char,H2 Char,heading 2 Char,第一章 标题 2 Char,ISO1 Char,h2 Char,2nd level Char,2 Char,Header 2 Char,Titre3 Char,Level 2 Head Char,h2 main heading Char,Subhead A Char,B Sub/Bold Char,B Sub/Bold1 Char"/>
    <w:link w:val="3"/>
    <w:uiPriority w:val="0"/>
    <w:rPr>
      <w:rFonts w:ascii="Arial" w:hAnsi="Arial" w:eastAsia="黑体"/>
      <w:b/>
      <w:bCs/>
      <w:kern w:val="2"/>
      <w:sz w:val="32"/>
      <w:szCs w:val="32"/>
    </w:rPr>
  </w:style>
  <w:style w:type="character" w:customStyle="1" w:styleId="142">
    <w:name w:val="标题 3 Char"/>
    <w:aliases w:val="Heading 3 - old Char,H3 Char,l3 Char,CT Char,Level 3 Head Char,h3 Char,3rd level Char,heading 3 Char,h3 sub heading Char,head3 Char,C Sub-Sub/Italic Char,Head 3 Char,Head 31 Char,Head 32 Char,C Sub-Sub/Italic1 Char,Project Index Char,3 Char"/>
    <w:link w:val="4"/>
    <w:uiPriority w:val="0"/>
    <w:rPr>
      <w:b/>
      <w:bCs/>
      <w:kern w:val="2"/>
      <w:sz w:val="32"/>
      <w:szCs w:val="32"/>
    </w:rPr>
  </w:style>
  <w:style w:type="character" w:customStyle="1" w:styleId="143">
    <w:name w:val="标题 4 Char"/>
    <w:aliases w:val="h4 Char,H4 Char,rh1 Char,Heading sql Char,h41 Char,h42 Char,h43 Char,h411 Char,h44 Char,h412 Char,h45 Char,h413 Char,h46 Char,h414 Char,h47 Char,h48 Char,h415 Char,h49 Char,h410 Char,h416 Char,h417 Char,h418 Char,h419 Char,h420 Char,h4110 Char"/>
    <w:link w:val="5"/>
    <w:uiPriority w:val="0"/>
    <w:rPr>
      <w:rFonts w:ascii="Arial" w:hAnsi="Arial" w:eastAsia="黑体"/>
      <w:b/>
      <w:bCs/>
      <w:kern w:val="2"/>
      <w:sz w:val="28"/>
      <w:szCs w:val="28"/>
    </w:rPr>
  </w:style>
  <w:style w:type="character" w:customStyle="1" w:styleId="144">
    <w:name w:val="文档结构图 Char"/>
    <w:link w:val="25"/>
    <w:uiPriority w:val="0"/>
    <w:rPr>
      <w:kern w:val="2"/>
      <w:sz w:val="21"/>
      <w:szCs w:val="24"/>
      <w:shd w:val="clear" w:color="auto" w:fill="000080"/>
    </w:rPr>
  </w:style>
  <w:style w:type="character" w:customStyle="1" w:styleId="145">
    <w:name w:val="副标题 Char"/>
    <w:link w:val="35"/>
    <w:uiPriority w:val="0"/>
    <w:rPr>
      <w:rFonts w:ascii="Arial" w:hAnsi="Arial" w:eastAsia="黑体" w:cs="Arial"/>
      <w:b/>
      <w:bCs/>
      <w:kern w:val="28"/>
      <w:sz w:val="36"/>
      <w:szCs w:val="32"/>
    </w:rPr>
  </w:style>
  <w:style w:type="character" w:customStyle="1" w:styleId="146">
    <w:name w:val="日期 Char"/>
    <w:link w:val="31"/>
    <w:uiPriority w:val="0"/>
    <w:rPr>
      <w:rFonts w:eastAsia="楷体"/>
      <w:kern w:val="2"/>
      <w:sz w:val="21"/>
      <w:szCs w:val="24"/>
    </w:rPr>
  </w:style>
  <w:style w:type="character" w:customStyle="1" w:styleId="147">
    <w:name w:val="页脚 Char"/>
    <w:link w:val="33"/>
    <w:uiPriority w:val="0"/>
    <w:rPr>
      <w:kern w:val="2"/>
      <w:sz w:val="18"/>
      <w:szCs w:val="18"/>
    </w:rPr>
  </w:style>
  <w:style w:type="character" w:customStyle="1" w:styleId="148">
    <w:name w:val="页眉 Char"/>
    <w:link w:val="34"/>
    <w:uiPriority w:val="0"/>
    <w:rPr>
      <w:kern w:val="2"/>
      <w:sz w:val="18"/>
      <w:szCs w:val="18"/>
    </w:rPr>
  </w:style>
  <w:style w:type="character" w:customStyle="1" w:styleId="149">
    <w:name w:val="正文缩进 Char2"/>
    <w:aliases w:val="正文（首行缩进两字） Char Char,正文缩进 Char Char Char Char,正文缩进 Char Char Char1,正文缩进 Char Char1,表正文 Char,正文非缩进 Char,特点 Char,段1 Char1,段1 Char Char Char,段1 Char Char1,正文缩进 Char1 Char,正文缩进 Char2 Char1 Char,正文缩进 Char1 Char Char1 Char,正文（首行缩进两字） Char2 Char"/>
    <w:link w:val="22"/>
    <w:uiPriority w:val="0"/>
    <w:rPr>
      <w:kern w:val="2"/>
      <w:sz w:val="21"/>
      <w:szCs w:val="24"/>
    </w:rPr>
  </w:style>
  <w:style w:type="character" w:customStyle="1" w:styleId="150">
    <w:name w:val="txt"/>
    <w:uiPriority w:val="0"/>
  </w:style>
  <w:style w:type="character" w:customStyle="1" w:styleId="151">
    <w:name w:val="批注文字 Char"/>
    <w:link w:val="12"/>
    <w:uiPriority w:val="99"/>
    <w:rPr>
      <w:kern w:val="2"/>
      <w:sz w:val="21"/>
      <w:szCs w:val="24"/>
    </w:rPr>
  </w:style>
  <w:style w:type="character" w:customStyle="1" w:styleId="152">
    <w:name w:val="批注主题 Char"/>
    <w:link w:val="11"/>
    <w:uiPriority w:val="0"/>
    <w:rPr>
      <w:b/>
      <w:bCs/>
      <w:kern w:val="2"/>
      <w:sz w:val="21"/>
      <w:szCs w:val="24"/>
    </w:rPr>
  </w:style>
  <w:style w:type="character" w:customStyle="1" w:styleId="153">
    <w:name w:val="正文首行缩进 2 Char"/>
    <w:uiPriority w:val="0"/>
    <w:rPr>
      <w:rFonts w:eastAsia="宋体"/>
      <w:kern w:val="2"/>
      <w:sz w:val="21"/>
      <w:szCs w:val="24"/>
      <w:lang w:val="en-US" w:eastAsia="zh-CN" w:bidi="ar-SA"/>
    </w:rPr>
  </w:style>
  <w:style w:type="character" w:customStyle="1" w:styleId="154">
    <w:name w:val="Char Char8"/>
    <w:uiPriority w:val="0"/>
    <w:rPr>
      <w:rFonts w:ascii="Arial" w:hAnsi="Arial" w:eastAsia="黑体"/>
      <w:b/>
      <w:bCs/>
      <w:kern w:val="2"/>
      <w:sz w:val="28"/>
      <w:szCs w:val="32"/>
      <w:lang w:val="en-US" w:eastAsia="zh-CN" w:bidi="ar-SA"/>
    </w:rPr>
  </w:style>
  <w:style w:type="character" w:customStyle="1" w:styleId="155">
    <w:name w:val="表格单元 Char"/>
    <w:link w:val="122"/>
    <w:uiPriority w:val="0"/>
    <w:rPr>
      <w:rFonts w:eastAsia="楷体"/>
      <w:kern w:val="2"/>
      <w:sz w:val="21"/>
      <w:szCs w:val="24"/>
    </w:rPr>
  </w:style>
  <w:style w:type="character" w:customStyle="1" w:styleId="156">
    <w:name w:val="样式3 Char"/>
    <w:link w:val="131"/>
    <w:locked/>
    <w:uiPriority w:val="0"/>
    <w:rPr>
      <w:szCs w:val="21"/>
    </w:rPr>
  </w:style>
  <w:style w:type="character" w:customStyle="1" w:styleId="157">
    <w:name w:val="正文文本 3 Char"/>
    <w:link w:val="26"/>
    <w:uiPriority w:val="0"/>
    <w:rPr>
      <w:rFonts w:eastAsia="楷体"/>
      <w:kern w:val="2"/>
      <w:sz w:val="24"/>
      <w:szCs w:val="16"/>
    </w:rPr>
  </w:style>
  <w:style w:type="character" w:customStyle="1" w:styleId="158">
    <w:name w:val="标题 5 Char"/>
    <w:aliases w:val="H5 Char,First Bullet Char,L5 Char,dash Char,ds Char,dd Char,H51 Char,First Bullet1 Char,L51 Char,51 Char,dash1 Char,ds1 Char,dd1 Char,H52 Char,First Bullet2 Char,L52 Char,52 Char,dash2 Char,ds2 Char,dd2 Char,H53 Char,First Bullet3 Char,53 Char"/>
    <w:link w:val="6"/>
    <w:uiPriority w:val="0"/>
    <w:rPr>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16.emf"/><Relationship Id="rId44" Type="http://schemas.openxmlformats.org/officeDocument/2006/relationships/oleObject" Target="embeddings/oleObject17.bin"/><Relationship Id="rId43" Type="http://schemas.openxmlformats.org/officeDocument/2006/relationships/image" Target="media/image15.emf"/><Relationship Id="rId42" Type="http://schemas.openxmlformats.org/officeDocument/2006/relationships/oleObject" Target="embeddings/oleObject16.bin"/><Relationship Id="rId41" Type="http://schemas.openxmlformats.org/officeDocument/2006/relationships/image" Target="media/image14.emf"/><Relationship Id="rId40" Type="http://schemas.openxmlformats.org/officeDocument/2006/relationships/oleObject" Target="embeddings/oleObject15.bin"/><Relationship Id="rId4" Type="http://schemas.openxmlformats.org/officeDocument/2006/relationships/header" Target="header1.xml"/><Relationship Id="rId39" Type="http://schemas.openxmlformats.org/officeDocument/2006/relationships/image" Target="media/image13.emf"/><Relationship Id="rId38" Type="http://schemas.openxmlformats.org/officeDocument/2006/relationships/oleObject" Target="embeddings/oleObject14.bin"/><Relationship Id="rId37" Type="http://schemas.openxmlformats.org/officeDocument/2006/relationships/oleObject" Target="embeddings/oleObject13.bin"/><Relationship Id="rId36" Type="http://schemas.openxmlformats.org/officeDocument/2006/relationships/image" Target="media/image12.emf"/><Relationship Id="rId35" Type="http://schemas.openxmlformats.org/officeDocument/2006/relationships/oleObject" Target="embeddings/oleObject12.bin"/><Relationship Id="rId34" Type="http://schemas.openxmlformats.org/officeDocument/2006/relationships/image" Target="media/image11.emf"/><Relationship Id="rId33" Type="http://schemas.openxmlformats.org/officeDocument/2006/relationships/oleObject" Target="embeddings/oleObject11.bin"/><Relationship Id="rId32" Type="http://schemas.openxmlformats.org/officeDocument/2006/relationships/image" Target="media/image10.emf"/><Relationship Id="rId31" Type="http://schemas.openxmlformats.org/officeDocument/2006/relationships/oleObject" Target="embeddings/oleObject10.bin"/><Relationship Id="rId30" Type="http://schemas.openxmlformats.org/officeDocument/2006/relationships/image" Target="media/image9.emf"/><Relationship Id="rId3" Type="http://schemas.openxmlformats.org/officeDocument/2006/relationships/settings" Target="settings.xml"/><Relationship Id="rId29" Type="http://schemas.openxmlformats.org/officeDocument/2006/relationships/oleObject" Target="embeddings/oleObject9.bin"/><Relationship Id="rId28" Type="http://schemas.openxmlformats.org/officeDocument/2006/relationships/image" Target="media/image8.emf"/><Relationship Id="rId27" Type="http://schemas.openxmlformats.org/officeDocument/2006/relationships/oleObject" Target="embeddings/oleObject8.bin"/><Relationship Id="rId26" Type="http://schemas.openxmlformats.org/officeDocument/2006/relationships/image" Target="media/image7.emf"/><Relationship Id="rId25" Type="http://schemas.openxmlformats.org/officeDocument/2006/relationships/oleObject" Target="embeddings/oleObject7.bin"/><Relationship Id="rId24" Type="http://schemas.openxmlformats.org/officeDocument/2006/relationships/image" Target="media/image6.emf"/><Relationship Id="rId23" Type="http://schemas.openxmlformats.org/officeDocument/2006/relationships/oleObject" Target="embeddings/oleObject6.bin"/><Relationship Id="rId22" Type="http://schemas.openxmlformats.org/officeDocument/2006/relationships/image" Target="media/image5.emf"/><Relationship Id="rId21" Type="http://schemas.openxmlformats.org/officeDocument/2006/relationships/oleObject" Target="embeddings/oleObject5.bin"/><Relationship Id="rId20" Type="http://schemas.openxmlformats.org/officeDocument/2006/relationships/image" Target="media/image4.emf"/><Relationship Id="rId2" Type="http://schemas.openxmlformats.org/officeDocument/2006/relationships/styles" Target="styles.xml"/><Relationship Id="rId19" Type="http://schemas.openxmlformats.org/officeDocument/2006/relationships/oleObject" Target="embeddings/oleObject4.bin"/><Relationship Id="rId18" Type="http://schemas.openxmlformats.org/officeDocument/2006/relationships/image" Target="media/image3.emf"/><Relationship Id="rId17" Type="http://schemas.openxmlformats.org/officeDocument/2006/relationships/oleObject" Target="embeddings/oleObject3.bin"/><Relationship Id="rId16" Type="http://schemas.openxmlformats.org/officeDocument/2006/relationships/image" Target="media/image2.emf"/><Relationship Id="rId15" Type="http://schemas.openxmlformats.org/officeDocument/2006/relationships/oleObject" Target="embeddings/oleObject2.bin"/><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Program Files\TDS2\tds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1027"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tds2</Template>
  <Company>Lenovo</Company>
  <Pages>1</Pages>
  <Words>7850</Words>
  <Characters>44745</Characters>
  <Lines>372</Lines>
  <Paragraphs>104</Paragraphs>
  <TotalTime>0</TotalTime>
  <ScaleCrop>false</ScaleCrop>
  <LinksUpToDate>false</LinksUpToDate>
  <CharactersWithSpaces>0</CharactersWithSpaces>
  <Application>WPS Office 个人版_9.1.0.4885_{F1E327BC-269C-435d-A152-05C5408002CA}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2014-09-04T11:34:00Z</dcterms:created>
  <cp:lastModifiedBy>Administrator</cp:lastModifiedBy>
  <cp:lastPrinted>2012-05-22T10:22:00Z</cp:lastPrinted>
  <dcterms:modified xsi:type="dcterms:W3CDTF">2015-01-12T01:44:06Z</dcterms:modified>
  <dc:title>银联卡受理终端规范 第1部分 销售点终端规范</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DS属性">
    <vt:lpwstr>TDS 2.0 Document</vt:lpwstr>
  </property>
  <property fmtid="{D5CDD505-2E9C-101B-9397-08002B2CF9AE}" pid="3" name="KSOProductBuildVer">
    <vt:lpwstr>2052-9.1.0.4885</vt:lpwstr>
  </property>
</Properties>
</file>